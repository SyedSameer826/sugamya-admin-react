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15315" w14:textId="77777777" w:rsidR="001475B6" w:rsidRPr="00E1285E" w:rsidRDefault="001475B6" w:rsidP="003201C2">
      <w:pPr>
        <w:widowControl w:val="0"/>
        <w:pBdr>
          <w:top w:val="nil"/>
          <w:left w:val="nil"/>
          <w:bottom w:val="nil"/>
          <w:right w:val="nil"/>
          <w:between w:val="nil"/>
        </w:pBdr>
        <w:spacing w:line="276" w:lineRule="auto"/>
        <w:jc w:val="both"/>
        <w:rPr>
          <w:rFonts w:asciiTheme="majorHAnsi" w:hAnsiTheme="majorHAnsi" w:cstheme="majorHAnsi"/>
        </w:rPr>
      </w:pPr>
    </w:p>
    <w:p w14:paraId="24ED0FEB" w14:textId="77777777" w:rsidR="001475B6" w:rsidRPr="00E1285E" w:rsidRDefault="001475B6" w:rsidP="003201C2">
      <w:pPr>
        <w:spacing w:line="276" w:lineRule="auto"/>
        <w:jc w:val="both"/>
        <w:rPr>
          <w:rFonts w:asciiTheme="majorHAnsi" w:hAnsiTheme="majorHAnsi" w:cstheme="majorHAnsi"/>
          <w:sz w:val="24"/>
          <w:szCs w:val="24"/>
        </w:rPr>
      </w:pPr>
    </w:p>
    <w:p w14:paraId="35886232" w14:textId="77777777" w:rsidR="001475B6" w:rsidRPr="00E1285E" w:rsidRDefault="001475B6" w:rsidP="003201C2">
      <w:pPr>
        <w:spacing w:line="276" w:lineRule="auto"/>
        <w:jc w:val="both"/>
        <w:rPr>
          <w:rFonts w:asciiTheme="majorHAnsi" w:hAnsiTheme="majorHAnsi" w:cstheme="majorHAnsi"/>
          <w:sz w:val="24"/>
          <w:szCs w:val="24"/>
        </w:rPr>
      </w:pPr>
    </w:p>
    <w:p w14:paraId="4C2BD801" w14:textId="77777777" w:rsidR="001475B6" w:rsidRPr="00E1285E" w:rsidRDefault="001475B6" w:rsidP="00503889">
      <w:pPr>
        <w:spacing w:line="276" w:lineRule="auto"/>
        <w:rPr>
          <w:rFonts w:asciiTheme="majorHAnsi" w:hAnsiTheme="majorHAnsi" w:cstheme="majorHAnsi"/>
          <w:sz w:val="24"/>
          <w:szCs w:val="24"/>
        </w:rPr>
      </w:pPr>
    </w:p>
    <w:p w14:paraId="490A6EE9" w14:textId="77777777" w:rsidR="001475B6" w:rsidRPr="00E1285E" w:rsidRDefault="001475B6" w:rsidP="00503889">
      <w:pPr>
        <w:spacing w:line="276" w:lineRule="auto"/>
        <w:rPr>
          <w:rFonts w:asciiTheme="majorHAnsi" w:hAnsiTheme="majorHAnsi" w:cstheme="majorHAnsi"/>
          <w:sz w:val="24"/>
          <w:szCs w:val="24"/>
        </w:rPr>
      </w:pPr>
    </w:p>
    <w:p w14:paraId="304DC49A" w14:textId="77777777" w:rsidR="001475B6" w:rsidRPr="00E1285E" w:rsidRDefault="00F30EC2" w:rsidP="00503889">
      <w:pPr>
        <w:spacing w:line="276" w:lineRule="auto"/>
        <w:jc w:val="center"/>
        <w:rPr>
          <w:rFonts w:asciiTheme="majorHAnsi" w:hAnsiTheme="majorHAnsi" w:cstheme="majorHAnsi"/>
          <w:sz w:val="24"/>
          <w:szCs w:val="24"/>
        </w:rPr>
      </w:pPr>
      <w:r w:rsidRPr="00E1285E">
        <w:rPr>
          <w:rFonts w:asciiTheme="majorHAnsi" w:hAnsiTheme="majorHAnsi" w:cstheme="majorHAnsi"/>
          <w:noProof/>
          <w:sz w:val="24"/>
          <w:szCs w:val="24"/>
          <w:lang w:val="en-US" w:eastAsia="en-US"/>
        </w:rPr>
        <w:drawing>
          <wp:inline distT="0" distB="0" distL="0" distR="0" wp14:anchorId="2FD33A73" wp14:editId="55760FF0">
            <wp:extent cx="4098879" cy="1050520"/>
            <wp:effectExtent l="0" t="0" r="0" b="0"/>
            <wp:docPr id="11" name="image8.png" descr="E:\My Projects\logos Inventcolabs\6.png"/>
            <wp:cNvGraphicFramePr/>
            <a:graphic xmlns:a="http://schemas.openxmlformats.org/drawingml/2006/main">
              <a:graphicData uri="http://schemas.openxmlformats.org/drawingml/2006/picture">
                <pic:pic xmlns:pic="http://schemas.openxmlformats.org/drawingml/2006/picture">
                  <pic:nvPicPr>
                    <pic:cNvPr id="0" name="image8.png" descr="E:\My Projects\logos Inventcolabs\6.png"/>
                    <pic:cNvPicPr preferRelativeResize="0"/>
                  </pic:nvPicPr>
                  <pic:blipFill>
                    <a:blip r:embed="rId8"/>
                    <a:srcRect/>
                    <a:stretch>
                      <a:fillRect/>
                    </a:stretch>
                  </pic:blipFill>
                  <pic:spPr>
                    <a:xfrm>
                      <a:off x="0" y="0"/>
                      <a:ext cx="4098879" cy="1050520"/>
                    </a:xfrm>
                    <a:prstGeom prst="rect">
                      <a:avLst/>
                    </a:prstGeom>
                    <a:ln/>
                  </pic:spPr>
                </pic:pic>
              </a:graphicData>
            </a:graphic>
          </wp:inline>
        </w:drawing>
      </w:r>
    </w:p>
    <w:p w14:paraId="327C0743" w14:textId="77777777" w:rsidR="001475B6" w:rsidRPr="00E1285E" w:rsidRDefault="001475B6" w:rsidP="00503889">
      <w:pPr>
        <w:spacing w:line="276" w:lineRule="auto"/>
        <w:jc w:val="center"/>
        <w:rPr>
          <w:rFonts w:asciiTheme="majorHAnsi" w:hAnsiTheme="majorHAnsi" w:cstheme="majorHAnsi"/>
          <w:sz w:val="24"/>
          <w:szCs w:val="24"/>
        </w:rPr>
      </w:pPr>
    </w:p>
    <w:p w14:paraId="5B2F5B79" w14:textId="77777777" w:rsidR="001475B6" w:rsidRPr="00E1285E" w:rsidRDefault="001475B6" w:rsidP="00503889">
      <w:pPr>
        <w:spacing w:line="276" w:lineRule="auto"/>
        <w:jc w:val="center"/>
        <w:rPr>
          <w:rFonts w:asciiTheme="majorHAnsi" w:hAnsiTheme="majorHAnsi" w:cstheme="majorHAnsi"/>
          <w:sz w:val="24"/>
          <w:szCs w:val="24"/>
        </w:rPr>
      </w:pPr>
    </w:p>
    <w:p w14:paraId="42D50B65" w14:textId="77777777" w:rsidR="001475B6" w:rsidRPr="00E1285E" w:rsidRDefault="001475B6" w:rsidP="00503889">
      <w:pPr>
        <w:spacing w:line="276" w:lineRule="auto"/>
        <w:rPr>
          <w:rFonts w:asciiTheme="majorHAnsi" w:hAnsiTheme="majorHAnsi" w:cstheme="majorHAnsi"/>
          <w:sz w:val="24"/>
          <w:szCs w:val="24"/>
        </w:rPr>
      </w:pPr>
    </w:p>
    <w:p w14:paraId="022304C0" w14:textId="77777777" w:rsidR="001475B6" w:rsidRPr="00E1285E" w:rsidRDefault="001475B6" w:rsidP="00503889">
      <w:pPr>
        <w:spacing w:line="276" w:lineRule="auto"/>
        <w:rPr>
          <w:rFonts w:asciiTheme="majorHAnsi" w:hAnsiTheme="majorHAnsi" w:cstheme="majorHAnsi"/>
          <w:sz w:val="24"/>
          <w:szCs w:val="24"/>
        </w:rPr>
      </w:pPr>
    </w:p>
    <w:p w14:paraId="1479F22D" w14:textId="269CCF67" w:rsidR="001475B6" w:rsidRPr="00E1285E" w:rsidRDefault="00A246C5" w:rsidP="00503889">
      <w:pPr>
        <w:pBdr>
          <w:top w:val="nil"/>
          <w:left w:val="nil"/>
          <w:bottom w:val="nil"/>
          <w:right w:val="nil"/>
          <w:between w:val="nil"/>
        </w:pBdr>
        <w:spacing w:after="200" w:line="276" w:lineRule="auto"/>
        <w:ind w:left="360"/>
        <w:jc w:val="center"/>
        <w:rPr>
          <w:rFonts w:asciiTheme="majorHAnsi" w:hAnsiTheme="majorHAnsi" w:cstheme="majorHAnsi"/>
          <w:color w:val="000000"/>
          <w:sz w:val="32"/>
          <w:szCs w:val="32"/>
        </w:rPr>
      </w:pPr>
      <w:r w:rsidRPr="00E1285E">
        <w:rPr>
          <w:rFonts w:asciiTheme="majorHAnsi" w:hAnsiTheme="majorHAnsi" w:cstheme="majorHAnsi"/>
          <w:b/>
          <w:color w:val="000000"/>
          <w:sz w:val="32"/>
          <w:szCs w:val="32"/>
        </w:rPr>
        <w:t>Functional</w:t>
      </w:r>
      <w:r w:rsidR="00F30EC2" w:rsidRPr="00E1285E">
        <w:rPr>
          <w:rFonts w:asciiTheme="majorHAnsi" w:hAnsiTheme="majorHAnsi" w:cstheme="majorHAnsi"/>
          <w:b/>
          <w:color w:val="000000"/>
          <w:sz w:val="32"/>
          <w:szCs w:val="32"/>
        </w:rPr>
        <w:t xml:space="preserve"> Requirements Specification</w:t>
      </w:r>
      <w:r w:rsidR="00F30EC2" w:rsidRPr="00E1285E">
        <w:rPr>
          <w:rFonts w:asciiTheme="majorHAnsi" w:hAnsiTheme="majorHAnsi" w:cstheme="majorHAnsi"/>
          <w:b/>
          <w:color w:val="000000"/>
          <w:sz w:val="32"/>
          <w:szCs w:val="32"/>
        </w:rPr>
        <w:br/>
        <w:t xml:space="preserve">Version </w:t>
      </w:r>
      <w:r w:rsidR="003B6DB6" w:rsidRPr="00E1285E">
        <w:rPr>
          <w:rFonts w:asciiTheme="majorHAnsi" w:hAnsiTheme="majorHAnsi" w:cstheme="majorHAnsi"/>
          <w:b/>
          <w:sz w:val="32"/>
          <w:szCs w:val="32"/>
        </w:rPr>
        <w:t>1</w:t>
      </w:r>
      <w:r w:rsidR="00A045C0" w:rsidRPr="00E1285E">
        <w:rPr>
          <w:rFonts w:asciiTheme="majorHAnsi" w:hAnsiTheme="majorHAnsi" w:cstheme="majorHAnsi"/>
          <w:b/>
          <w:color w:val="000000"/>
          <w:sz w:val="32"/>
          <w:szCs w:val="32"/>
        </w:rPr>
        <w:t>.</w:t>
      </w:r>
      <w:r w:rsidR="004D506E">
        <w:rPr>
          <w:rFonts w:asciiTheme="majorHAnsi" w:hAnsiTheme="majorHAnsi" w:cstheme="majorHAnsi"/>
          <w:b/>
          <w:color w:val="000000"/>
          <w:sz w:val="32"/>
          <w:szCs w:val="32"/>
        </w:rPr>
        <w:t>1</w:t>
      </w:r>
      <w:r w:rsidR="00F30EC2" w:rsidRPr="00E1285E">
        <w:rPr>
          <w:rFonts w:asciiTheme="majorHAnsi" w:hAnsiTheme="majorHAnsi" w:cstheme="majorHAnsi"/>
          <w:b/>
          <w:color w:val="000000"/>
          <w:sz w:val="32"/>
          <w:szCs w:val="32"/>
        </w:rPr>
        <w:br/>
      </w:r>
      <w:r w:rsidR="00790AD9" w:rsidRPr="00E1285E">
        <w:rPr>
          <w:rFonts w:asciiTheme="majorHAnsi" w:hAnsiTheme="majorHAnsi" w:cstheme="majorHAnsi"/>
          <w:b/>
          <w:sz w:val="32"/>
          <w:szCs w:val="32"/>
        </w:rPr>
        <w:t>22</w:t>
      </w:r>
      <w:r w:rsidR="00790AD9" w:rsidRPr="00E1285E">
        <w:rPr>
          <w:rFonts w:asciiTheme="majorHAnsi" w:hAnsiTheme="majorHAnsi" w:cstheme="majorHAnsi"/>
          <w:b/>
          <w:color w:val="000000"/>
          <w:sz w:val="32"/>
          <w:szCs w:val="32"/>
          <w:vertAlign w:val="superscript"/>
        </w:rPr>
        <w:t>nd</w:t>
      </w:r>
      <w:r w:rsidR="00F30EC2" w:rsidRPr="00E1285E">
        <w:rPr>
          <w:rFonts w:asciiTheme="majorHAnsi" w:hAnsiTheme="majorHAnsi" w:cstheme="majorHAnsi"/>
          <w:b/>
          <w:color w:val="000000"/>
          <w:sz w:val="32"/>
          <w:szCs w:val="32"/>
          <w:vertAlign w:val="superscript"/>
        </w:rPr>
        <w:t xml:space="preserve"> </w:t>
      </w:r>
      <w:r w:rsidR="005A4DEB" w:rsidRPr="00E1285E">
        <w:rPr>
          <w:rFonts w:asciiTheme="majorHAnsi" w:hAnsiTheme="majorHAnsi" w:cstheme="majorHAnsi"/>
          <w:b/>
          <w:color w:val="000000"/>
          <w:sz w:val="32"/>
          <w:szCs w:val="32"/>
        </w:rPr>
        <w:t>Dec</w:t>
      </w:r>
      <w:r w:rsidR="00F30EC2" w:rsidRPr="00E1285E">
        <w:rPr>
          <w:rFonts w:asciiTheme="majorHAnsi" w:hAnsiTheme="majorHAnsi" w:cstheme="majorHAnsi"/>
          <w:b/>
          <w:color w:val="000000"/>
          <w:sz w:val="32"/>
          <w:szCs w:val="32"/>
        </w:rPr>
        <w:t xml:space="preserve"> 202</w:t>
      </w:r>
      <w:r w:rsidR="00E00F65" w:rsidRPr="00E1285E">
        <w:rPr>
          <w:rFonts w:asciiTheme="majorHAnsi" w:hAnsiTheme="majorHAnsi" w:cstheme="majorHAnsi"/>
          <w:b/>
          <w:color w:val="000000"/>
          <w:sz w:val="32"/>
          <w:szCs w:val="32"/>
        </w:rPr>
        <w:t>3</w:t>
      </w:r>
      <w:r w:rsidR="00F30EC2" w:rsidRPr="00E1285E">
        <w:rPr>
          <w:rFonts w:asciiTheme="majorHAnsi" w:hAnsiTheme="majorHAnsi" w:cstheme="majorHAnsi"/>
          <w:b/>
          <w:color w:val="000000"/>
          <w:sz w:val="32"/>
          <w:szCs w:val="32"/>
        </w:rPr>
        <w:br/>
      </w:r>
      <w:r w:rsidR="009360C8" w:rsidRPr="00E1285E">
        <w:rPr>
          <w:rFonts w:asciiTheme="majorHAnsi" w:hAnsiTheme="majorHAnsi" w:cstheme="majorHAnsi"/>
          <w:b/>
          <w:color w:val="000000"/>
          <w:sz w:val="32"/>
          <w:szCs w:val="32"/>
        </w:rPr>
        <w:t>Sugamya Ayurveda</w:t>
      </w:r>
      <w:r w:rsidR="0067606B" w:rsidRPr="00E1285E">
        <w:rPr>
          <w:rFonts w:asciiTheme="majorHAnsi" w:hAnsiTheme="majorHAnsi" w:cstheme="majorHAnsi"/>
          <w:b/>
          <w:color w:val="000000"/>
          <w:sz w:val="32"/>
          <w:szCs w:val="32"/>
        </w:rPr>
        <w:t xml:space="preserve"> Platform </w:t>
      </w:r>
      <w:r w:rsidR="00A2078B" w:rsidRPr="00E1285E">
        <w:rPr>
          <w:rFonts w:asciiTheme="majorHAnsi" w:hAnsiTheme="majorHAnsi" w:cstheme="majorHAnsi"/>
          <w:b/>
          <w:color w:val="000000"/>
          <w:sz w:val="32"/>
          <w:szCs w:val="32"/>
        </w:rPr>
        <w:t>Mobile</w:t>
      </w:r>
      <w:r w:rsidR="00F66EC5" w:rsidRPr="00E1285E">
        <w:rPr>
          <w:rFonts w:asciiTheme="majorHAnsi" w:hAnsiTheme="majorHAnsi" w:cstheme="majorHAnsi"/>
          <w:b/>
          <w:color w:val="000000"/>
          <w:sz w:val="32"/>
          <w:szCs w:val="32"/>
        </w:rPr>
        <w:t xml:space="preserve"> </w:t>
      </w:r>
      <w:r w:rsidR="00F30EC2" w:rsidRPr="00E1285E">
        <w:rPr>
          <w:rFonts w:asciiTheme="majorHAnsi" w:hAnsiTheme="majorHAnsi" w:cstheme="majorHAnsi"/>
          <w:b/>
          <w:color w:val="000000"/>
          <w:sz w:val="32"/>
          <w:szCs w:val="32"/>
        </w:rPr>
        <w:t>Application</w:t>
      </w:r>
    </w:p>
    <w:tbl>
      <w:tblPr>
        <w:tblStyle w:val="a"/>
        <w:tblW w:w="84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4"/>
        <w:gridCol w:w="346"/>
        <w:gridCol w:w="6410"/>
      </w:tblGrid>
      <w:tr w:rsidR="001475B6" w:rsidRPr="00E1285E" w14:paraId="0E79D3EA" w14:textId="77777777">
        <w:trPr>
          <w:trHeight w:val="178"/>
          <w:jc w:val="center"/>
        </w:trPr>
        <w:tc>
          <w:tcPr>
            <w:tcW w:w="1664" w:type="dxa"/>
          </w:tcPr>
          <w:p w14:paraId="254C5336"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Authors</w:t>
            </w:r>
          </w:p>
        </w:tc>
        <w:tc>
          <w:tcPr>
            <w:tcW w:w="346" w:type="dxa"/>
          </w:tcPr>
          <w:p w14:paraId="7C210532"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w:t>
            </w:r>
          </w:p>
        </w:tc>
        <w:tc>
          <w:tcPr>
            <w:tcW w:w="6410" w:type="dxa"/>
          </w:tcPr>
          <w:p w14:paraId="19D1536A" w14:textId="75624E3D" w:rsidR="001475B6" w:rsidRPr="00E1285E" w:rsidRDefault="00F30EC2" w:rsidP="00503889">
            <w:pPr>
              <w:spacing w:line="276" w:lineRule="auto"/>
              <w:rPr>
                <w:rFonts w:asciiTheme="majorHAnsi" w:hAnsiTheme="majorHAnsi" w:cstheme="majorHAnsi"/>
                <w:sz w:val="24"/>
                <w:szCs w:val="24"/>
              </w:rPr>
            </w:pPr>
            <w:r w:rsidRPr="00E1285E">
              <w:rPr>
                <w:rFonts w:asciiTheme="majorHAnsi" w:hAnsiTheme="majorHAnsi" w:cstheme="majorHAnsi"/>
                <w:sz w:val="24"/>
                <w:szCs w:val="24"/>
              </w:rPr>
              <w:t xml:space="preserve">Sandeep Agrawal, 1.0, </w:t>
            </w:r>
            <w:r w:rsidR="00790AD9" w:rsidRPr="00E1285E">
              <w:rPr>
                <w:rFonts w:asciiTheme="majorHAnsi" w:hAnsiTheme="majorHAnsi" w:cstheme="majorHAnsi"/>
                <w:sz w:val="24"/>
                <w:szCs w:val="24"/>
              </w:rPr>
              <w:t>22</w:t>
            </w:r>
            <w:r w:rsidR="00790AD9" w:rsidRPr="00E1285E">
              <w:rPr>
                <w:rFonts w:asciiTheme="majorHAnsi" w:hAnsiTheme="majorHAnsi" w:cstheme="majorHAnsi"/>
                <w:sz w:val="24"/>
                <w:szCs w:val="24"/>
                <w:vertAlign w:val="superscript"/>
              </w:rPr>
              <w:t>nd</w:t>
            </w:r>
            <w:r w:rsidR="00626B87" w:rsidRPr="00E1285E">
              <w:rPr>
                <w:rFonts w:asciiTheme="majorHAnsi" w:hAnsiTheme="majorHAnsi" w:cstheme="majorHAnsi"/>
                <w:sz w:val="24"/>
                <w:szCs w:val="24"/>
              </w:rPr>
              <w:t xml:space="preserve"> </w:t>
            </w:r>
            <w:r w:rsidR="000A3A47" w:rsidRPr="00E1285E">
              <w:rPr>
                <w:rFonts w:asciiTheme="majorHAnsi" w:hAnsiTheme="majorHAnsi" w:cstheme="majorHAnsi"/>
                <w:sz w:val="24"/>
                <w:szCs w:val="24"/>
              </w:rPr>
              <w:t>Dec</w:t>
            </w:r>
            <w:r w:rsidR="00626B87" w:rsidRPr="00E1285E">
              <w:rPr>
                <w:rFonts w:asciiTheme="majorHAnsi" w:hAnsiTheme="majorHAnsi" w:cstheme="majorHAnsi"/>
                <w:sz w:val="24"/>
                <w:szCs w:val="24"/>
              </w:rPr>
              <w:t xml:space="preserve"> 2</w:t>
            </w:r>
            <w:r w:rsidR="00E00F65" w:rsidRPr="00E1285E">
              <w:rPr>
                <w:rFonts w:asciiTheme="majorHAnsi" w:hAnsiTheme="majorHAnsi" w:cstheme="majorHAnsi"/>
                <w:sz w:val="24"/>
                <w:szCs w:val="24"/>
              </w:rPr>
              <w:t>3</w:t>
            </w:r>
          </w:p>
        </w:tc>
      </w:tr>
      <w:tr w:rsidR="001475B6" w:rsidRPr="00E1285E" w14:paraId="16854B38" w14:textId="77777777">
        <w:trPr>
          <w:trHeight w:val="178"/>
          <w:jc w:val="center"/>
        </w:trPr>
        <w:tc>
          <w:tcPr>
            <w:tcW w:w="1664" w:type="dxa"/>
          </w:tcPr>
          <w:p w14:paraId="72C379A4"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Reviewed by</w:t>
            </w:r>
          </w:p>
        </w:tc>
        <w:tc>
          <w:tcPr>
            <w:tcW w:w="346" w:type="dxa"/>
          </w:tcPr>
          <w:p w14:paraId="501E8D47"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w:t>
            </w:r>
          </w:p>
        </w:tc>
        <w:tc>
          <w:tcPr>
            <w:tcW w:w="6410" w:type="dxa"/>
          </w:tcPr>
          <w:p w14:paraId="3F1EAAA5" w14:textId="06CE1CAB" w:rsidR="001475B6" w:rsidRPr="00E1285E" w:rsidRDefault="002403AB" w:rsidP="00503889">
            <w:pPr>
              <w:spacing w:line="276" w:lineRule="auto"/>
              <w:rPr>
                <w:rFonts w:asciiTheme="majorHAnsi" w:hAnsiTheme="majorHAnsi" w:cstheme="majorHAnsi"/>
                <w:b/>
                <w:sz w:val="24"/>
                <w:szCs w:val="24"/>
              </w:rPr>
            </w:pPr>
            <w:r w:rsidRPr="00E1285E">
              <w:rPr>
                <w:rFonts w:asciiTheme="majorHAnsi" w:hAnsiTheme="majorHAnsi" w:cstheme="majorHAnsi"/>
                <w:b/>
                <w:sz w:val="24"/>
                <w:szCs w:val="24"/>
              </w:rPr>
              <w:t>Mayur, 1.0, 15</w:t>
            </w:r>
            <w:r w:rsidRPr="00E1285E">
              <w:rPr>
                <w:rFonts w:asciiTheme="majorHAnsi" w:hAnsiTheme="majorHAnsi" w:cstheme="majorHAnsi"/>
                <w:b/>
                <w:sz w:val="24"/>
                <w:szCs w:val="24"/>
                <w:vertAlign w:val="superscript"/>
              </w:rPr>
              <w:t>th</w:t>
            </w:r>
            <w:r w:rsidRPr="00E1285E">
              <w:rPr>
                <w:rFonts w:asciiTheme="majorHAnsi" w:hAnsiTheme="majorHAnsi" w:cstheme="majorHAnsi"/>
                <w:b/>
                <w:sz w:val="24"/>
                <w:szCs w:val="24"/>
              </w:rPr>
              <w:t xml:space="preserve"> Jan 2</w:t>
            </w:r>
            <w:r w:rsidR="005E49A2" w:rsidRPr="00E1285E">
              <w:rPr>
                <w:rFonts w:asciiTheme="majorHAnsi" w:hAnsiTheme="majorHAnsi" w:cstheme="majorHAnsi"/>
                <w:b/>
                <w:sz w:val="24"/>
                <w:szCs w:val="24"/>
              </w:rPr>
              <w:t>4</w:t>
            </w:r>
          </w:p>
        </w:tc>
      </w:tr>
      <w:tr w:rsidR="001475B6" w:rsidRPr="00E1285E" w14:paraId="5F1C2FF3" w14:textId="77777777">
        <w:trPr>
          <w:trHeight w:val="174"/>
          <w:jc w:val="center"/>
        </w:trPr>
        <w:tc>
          <w:tcPr>
            <w:tcW w:w="1664" w:type="dxa"/>
          </w:tcPr>
          <w:p w14:paraId="12A35D91"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Reviewed by</w:t>
            </w:r>
          </w:p>
        </w:tc>
        <w:tc>
          <w:tcPr>
            <w:tcW w:w="346" w:type="dxa"/>
          </w:tcPr>
          <w:p w14:paraId="20493C53"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w:t>
            </w:r>
          </w:p>
        </w:tc>
        <w:tc>
          <w:tcPr>
            <w:tcW w:w="6410" w:type="dxa"/>
          </w:tcPr>
          <w:p w14:paraId="349BFBEB" w14:textId="774EDEA2" w:rsidR="001475B6" w:rsidRPr="00E1285E" w:rsidRDefault="005E49A2" w:rsidP="00503889">
            <w:pPr>
              <w:spacing w:line="276" w:lineRule="auto"/>
              <w:rPr>
                <w:rFonts w:asciiTheme="majorHAnsi" w:hAnsiTheme="majorHAnsi" w:cstheme="majorHAnsi"/>
                <w:sz w:val="24"/>
                <w:szCs w:val="24"/>
              </w:rPr>
            </w:pPr>
            <w:r w:rsidRPr="00E1285E">
              <w:rPr>
                <w:rFonts w:asciiTheme="majorHAnsi" w:hAnsiTheme="majorHAnsi" w:cstheme="majorHAnsi"/>
                <w:sz w:val="24"/>
                <w:szCs w:val="24"/>
              </w:rPr>
              <w:t>URVANI Tech, 1.0, 15</w:t>
            </w:r>
            <w:r w:rsidRPr="00E1285E">
              <w:rPr>
                <w:rFonts w:asciiTheme="majorHAnsi" w:hAnsiTheme="majorHAnsi" w:cstheme="majorHAnsi"/>
                <w:sz w:val="24"/>
                <w:szCs w:val="24"/>
                <w:vertAlign w:val="superscript"/>
              </w:rPr>
              <w:t>th</w:t>
            </w:r>
            <w:r w:rsidRPr="00E1285E">
              <w:rPr>
                <w:rFonts w:asciiTheme="majorHAnsi" w:hAnsiTheme="majorHAnsi" w:cstheme="majorHAnsi"/>
                <w:sz w:val="24"/>
                <w:szCs w:val="24"/>
              </w:rPr>
              <w:t xml:space="preserve"> Jan 24</w:t>
            </w:r>
          </w:p>
        </w:tc>
      </w:tr>
      <w:tr w:rsidR="001475B6" w:rsidRPr="00E1285E" w14:paraId="37A3E5B6" w14:textId="77777777">
        <w:trPr>
          <w:trHeight w:val="178"/>
          <w:jc w:val="center"/>
        </w:trPr>
        <w:tc>
          <w:tcPr>
            <w:tcW w:w="1664" w:type="dxa"/>
          </w:tcPr>
          <w:p w14:paraId="5768655A"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Reviewed by</w:t>
            </w:r>
          </w:p>
        </w:tc>
        <w:tc>
          <w:tcPr>
            <w:tcW w:w="346" w:type="dxa"/>
          </w:tcPr>
          <w:p w14:paraId="5B0512FF"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w:t>
            </w:r>
          </w:p>
        </w:tc>
        <w:tc>
          <w:tcPr>
            <w:tcW w:w="6410" w:type="dxa"/>
          </w:tcPr>
          <w:p w14:paraId="6CB6B0A7" w14:textId="2EC84601" w:rsidR="001475B6" w:rsidRPr="00E1285E" w:rsidRDefault="005E49A2" w:rsidP="004E52D8">
            <w:pPr>
              <w:spacing w:line="276" w:lineRule="auto"/>
              <w:rPr>
                <w:rFonts w:asciiTheme="majorHAnsi" w:hAnsiTheme="majorHAnsi" w:cstheme="majorHAnsi"/>
                <w:b/>
                <w:sz w:val="24"/>
                <w:szCs w:val="24"/>
              </w:rPr>
            </w:pPr>
            <w:r w:rsidRPr="00E1285E">
              <w:rPr>
                <w:rFonts w:asciiTheme="majorHAnsi" w:hAnsiTheme="majorHAnsi" w:cstheme="majorHAnsi"/>
                <w:b/>
                <w:sz w:val="24"/>
                <w:szCs w:val="24"/>
              </w:rPr>
              <w:t>Sandeep Agrawal, 1.1, 1</w:t>
            </w:r>
            <w:r w:rsidR="008B27D3">
              <w:rPr>
                <w:rFonts w:asciiTheme="majorHAnsi" w:hAnsiTheme="majorHAnsi" w:cstheme="majorHAnsi"/>
                <w:b/>
                <w:sz w:val="24"/>
                <w:szCs w:val="24"/>
              </w:rPr>
              <w:t>7</w:t>
            </w:r>
            <w:r w:rsidRPr="00E1285E">
              <w:rPr>
                <w:rFonts w:asciiTheme="majorHAnsi" w:hAnsiTheme="majorHAnsi" w:cstheme="majorHAnsi"/>
                <w:b/>
                <w:sz w:val="24"/>
                <w:szCs w:val="24"/>
                <w:vertAlign w:val="superscript"/>
              </w:rPr>
              <w:t>th</w:t>
            </w:r>
            <w:r w:rsidRPr="00E1285E">
              <w:rPr>
                <w:rFonts w:asciiTheme="majorHAnsi" w:hAnsiTheme="majorHAnsi" w:cstheme="majorHAnsi"/>
                <w:b/>
                <w:sz w:val="24"/>
                <w:szCs w:val="24"/>
              </w:rPr>
              <w:t xml:space="preserve"> Jan 24</w:t>
            </w:r>
          </w:p>
        </w:tc>
      </w:tr>
      <w:tr w:rsidR="001475B6" w:rsidRPr="00E1285E" w14:paraId="519C8CBC" w14:textId="77777777">
        <w:trPr>
          <w:trHeight w:val="62"/>
          <w:jc w:val="center"/>
        </w:trPr>
        <w:tc>
          <w:tcPr>
            <w:tcW w:w="1664" w:type="dxa"/>
          </w:tcPr>
          <w:p w14:paraId="25B05873" w14:textId="056EDAA3" w:rsidR="001475B6" w:rsidRPr="00E1285E" w:rsidRDefault="009E4BE6" w:rsidP="00503889">
            <w:pPr>
              <w:spacing w:line="276" w:lineRule="auto"/>
              <w:rPr>
                <w:rFonts w:asciiTheme="majorHAnsi" w:hAnsiTheme="majorHAnsi" w:cstheme="majorHAnsi"/>
                <w:sz w:val="24"/>
                <w:szCs w:val="24"/>
              </w:rPr>
            </w:pPr>
            <w:r w:rsidRPr="00E1285E">
              <w:rPr>
                <w:rFonts w:asciiTheme="majorHAnsi" w:hAnsiTheme="majorHAnsi" w:cstheme="majorHAnsi"/>
                <w:sz w:val="24"/>
                <w:szCs w:val="24"/>
              </w:rPr>
              <w:t>Reviewed by</w:t>
            </w:r>
          </w:p>
        </w:tc>
        <w:tc>
          <w:tcPr>
            <w:tcW w:w="346" w:type="dxa"/>
          </w:tcPr>
          <w:p w14:paraId="793E0BBD" w14:textId="77777777" w:rsidR="001475B6" w:rsidRPr="00E1285E" w:rsidRDefault="001475B6" w:rsidP="00503889">
            <w:pPr>
              <w:spacing w:line="276" w:lineRule="auto"/>
              <w:rPr>
                <w:rFonts w:asciiTheme="majorHAnsi" w:hAnsiTheme="majorHAnsi" w:cstheme="majorHAnsi"/>
                <w:sz w:val="24"/>
                <w:szCs w:val="24"/>
              </w:rPr>
            </w:pPr>
          </w:p>
        </w:tc>
        <w:tc>
          <w:tcPr>
            <w:tcW w:w="6410" w:type="dxa"/>
          </w:tcPr>
          <w:p w14:paraId="5C555B4D" w14:textId="333E0DE0" w:rsidR="001475B6" w:rsidRPr="00E1285E" w:rsidRDefault="00136D0C" w:rsidP="00503889">
            <w:pPr>
              <w:spacing w:line="276" w:lineRule="auto"/>
              <w:rPr>
                <w:rFonts w:asciiTheme="majorHAnsi" w:hAnsiTheme="majorHAnsi" w:cstheme="majorHAnsi"/>
                <w:sz w:val="24"/>
                <w:szCs w:val="24"/>
              </w:rPr>
            </w:pPr>
            <w:ins w:id="0" w:author="Microsoft Office User" w:date="2024-01-30T11:37:00Z">
              <w:r>
                <w:rPr>
                  <w:rFonts w:asciiTheme="majorHAnsi" w:hAnsiTheme="majorHAnsi" w:cstheme="majorHAnsi"/>
                  <w:sz w:val="24"/>
                  <w:szCs w:val="24"/>
                </w:rPr>
                <w:t>U</w:t>
              </w:r>
            </w:ins>
            <w:ins w:id="1" w:author="Microsoft Office User" w:date="2024-01-30T11:38:00Z">
              <w:r>
                <w:rPr>
                  <w:rFonts w:asciiTheme="majorHAnsi" w:hAnsiTheme="majorHAnsi" w:cstheme="majorHAnsi"/>
                  <w:sz w:val="24"/>
                  <w:szCs w:val="24"/>
                </w:rPr>
                <w:t>RVANI Tech, 1.1, 29</w:t>
              </w:r>
              <w:r w:rsidRPr="00136D0C">
                <w:rPr>
                  <w:rFonts w:asciiTheme="majorHAnsi" w:hAnsiTheme="majorHAnsi" w:cstheme="majorHAnsi"/>
                  <w:sz w:val="24"/>
                  <w:szCs w:val="24"/>
                  <w:vertAlign w:val="superscript"/>
                  <w:rPrChange w:id="2" w:author="Microsoft Office User" w:date="2024-01-30T11:38:00Z">
                    <w:rPr>
                      <w:rFonts w:asciiTheme="majorHAnsi" w:hAnsiTheme="majorHAnsi" w:cstheme="majorHAnsi"/>
                      <w:sz w:val="24"/>
                      <w:szCs w:val="24"/>
                    </w:rPr>
                  </w:rPrChange>
                </w:rPr>
                <w:t>th</w:t>
              </w:r>
              <w:r>
                <w:rPr>
                  <w:rFonts w:asciiTheme="majorHAnsi" w:hAnsiTheme="majorHAnsi" w:cstheme="majorHAnsi"/>
                  <w:sz w:val="24"/>
                  <w:szCs w:val="24"/>
                </w:rPr>
                <w:t xml:space="preserve"> Jan 24</w:t>
              </w:r>
            </w:ins>
          </w:p>
        </w:tc>
      </w:tr>
      <w:tr w:rsidR="001475B6" w:rsidRPr="00E1285E" w14:paraId="6AA5B00D" w14:textId="77777777">
        <w:trPr>
          <w:trHeight w:val="62"/>
          <w:jc w:val="center"/>
        </w:trPr>
        <w:tc>
          <w:tcPr>
            <w:tcW w:w="1664" w:type="dxa"/>
          </w:tcPr>
          <w:p w14:paraId="7DCFFA7C" w14:textId="777443FC" w:rsidR="001475B6" w:rsidRPr="00E1285E" w:rsidRDefault="009E4BE6" w:rsidP="00503889">
            <w:pPr>
              <w:spacing w:line="276" w:lineRule="auto"/>
              <w:rPr>
                <w:rFonts w:asciiTheme="majorHAnsi" w:hAnsiTheme="majorHAnsi" w:cstheme="majorHAnsi"/>
                <w:b/>
                <w:sz w:val="24"/>
                <w:szCs w:val="24"/>
              </w:rPr>
            </w:pPr>
            <w:r w:rsidRPr="00E1285E">
              <w:rPr>
                <w:rFonts w:asciiTheme="majorHAnsi" w:hAnsiTheme="majorHAnsi" w:cstheme="majorHAnsi"/>
                <w:sz w:val="24"/>
                <w:szCs w:val="24"/>
              </w:rPr>
              <w:t>Reviewed by</w:t>
            </w:r>
          </w:p>
        </w:tc>
        <w:tc>
          <w:tcPr>
            <w:tcW w:w="346" w:type="dxa"/>
          </w:tcPr>
          <w:p w14:paraId="2EC9605B" w14:textId="77777777" w:rsidR="001475B6" w:rsidRPr="00E1285E" w:rsidRDefault="00F30EC2" w:rsidP="00503889">
            <w:pPr>
              <w:spacing w:line="276" w:lineRule="auto"/>
              <w:rPr>
                <w:rFonts w:asciiTheme="majorHAnsi" w:hAnsiTheme="majorHAnsi" w:cstheme="majorHAnsi"/>
                <w:b/>
                <w:sz w:val="24"/>
                <w:szCs w:val="24"/>
              </w:rPr>
            </w:pPr>
            <w:r w:rsidRPr="00E1285E">
              <w:rPr>
                <w:rFonts w:asciiTheme="majorHAnsi" w:hAnsiTheme="majorHAnsi" w:cstheme="majorHAnsi"/>
                <w:b/>
                <w:sz w:val="24"/>
                <w:szCs w:val="24"/>
              </w:rPr>
              <w:t>:</w:t>
            </w:r>
          </w:p>
        </w:tc>
        <w:tc>
          <w:tcPr>
            <w:tcW w:w="6410" w:type="dxa"/>
          </w:tcPr>
          <w:p w14:paraId="7E825FE4" w14:textId="73C78D40" w:rsidR="001475B6" w:rsidRPr="00E1285E" w:rsidRDefault="00136D0C" w:rsidP="00503889">
            <w:pPr>
              <w:spacing w:line="276" w:lineRule="auto"/>
              <w:rPr>
                <w:rFonts w:asciiTheme="majorHAnsi" w:hAnsiTheme="majorHAnsi" w:cstheme="majorHAnsi"/>
                <w:b/>
                <w:sz w:val="24"/>
                <w:szCs w:val="24"/>
              </w:rPr>
            </w:pPr>
            <w:ins w:id="3" w:author="Microsoft Office User" w:date="2024-01-30T11:38:00Z">
              <w:r>
                <w:rPr>
                  <w:rFonts w:asciiTheme="majorHAnsi" w:hAnsiTheme="majorHAnsi" w:cstheme="majorHAnsi"/>
                  <w:b/>
                  <w:sz w:val="24"/>
                  <w:szCs w:val="24"/>
                </w:rPr>
                <w:t>Sandeep Agrawal, 1.</w:t>
              </w:r>
            </w:ins>
            <w:ins w:id="4" w:author="Microsoft Office User" w:date="2024-01-30T15:55:00Z">
              <w:r w:rsidR="00C21246">
                <w:rPr>
                  <w:rFonts w:asciiTheme="majorHAnsi" w:hAnsiTheme="majorHAnsi" w:cstheme="majorHAnsi"/>
                  <w:b/>
                  <w:sz w:val="24"/>
                  <w:szCs w:val="24"/>
                </w:rPr>
                <w:t>2</w:t>
              </w:r>
            </w:ins>
            <w:ins w:id="5" w:author="Microsoft Office User" w:date="2024-01-30T11:38:00Z">
              <w:r>
                <w:rPr>
                  <w:rFonts w:asciiTheme="majorHAnsi" w:hAnsiTheme="majorHAnsi" w:cstheme="majorHAnsi"/>
                  <w:b/>
                  <w:sz w:val="24"/>
                  <w:szCs w:val="24"/>
                </w:rPr>
                <w:t>, 30</w:t>
              </w:r>
              <w:r w:rsidRPr="00136D0C">
                <w:rPr>
                  <w:rFonts w:asciiTheme="majorHAnsi" w:hAnsiTheme="majorHAnsi" w:cstheme="majorHAnsi"/>
                  <w:b/>
                  <w:sz w:val="24"/>
                  <w:szCs w:val="24"/>
                  <w:vertAlign w:val="superscript"/>
                  <w:rPrChange w:id="6" w:author="Microsoft Office User" w:date="2024-01-30T11:38:00Z">
                    <w:rPr>
                      <w:rFonts w:asciiTheme="majorHAnsi" w:hAnsiTheme="majorHAnsi" w:cstheme="majorHAnsi"/>
                      <w:b/>
                      <w:sz w:val="24"/>
                      <w:szCs w:val="24"/>
                    </w:rPr>
                  </w:rPrChange>
                </w:rPr>
                <w:t>th</w:t>
              </w:r>
              <w:r>
                <w:rPr>
                  <w:rFonts w:asciiTheme="majorHAnsi" w:hAnsiTheme="majorHAnsi" w:cstheme="majorHAnsi"/>
                  <w:b/>
                  <w:sz w:val="24"/>
                  <w:szCs w:val="24"/>
                </w:rPr>
                <w:t xml:space="preserve"> Jan 24</w:t>
              </w:r>
            </w:ins>
          </w:p>
        </w:tc>
      </w:tr>
      <w:tr w:rsidR="001475B6" w:rsidRPr="00E1285E" w14:paraId="1931B257" w14:textId="77777777">
        <w:trPr>
          <w:trHeight w:val="62"/>
          <w:jc w:val="center"/>
        </w:trPr>
        <w:tc>
          <w:tcPr>
            <w:tcW w:w="1664" w:type="dxa"/>
          </w:tcPr>
          <w:p w14:paraId="715FD73C" w14:textId="573F8867" w:rsidR="001475B6" w:rsidRPr="00E1285E" w:rsidRDefault="00F30EC2" w:rsidP="00503889">
            <w:pPr>
              <w:spacing w:line="276" w:lineRule="auto"/>
              <w:rPr>
                <w:rFonts w:asciiTheme="majorHAnsi" w:hAnsiTheme="majorHAnsi" w:cstheme="majorHAnsi"/>
                <w:sz w:val="24"/>
                <w:szCs w:val="24"/>
              </w:rPr>
            </w:pPr>
            <w:r w:rsidRPr="00E1285E">
              <w:rPr>
                <w:rFonts w:asciiTheme="majorHAnsi" w:hAnsiTheme="majorHAnsi" w:cstheme="majorHAnsi"/>
                <w:sz w:val="24"/>
                <w:szCs w:val="24"/>
              </w:rPr>
              <w:t>Updates</w:t>
            </w:r>
            <w:r w:rsidR="00D91FF5" w:rsidRPr="00E1285E">
              <w:rPr>
                <w:rFonts w:asciiTheme="majorHAnsi" w:hAnsiTheme="majorHAnsi" w:cstheme="majorHAnsi"/>
                <w:sz w:val="24"/>
                <w:szCs w:val="24"/>
              </w:rPr>
              <w:t xml:space="preserve"> by</w:t>
            </w:r>
          </w:p>
        </w:tc>
        <w:tc>
          <w:tcPr>
            <w:tcW w:w="346" w:type="dxa"/>
          </w:tcPr>
          <w:p w14:paraId="04D103F3" w14:textId="77777777" w:rsidR="001475B6" w:rsidRPr="00E1285E" w:rsidRDefault="001475B6" w:rsidP="00503889">
            <w:pPr>
              <w:spacing w:line="276" w:lineRule="auto"/>
              <w:rPr>
                <w:rFonts w:asciiTheme="majorHAnsi" w:hAnsiTheme="majorHAnsi" w:cstheme="majorHAnsi"/>
                <w:sz w:val="24"/>
                <w:szCs w:val="24"/>
              </w:rPr>
            </w:pPr>
          </w:p>
        </w:tc>
        <w:tc>
          <w:tcPr>
            <w:tcW w:w="6410" w:type="dxa"/>
          </w:tcPr>
          <w:p w14:paraId="61912B29" w14:textId="204B9118" w:rsidR="001475B6" w:rsidRPr="00E1285E" w:rsidRDefault="0087042A" w:rsidP="00503889">
            <w:pPr>
              <w:spacing w:line="276" w:lineRule="auto"/>
              <w:rPr>
                <w:rFonts w:asciiTheme="majorHAnsi" w:hAnsiTheme="majorHAnsi" w:cstheme="majorHAnsi"/>
                <w:sz w:val="24"/>
                <w:szCs w:val="24"/>
              </w:rPr>
            </w:pPr>
            <w:ins w:id="7" w:author="Microsoft Office User" w:date="2024-02-12T19:47:00Z">
              <w:r>
                <w:rPr>
                  <w:rFonts w:asciiTheme="majorHAnsi" w:hAnsiTheme="majorHAnsi" w:cstheme="majorHAnsi"/>
                  <w:sz w:val="24"/>
                  <w:szCs w:val="24"/>
                </w:rPr>
                <w:t>Sandeep Agrawal, 1.3, 12</w:t>
              </w:r>
              <w:r w:rsidRPr="0087042A">
                <w:rPr>
                  <w:rFonts w:asciiTheme="majorHAnsi" w:hAnsiTheme="majorHAnsi" w:cstheme="majorHAnsi"/>
                  <w:sz w:val="24"/>
                  <w:szCs w:val="24"/>
                  <w:vertAlign w:val="superscript"/>
                  <w:rPrChange w:id="8" w:author="Microsoft Office User" w:date="2024-02-12T19:47:00Z">
                    <w:rPr>
                      <w:rFonts w:asciiTheme="majorHAnsi" w:hAnsiTheme="majorHAnsi" w:cstheme="majorHAnsi"/>
                      <w:sz w:val="24"/>
                      <w:szCs w:val="24"/>
                    </w:rPr>
                  </w:rPrChange>
                </w:rPr>
                <w:t>th</w:t>
              </w:r>
              <w:r>
                <w:rPr>
                  <w:rFonts w:asciiTheme="majorHAnsi" w:hAnsiTheme="majorHAnsi" w:cstheme="majorHAnsi"/>
                  <w:sz w:val="24"/>
                  <w:szCs w:val="24"/>
                </w:rPr>
                <w:t xml:space="preserve"> Feb 2024</w:t>
              </w:r>
            </w:ins>
          </w:p>
        </w:tc>
      </w:tr>
    </w:tbl>
    <w:p w14:paraId="22938368" w14:textId="77777777" w:rsidR="001475B6" w:rsidRPr="00E1285E" w:rsidRDefault="001475B6" w:rsidP="00503889">
      <w:pPr>
        <w:tabs>
          <w:tab w:val="left" w:pos="3482"/>
        </w:tabs>
        <w:spacing w:line="276" w:lineRule="auto"/>
        <w:rPr>
          <w:rFonts w:asciiTheme="majorHAnsi" w:hAnsiTheme="majorHAnsi" w:cstheme="majorHAnsi"/>
          <w:b/>
          <w:color w:val="808080"/>
          <w:sz w:val="24"/>
          <w:szCs w:val="24"/>
        </w:rPr>
      </w:pPr>
    </w:p>
    <w:p w14:paraId="1024F16B" w14:textId="77777777" w:rsidR="001475B6" w:rsidRPr="00E1285E" w:rsidRDefault="001475B6" w:rsidP="00503889">
      <w:pPr>
        <w:spacing w:line="276" w:lineRule="auto"/>
        <w:rPr>
          <w:rFonts w:asciiTheme="majorHAnsi" w:hAnsiTheme="majorHAnsi" w:cstheme="majorHAnsi"/>
          <w:i/>
          <w:sz w:val="24"/>
          <w:szCs w:val="24"/>
        </w:rPr>
      </w:pPr>
    </w:p>
    <w:p w14:paraId="744E5808" w14:textId="77777777" w:rsidR="001475B6" w:rsidRPr="00E1285E" w:rsidRDefault="001475B6" w:rsidP="00503889">
      <w:pPr>
        <w:spacing w:line="276" w:lineRule="auto"/>
        <w:rPr>
          <w:rFonts w:asciiTheme="majorHAnsi" w:hAnsiTheme="majorHAnsi" w:cstheme="majorHAnsi"/>
          <w:i/>
          <w:sz w:val="24"/>
          <w:szCs w:val="24"/>
        </w:rPr>
      </w:pPr>
    </w:p>
    <w:p w14:paraId="7C9413A7" w14:textId="77777777" w:rsidR="001475B6" w:rsidRPr="00E1285E" w:rsidRDefault="001475B6" w:rsidP="003201C2">
      <w:pPr>
        <w:spacing w:line="276" w:lineRule="auto"/>
        <w:jc w:val="both"/>
        <w:rPr>
          <w:rFonts w:asciiTheme="majorHAnsi" w:hAnsiTheme="majorHAnsi" w:cstheme="majorHAnsi"/>
          <w:i/>
          <w:sz w:val="24"/>
          <w:szCs w:val="24"/>
        </w:rPr>
      </w:pPr>
    </w:p>
    <w:p w14:paraId="57C2EB79" w14:textId="77777777" w:rsidR="001475B6" w:rsidRPr="00E1285E" w:rsidRDefault="001475B6" w:rsidP="003201C2">
      <w:pPr>
        <w:spacing w:line="276" w:lineRule="auto"/>
        <w:jc w:val="both"/>
        <w:rPr>
          <w:rFonts w:asciiTheme="majorHAnsi" w:hAnsiTheme="majorHAnsi" w:cstheme="majorHAnsi"/>
          <w:i/>
          <w:sz w:val="24"/>
          <w:szCs w:val="24"/>
        </w:rPr>
      </w:pPr>
    </w:p>
    <w:p w14:paraId="6BD059E5" w14:textId="77777777" w:rsidR="001475B6" w:rsidRPr="00E1285E" w:rsidRDefault="001475B6" w:rsidP="003201C2">
      <w:pPr>
        <w:spacing w:line="276" w:lineRule="auto"/>
        <w:jc w:val="both"/>
        <w:rPr>
          <w:rFonts w:asciiTheme="majorHAnsi" w:hAnsiTheme="majorHAnsi" w:cstheme="majorHAnsi"/>
          <w:i/>
          <w:sz w:val="24"/>
          <w:szCs w:val="24"/>
        </w:rPr>
      </w:pPr>
    </w:p>
    <w:p w14:paraId="33159756" w14:textId="77777777" w:rsidR="001475B6" w:rsidRPr="00E1285E" w:rsidRDefault="001475B6" w:rsidP="003201C2">
      <w:pPr>
        <w:spacing w:line="276" w:lineRule="auto"/>
        <w:jc w:val="both"/>
        <w:rPr>
          <w:rFonts w:asciiTheme="majorHAnsi" w:hAnsiTheme="majorHAnsi" w:cstheme="majorHAnsi"/>
          <w:i/>
          <w:sz w:val="24"/>
          <w:szCs w:val="24"/>
        </w:rPr>
      </w:pPr>
    </w:p>
    <w:p w14:paraId="5E5B7C82" w14:textId="77777777" w:rsidR="001475B6" w:rsidRPr="00E1285E" w:rsidRDefault="001475B6" w:rsidP="003201C2">
      <w:pPr>
        <w:spacing w:line="276" w:lineRule="auto"/>
        <w:jc w:val="both"/>
        <w:rPr>
          <w:rFonts w:asciiTheme="majorHAnsi" w:hAnsiTheme="majorHAnsi" w:cstheme="majorHAnsi"/>
          <w:i/>
          <w:sz w:val="24"/>
          <w:szCs w:val="24"/>
        </w:rPr>
      </w:pPr>
    </w:p>
    <w:p w14:paraId="76C45EE4" w14:textId="77777777" w:rsidR="001475B6" w:rsidRPr="00E1285E" w:rsidRDefault="001475B6" w:rsidP="003201C2">
      <w:pPr>
        <w:spacing w:line="276" w:lineRule="auto"/>
        <w:jc w:val="both"/>
        <w:rPr>
          <w:rFonts w:asciiTheme="majorHAnsi" w:hAnsiTheme="majorHAnsi" w:cstheme="majorHAnsi"/>
          <w:i/>
          <w:sz w:val="24"/>
          <w:szCs w:val="24"/>
        </w:rPr>
      </w:pPr>
    </w:p>
    <w:p w14:paraId="66793E99" w14:textId="77777777" w:rsidR="001475B6" w:rsidRPr="00E1285E" w:rsidRDefault="001475B6" w:rsidP="003201C2">
      <w:pPr>
        <w:spacing w:line="276" w:lineRule="auto"/>
        <w:jc w:val="both"/>
        <w:rPr>
          <w:rFonts w:asciiTheme="majorHAnsi" w:hAnsiTheme="majorHAnsi" w:cstheme="majorHAnsi"/>
          <w:i/>
          <w:sz w:val="24"/>
          <w:szCs w:val="24"/>
        </w:rPr>
      </w:pPr>
    </w:p>
    <w:p w14:paraId="54635177" w14:textId="77777777" w:rsidR="001475B6" w:rsidRPr="00E1285E" w:rsidRDefault="001475B6" w:rsidP="003201C2">
      <w:pPr>
        <w:spacing w:line="276" w:lineRule="auto"/>
        <w:jc w:val="both"/>
        <w:rPr>
          <w:rFonts w:asciiTheme="majorHAnsi" w:hAnsiTheme="majorHAnsi" w:cstheme="majorHAnsi"/>
          <w:i/>
          <w:sz w:val="24"/>
          <w:szCs w:val="24"/>
        </w:rPr>
      </w:pPr>
    </w:p>
    <w:p w14:paraId="013932ED" w14:textId="77777777" w:rsidR="001475B6" w:rsidRPr="00E1285E" w:rsidRDefault="001475B6" w:rsidP="003201C2">
      <w:pPr>
        <w:spacing w:line="276" w:lineRule="auto"/>
        <w:jc w:val="both"/>
        <w:rPr>
          <w:rFonts w:asciiTheme="majorHAnsi" w:hAnsiTheme="majorHAnsi" w:cstheme="majorHAnsi"/>
          <w:i/>
          <w:sz w:val="24"/>
          <w:szCs w:val="24"/>
        </w:rPr>
      </w:pPr>
    </w:p>
    <w:p w14:paraId="0A6368C5" w14:textId="77777777" w:rsidR="001475B6" w:rsidRPr="00E1285E" w:rsidRDefault="001475B6" w:rsidP="003201C2">
      <w:pPr>
        <w:spacing w:line="276" w:lineRule="auto"/>
        <w:jc w:val="both"/>
        <w:rPr>
          <w:rFonts w:asciiTheme="majorHAnsi" w:hAnsiTheme="majorHAnsi" w:cstheme="majorHAnsi"/>
          <w:i/>
          <w:sz w:val="24"/>
          <w:szCs w:val="24"/>
        </w:rPr>
      </w:pPr>
    </w:p>
    <w:p w14:paraId="22B709AA" w14:textId="2ED8F05A" w:rsidR="001475B6" w:rsidRPr="00E1285E" w:rsidRDefault="001475B6" w:rsidP="003201C2">
      <w:pPr>
        <w:spacing w:line="276" w:lineRule="auto"/>
        <w:jc w:val="both"/>
        <w:rPr>
          <w:rFonts w:asciiTheme="majorHAnsi" w:hAnsiTheme="majorHAnsi" w:cstheme="majorHAnsi"/>
          <w:i/>
          <w:sz w:val="24"/>
          <w:szCs w:val="24"/>
        </w:rPr>
      </w:pPr>
    </w:p>
    <w:p w14:paraId="4565A595" w14:textId="77777777" w:rsidR="006D31D5" w:rsidRPr="00E1285E" w:rsidRDefault="006D31D5" w:rsidP="003201C2">
      <w:pPr>
        <w:spacing w:line="276" w:lineRule="auto"/>
        <w:jc w:val="both"/>
        <w:rPr>
          <w:rFonts w:asciiTheme="majorHAnsi" w:hAnsiTheme="majorHAnsi" w:cstheme="majorHAnsi"/>
          <w:i/>
          <w:sz w:val="24"/>
          <w:szCs w:val="24"/>
        </w:rPr>
      </w:pPr>
    </w:p>
    <w:p w14:paraId="77225E4F" w14:textId="77777777" w:rsidR="001475B6" w:rsidRPr="00E1285E" w:rsidRDefault="00F30EC2" w:rsidP="003201C2">
      <w:pPr>
        <w:keepNext/>
        <w:keepLines/>
        <w:pBdr>
          <w:top w:val="nil"/>
          <w:left w:val="nil"/>
          <w:bottom w:val="nil"/>
          <w:right w:val="nil"/>
          <w:between w:val="nil"/>
        </w:pBdr>
        <w:spacing w:before="480" w:line="276" w:lineRule="auto"/>
        <w:ind w:left="432" w:hanging="432"/>
        <w:jc w:val="both"/>
        <w:rPr>
          <w:rFonts w:asciiTheme="majorHAnsi" w:hAnsiTheme="majorHAnsi" w:cstheme="majorHAnsi"/>
          <w:b/>
          <w:color w:val="365F91"/>
          <w:sz w:val="24"/>
          <w:szCs w:val="24"/>
        </w:rPr>
      </w:pPr>
      <w:r w:rsidRPr="00E1285E">
        <w:rPr>
          <w:rFonts w:asciiTheme="majorHAnsi" w:hAnsiTheme="majorHAnsi" w:cstheme="majorHAnsi"/>
          <w:b/>
          <w:color w:val="365F91"/>
          <w:sz w:val="24"/>
          <w:szCs w:val="24"/>
        </w:rPr>
        <w:lastRenderedPageBreak/>
        <w:t>Table of Contents</w:t>
      </w:r>
    </w:p>
    <w:sdt>
      <w:sdtPr>
        <w:rPr>
          <w:rFonts w:asciiTheme="majorHAnsi" w:hAnsiTheme="majorHAnsi" w:cstheme="majorHAnsi"/>
        </w:rPr>
        <w:id w:val="-1900270498"/>
        <w:docPartObj>
          <w:docPartGallery w:val="Table of Contents"/>
          <w:docPartUnique/>
        </w:docPartObj>
      </w:sdtPr>
      <w:sdtContent>
        <w:p w14:paraId="505FCC9F" w14:textId="1C563A83" w:rsidR="00090CD1" w:rsidRPr="00E1285E" w:rsidRDefault="00F30EC2">
          <w:pPr>
            <w:pStyle w:val="TOC1"/>
            <w:rPr>
              <w:rFonts w:asciiTheme="majorHAnsi" w:eastAsiaTheme="minorEastAsia" w:hAnsiTheme="majorHAnsi" w:cstheme="majorHAnsi"/>
              <w:noProof/>
              <w:sz w:val="24"/>
              <w:szCs w:val="24"/>
              <w:lang w:val="en-IN" w:eastAsia="en-US"/>
            </w:rPr>
          </w:pPr>
          <w:r w:rsidRPr="00E1285E">
            <w:rPr>
              <w:rFonts w:asciiTheme="majorHAnsi" w:hAnsiTheme="majorHAnsi" w:cstheme="majorHAnsi"/>
            </w:rPr>
            <w:fldChar w:fldCharType="begin"/>
          </w:r>
          <w:r w:rsidRPr="00E1285E">
            <w:rPr>
              <w:rFonts w:asciiTheme="majorHAnsi" w:hAnsiTheme="majorHAnsi" w:cstheme="majorHAnsi"/>
            </w:rPr>
            <w:instrText xml:space="preserve"> TOC \h \u \z </w:instrText>
          </w:r>
          <w:r w:rsidRPr="00E1285E">
            <w:rPr>
              <w:rFonts w:asciiTheme="majorHAnsi" w:hAnsiTheme="majorHAnsi" w:cstheme="majorHAnsi"/>
            </w:rPr>
            <w:fldChar w:fldCharType="separate"/>
          </w:r>
          <w:hyperlink w:anchor="_Toc154149793" w:history="1">
            <w:r w:rsidR="00090CD1" w:rsidRPr="00E1285E">
              <w:rPr>
                <w:rStyle w:val="Hyperlink"/>
                <w:rFonts w:asciiTheme="majorHAnsi" w:hAnsiTheme="majorHAnsi" w:cstheme="majorHAnsi"/>
                <w:noProof/>
              </w:rPr>
              <w:t>1</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Introduction</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_Toc154149793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w:t>
            </w:r>
            <w:r w:rsidR="00090CD1" w:rsidRPr="00E1285E">
              <w:rPr>
                <w:rFonts w:asciiTheme="majorHAnsi" w:hAnsiTheme="majorHAnsi" w:cstheme="majorHAnsi"/>
                <w:noProof/>
                <w:webHidden/>
              </w:rPr>
              <w:fldChar w:fldCharType="end"/>
            </w:r>
          </w:hyperlink>
        </w:p>
        <w:p w14:paraId="0639C52F" w14:textId="12DB798E"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794" w:history="1">
            <w:r w:rsidR="00090CD1" w:rsidRPr="00E1285E">
              <w:rPr>
                <w:rStyle w:val="Hyperlink"/>
                <w:rFonts w:asciiTheme="majorHAnsi" w:hAnsiTheme="majorHAnsi" w:cstheme="majorHAnsi"/>
                <w:noProof/>
              </w:rPr>
              <w:t>1.1</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Purpose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_Toc154149794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w:t>
            </w:r>
            <w:r w:rsidR="00090CD1" w:rsidRPr="00E1285E">
              <w:rPr>
                <w:rFonts w:asciiTheme="majorHAnsi" w:hAnsiTheme="majorHAnsi" w:cstheme="majorHAnsi"/>
                <w:noProof/>
                <w:webHidden/>
              </w:rPr>
              <w:fldChar w:fldCharType="end"/>
            </w:r>
          </w:hyperlink>
        </w:p>
        <w:p w14:paraId="714E523F" w14:textId="33B23E9F"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795" w:history="1">
            <w:r w:rsidR="00090CD1" w:rsidRPr="00E1285E">
              <w:rPr>
                <w:rStyle w:val="Hyperlink"/>
                <w:rFonts w:asciiTheme="majorHAnsi" w:hAnsiTheme="majorHAnsi" w:cstheme="majorHAnsi"/>
                <w:noProof/>
              </w:rPr>
              <w:t>1.2</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Overview of the document</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_Toc154149795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w:t>
            </w:r>
            <w:r w:rsidR="00090CD1" w:rsidRPr="00E1285E">
              <w:rPr>
                <w:rFonts w:asciiTheme="majorHAnsi" w:hAnsiTheme="majorHAnsi" w:cstheme="majorHAnsi"/>
                <w:noProof/>
                <w:webHidden/>
              </w:rPr>
              <w:fldChar w:fldCharType="end"/>
            </w:r>
          </w:hyperlink>
        </w:p>
        <w:p w14:paraId="64B6213D" w14:textId="368094CD" w:rsidR="00090CD1" w:rsidRPr="00E1285E" w:rsidRDefault="00E81FB8">
          <w:pPr>
            <w:pStyle w:val="TOC1"/>
            <w:rPr>
              <w:rFonts w:asciiTheme="majorHAnsi" w:eastAsiaTheme="minorEastAsia" w:hAnsiTheme="majorHAnsi" w:cstheme="majorHAnsi"/>
              <w:noProof/>
              <w:sz w:val="24"/>
              <w:szCs w:val="24"/>
              <w:lang w:val="en-IN" w:eastAsia="en-US"/>
            </w:rPr>
          </w:pPr>
          <w:hyperlink w:anchor="_Toc154149796" w:history="1">
            <w:r w:rsidR="00090CD1" w:rsidRPr="00E1285E">
              <w:rPr>
                <w:rStyle w:val="Hyperlink"/>
                <w:rFonts w:asciiTheme="majorHAnsi" w:hAnsiTheme="majorHAnsi" w:cstheme="majorHAnsi"/>
                <w:noProof/>
              </w:rPr>
              <w:t>2</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Overall Description</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_Toc154149796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w:t>
            </w:r>
            <w:r w:rsidR="00090CD1" w:rsidRPr="00E1285E">
              <w:rPr>
                <w:rFonts w:asciiTheme="majorHAnsi" w:hAnsiTheme="majorHAnsi" w:cstheme="majorHAnsi"/>
                <w:noProof/>
                <w:webHidden/>
              </w:rPr>
              <w:fldChar w:fldCharType="end"/>
            </w:r>
          </w:hyperlink>
        </w:p>
        <w:p w14:paraId="3A25FFCC" w14:textId="4EDE0E18"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797" w:history="1">
            <w:r w:rsidR="00090CD1" w:rsidRPr="00E1285E">
              <w:rPr>
                <w:rStyle w:val="Hyperlink"/>
                <w:rFonts w:asciiTheme="majorHAnsi" w:hAnsiTheme="majorHAnsi" w:cstheme="majorHAnsi"/>
                <w:noProof/>
              </w:rPr>
              <w:t>2.1</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Functional Requirement specification</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_Toc154149797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w:t>
            </w:r>
            <w:r w:rsidR="00090CD1" w:rsidRPr="00E1285E">
              <w:rPr>
                <w:rFonts w:asciiTheme="majorHAnsi" w:hAnsiTheme="majorHAnsi" w:cstheme="majorHAnsi"/>
                <w:noProof/>
                <w:webHidden/>
              </w:rPr>
              <w:fldChar w:fldCharType="end"/>
            </w:r>
          </w:hyperlink>
        </w:p>
        <w:p w14:paraId="5ED2F865" w14:textId="7B5C9F9A" w:rsidR="00090CD1" w:rsidRPr="00E1285E" w:rsidRDefault="00E81FB8">
          <w:pPr>
            <w:pStyle w:val="TOC3"/>
            <w:rPr>
              <w:rFonts w:asciiTheme="majorHAnsi" w:eastAsiaTheme="minorEastAsia" w:hAnsiTheme="majorHAnsi" w:cstheme="majorHAnsi"/>
              <w:noProof/>
              <w:sz w:val="24"/>
              <w:szCs w:val="24"/>
              <w:lang w:val="en-IN" w:eastAsia="en-US"/>
            </w:rPr>
          </w:pPr>
          <w:hyperlink w:anchor="_Toc154149798" w:history="1">
            <w:r w:rsidR="00090CD1" w:rsidRPr="00E1285E">
              <w:rPr>
                <w:rStyle w:val="Hyperlink"/>
                <w:rFonts w:asciiTheme="majorHAnsi" w:hAnsiTheme="majorHAnsi" w:cstheme="majorHAnsi"/>
                <w:noProof/>
              </w:rPr>
              <w:t>2.1.1</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Brief Description</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_Toc154149798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w:t>
            </w:r>
            <w:r w:rsidR="00090CD1" w:rsidRPr="00E1285E">
              <w:rPr>
                <w:rFonts w:asciiTheme="majorHAnsi" w:hAnsiTheme="majorHAnsi" w:cstheme="majorHAnsi"/>
                <w:noProof/>
                <w:webHidden/>
              </w:rPr>
              <w:fldChar w:fldCharType="end"/>
            </w:r>
          </w:hyperlink>
        </w:p>
        <w:p w14:paraId="5E9018E0" w14:textId="2A818B02"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799" w:history="1">
            <w:r w:rsidR="00090CD1" w:rsidRPr="00E1285E">
              <w:rPr>
                <w:rStyle w:val="Hyperlink"/>
                <w:rFonts w:asciiTheme="majorHAnsi" w:hAnsiTheme="majorHAnsi" w:cstheme="majorHAnsi"/>
                <w:noProof/>
              </w:rPr>
              <w:t>2.2</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Admin</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_Toc154149799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w:t>
            </w:r>
            <w:r w:rsidR="00090CD1" w:rsidRPr="00E1285E">
              <w:rPr>
                <w:rFonts w:asciiTheme="majorHAnsi" w:hAnsiTheme="majorHAnsi" w:cstheme="majorHAnsi"/>
                <w:noProof/>
                <w:webHidden/>
              </w:rPr>
              <w:fldChar w:fldCharType="end"/>
            </w:r>
          </w:hyperlink>
        </w:p>
        <w:p w14:paraId="59172F93" w14:textId="4BFA3E82"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0" w:history="1">
            <w:r w:rsidR="00090CD1" w:rsidRPr="00E1285E">
              <w:rPr>
                <w:rStyle w:val="Hyperlink"/>
                <w:rFonts w:asciiTheme="majorHAnsi" w:hAnsiTheme="majorHAnsi" w:cstheme="majorHAnsi"/>
                <w:noProof/>
                <w:highlight w:val="white"/>
              </w:rPr>
              <w:t>2.3</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Web panel for Logistics</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_Toc154149800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16</w:t>
            </w:r>
            <w:r w:rsidR="00090CD1" w:rsidRPr="00E1285E">
              <w:rPr>
                <w:rFonts w:asciiTheme="majorHAnsi" w:hAnsiTheme="majorHAnsi" w:cstheme="majorHAnsi"/>
                <w:noProof/>
                <w:webHidden/>
              </w:rPr>
              <w:fldChar w:fldCharType="end"/>
            </w:r>
          </w:hyperlink>
        </w:p>
        <w:p w14:paraId="69891150" w14:textId="6F50797C"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1" w:history="1">
            <w:r w:rsidR="00090CD1" w:rsidRPr="00E1285E">
              <w:rPr>
                <w:rStyle w:val="Hyperlink"/>
                <w:rFonts w:asciiTheme="majorHAnsi" w:hAnsiTheme="majorHAnsi" w:cstheme="majorHAnsi"/>
                <w:noProof/>
                <w:highlight w:val="white"/>
              </w:rPr>
              <w:t>2.4</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Web panel for Tele Counsellor</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_Toc154149801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19</w:t>
            </w:r>
            <w:r w:rsidR="00090CD1" w:rsidRPr="00E1285E">
              <w:rPr>
                <w:rFonts w:asciiTheme="majorHAnsi" w:hAnsiTheme="majorHAnsi" w:cstheme="majorHAnsi"/>
                <w:noProof/>
                <w:webHidden/>
              </w:rPr>
              <w:fldChar w:fldCharType="end"/>
            </w:r>
          </w:hyperlink>
        </w:p>
        <w:p w14:paraId="4A6A0E04" w14:textId="3569AA4B"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2" w:history="1">
            <w:r w:rsidR="00090CD1" w:rsidRPr="00E1285E">
              <w:rPr>
                <w:rStyle w:val="Hyperlink"/>
                <w:rFonts w:asciiTheme="majorHAnsi" w:hAnsiTheme="majorHAnsi" w:cstheme="majorHAnsi"/>
                <w:noProof/>
                <w:highlight w:val="white"/>
              </w:rPr>
              <w:t>2.5</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Promotional Page Layout</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_Toc154149802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23</w:t>
            </w:r>
            <w:r w:rsidR="00090CD1" w:rsidRPr="00E1285E">
              <w:rPr>
                <w:rFonts w:asciiTheme="majorHAnsi" w:hAnsiTheme="majorHAnsi" w:cstheme="majorHAnsi"/>
                <w:noProof/>
                <w:webHidden/>
              </w:rPr>
              <w:fldChar w:fldCharType="end"/>
            </w:r>
          </w:hyperlink>
        </w:p>
        <w:p w14:paraId="61A89521" w14:textId="6A9B45D6"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3" w:history="1">
            <w:r w:rsidR="00090CD1" w:rsidRPr="00E1285E">
              <w:rPr>
                <w:rStyle w:val="Hyperlink"/>
                <w:rFonts w:asciiTheme="majorHAnsi" w:hAnsiTheme="majorHAnsi" w:cstheme="majorHAnsi"/>
                <w:noProof/>
                <w:highlight w:val="white"/>
              </w:rPr>
              <w:t>2.6</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Mobile Application for Patient</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_Toc154149803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24</w:t>
            </w:r>
            <w:r w:rsidR="00090CD1" w:rsidRPr="00E1285E">
              <w:rPr>
                <w:rFonts w:asciiTheme="majorHAnsi" w:hAnsiTheme="majorHAnsi" w:cstheme="majorHAnsi"/>
                <w:noProof/>
                <w:webHidden/>
              </w:rPr>
              <w:fldChar w:fldCharType="end"/>
            </w:r>
          </w:hyperlink>
        </w:p>
        <w:p w14:paraId="1B6DFF7D" w14:textId="60A012B0"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4" w:history="1">
            <w:r w:rsidR="00090CD1" w:rsidRPr="00E1285E">
              <w:rPr>
                <w:rStyle w:val="Hyperlink"/>
                <w:rFonts w:asciiTheme="majorHAnsi" w:hAnsiTheme="majorHAnsi" w:cstheme="majorHAnsi"/>
                <w:b/>
                <w:noProof/>
                <w:highlight w:val="white"/>
              </w:rPr>
              <w:t>2.6.1</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Login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_Toc154149804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24</w:t>
            </w:r>
            <w:r w:rsidR="00090CD1" w:rsidRPr="00E1285E">
              <w:rPr>
                <w:rFonts w:asciiTheme="majorHAnsi" w:hAnsiTheme="majorHAnsi" w:cstheme="majorHAnsi"/>
                <w:noProof/>
                <w:webHidden/>
              </w:rPr>
              <w:fldChar w:fldCharType="end"/>
            </w:r>
          </w:hyperlink>
        </w:p>
        <w:p w14:paraId="65EF127C" w14:textId="730F9321"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5" w:history="1">
            <w:r w:rsidR="00090CD1" w:rsidRPr="00E1285E">
              <w:rPr>
                <w:rStyle w:val="Hyperlink"/>
                <w:rFonts w:asciiTheme="majorHAnsi" w:hAnsiTheme="majorHAnsi" w:cstheme="majorHAnsi"/>
                <w:b/>
                <w:noProof/>
                <w:highlight w:val="white"/>
              </w:rPr>
              <w:t>2.6.2</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Home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_Toc154149805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25</w:t>
            </w:r>
            <w:r w:rsidR="00090CD1" w:rsidRPr="00E1285E">
              <w:rPr>
                <w:rFonts w:asciiTheme="majorHAnsi" w:hAnsiTheme="majorHAnsi" w:cstheme="majorHAnsi"/>
                <w:noProof/>
                <w:webHidden/>
              </w:rPr>
              <w:fldChar w:fldCharType="end"/>
            </w:r>
          </w:hyperlink>
        </w:p>
        <w:p w14:paraId="1FA5021B" w14:textId="52BBEAA5"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6" w:history="1">
            <w:r w:rsidR="00090CD1" w:rsidRPr="00E1285E">
              <w:rPr>
                <w:rStyle w:val="Hyperlink"/>
                <w:rFonts w:asciiTheme="majorHAnsi" w:hAnsiTheme="majorHAnsi" w:cstheme="majorHAnsi"/>
                <w:b/>
                <w:noProof/>
                <w:highlight w:val="white"/>
              </w:rPr>
              <w:t>2.6.3</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Patient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_Toc154149806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26</w:t>
            </w:r>
            <w:r w:rsidR="00090CD1" w:rsidRPr="00E1285E">
              <w:rPr>
                <w:rFonts w:asciiTheme="majorHAnsi" w:hAnsiTheme="majorHAnsi" w:cstheme="majorHAnsi"/>
                <w:noProof/>
                <w:webHidden/>
              </w:rPr>
              <w:fldChar w:fldCharType="end"/>
            </w:r>
          </w:hyperlink>
        </w:p>
        <w:p w14:paraId="184E7E3B" w14:textId="76E5186F"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7" w:history="1">
            <w:r w:rsidR="00090CD1" w:rsidRPr="00E1285E">
              <w:rPr>
                <w:rStyle w:val="Hyperlink"/>
                <w:rFonts w:asciiTheme="majorHAnsi" w:hAnsiTheme="majorHAnsi" w:cstheme="majorHAnsi"/>
                <w:b/>
                <w:noProof/>
              </w:rPr>
              <w:t>2.6.4</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Case History section</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_Toc154149807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28</w:t>
            </w:r>
            <w:r w:rsidR="00090CD1" w:rsidRPr="00E1285E">
              <w:rPr>
                <w:rFonts w:asciiTheme="majorHAnsi" w:hAnsiTheme="majorHAnsi" w:cstheme="majorHAnsi"/>
                <w:noProof/>
                <w:webHidden/>
              </w:rPr>
              <w:fldChar w:fldCharType="end"/>
            </w:r>
          </w:hyperlink>
        </w:p>
        <w:p w14:paraId="164D6EA9" w14:textId="5B836960"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8" w:history="1">
            <w:r w:rsidR="00090CD1" w:rsidRPr="00E1285E">
              <w:rPr>
                <w:rStyle w:val="Hyperlink"/>
                <w:rFonts w:asciiTheme="majorHAnsi" w:hAnsiTheme="majorHAnsi" w:cstheme="majorHAnsi"/>
                <w:b/>
                <w:noProof/>
                <w:highlight w:val="white"/>
              </w:rPr>
              <w:t>2.6.5</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Book appointment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_Toc154149808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28</w:t>
            </w:r>
            <w:r w:rsidR="00090CD1" w:rsidRPr="00E1285E">
              <w:rPr>
                <w:rFonts w:asciiTheme="majorHAnsi" w:hAnsiTheme="majorHAnsi" w:cstheme="majorHAnsi"/>
                <w:noProof/>
                <w:webHidden/>
              </w:rPr>
              <w:fldChar w:fldCharType="end"/>
            </w:r>
          </w:hyperlink>
        </w:p>
        <w:p w14:paraId="339AF8FA" w14:textId="290E456C"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09" w:history="1">
            <w:r w:rsidR="00090CD1" w:rsidRPr="00E1285E">
              <w:rPr>
                <w:rStyle w:val="Hyperlink"/>
                <w:rFonts w:asciiTheme="majorHAnsi" w:hAnsiTheme="majorHAnsi" w:cstheme="majorHAnsi"/>
                <w:b/>
                <w:noProof/>
                <w:highlight w:val="white"/>
              </w:rPr>
              <w:t>2.6.6</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Make Payment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_Toc154149809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29</w:t>
            </w:r>
            <w:r w:rsidR="00090CD1" w:rsidRPr="00E1285E">
              <w:rPr>
                <w:rFonts w:asciiTheme="majorHAnsi" w:hAnsiTheme="majorHAnsi" w:cstheme="majorHAnsi"/>
                <w:noProof/>
                <w:webHidden/>
              </w:rPr>
              <w:fldChar w:fldCharType="end"/>
            </w:r>
          </w:hyperlink>
        </w:p>
        <w:p w14:paraId="5B4E4F68" w14:textId="508D5825"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10" w:history="1">
            <w:r w:rsidR="00090CD1" w:rsidRPr="00E1285E">
              <w:rPr>
                <w:rStyle w:val="Hyperlink"/>
                <w:rFonts w:asciiTheme="majorHAnsi" w:hAnsiTheme="majorHAnsi" w:cstheme="majorHAnsi"/>
                <w:b/>
                <w:noProof/>
                <w:highlight w:val="white"/>
              </w:rPr>
              <w:t>2.6.7</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Manage Appointments</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_Toc154149810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31</w:t>
            </w:r>
            <w:r w:rsidR="00090CD1" w:rsidRPr="00E1285E">
              <w:rPr>
                <w:rFonts w:asciiTheme="majorHAnsi" w:hAnsiTheme="majorHAnsi" w:cstheme="majorHAnsi"/>
                <w:noProof/>
                <w:webHidden/>
              </w:rPr>
              <w:fldChar w:fldCharType="end"/>
            </w:r>
          </w:hyperlink>
        </w:p>
        <w:p w14:paraId="664938A6" w14:textId="028DB4CB"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11" w:history="1">
            <w:r w:rsidR="00090CD1" w:rsidRPr="00E1285E">
              <w:rPr>
                <w:rStyle w:val="Hyperlink"/>
                <w:rFonts w:asciiTheme="majorHAnsi" w:hAnsiTheme="majorHAnsi" w:cstheme="majorHAnsi"/>
                <w:b/>
                <w:noProof/>
                <w:highlight w:val="white"/>
              </w:rPr>
              <w:t>2.6.8</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Chat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_Toc154149811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32</w:t>
            </w:r>
            <w:r w:rsidR="00090CD1" w:rsidRPr="00E1285E">
              <w:rPr>
                <w:rFonts w:asciiTheme="majorHAnsi" w:hAnsiTheme="majorHAnsi" w:cstheme="majorHAnsi"/>
                <w:noProof/>
                <w:webHidden/>
              </w:rPr>
              <w:fldChar w:fldCharType="end"/>
            </w:r>
          </w:hyperlink>
        </w:p>
        <w:p w14:paraId="220F196A" w14:textId="61877D0F"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12" w:history="1">
            <w:r w:rsidR="00090CD1" w:rsidRPr="00E1285E">
              <w:rPr>
                <w:rStyle w:val="Hyperlink"/>
                <w:rFonts w:asciiTheme="majorHAnsi" w:hAnsiTheme="majorHAnsi" w:cstheme="majorHAnsi"/>
                <w:b/>
                <w:noProof/>
                <w:highlight w:val="white"/>
              </w:rPr>
              <w:t>2.6.9</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Cart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_Toc154149812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33</w:t>
            </w:r>
            <w:r w:rsidR="00090CD1" w:rsidRPr="00E1285E">
              <w:rPr>
                <w:rFonts w:asciiTheme="majorHAnsi" w:hAnsiTheme="majorHAnsi" w:cstheme="majorHAnsi"/>
                <w:noProof/>
                <w:webHidden/>
              </w:rPr>
              <w:fldChar w:fldCharType="end"/>
            </w:r>
          </w:hyperlink>
        </w:p>
        <w:p w14:paraId="384EBA92" w14:textId="19BB2259" w:rsidR="00090CD1" w:rsidRPr="00E1285E" w:rsidRDefault="00E81FB8">
          <w:pPr>
            <w:pStyle w:val="TOC2"/>
            <w:tabs>
              <w:tab w:val="left" w:pos="1200"/>
              <w:tab w:val="right" w:leader="dot" w:pos="9629"/>
            </w:tabs>
            <w:rPr>
              <w:rFonts w:asciiTheme="majorHAnsi" w:eastAsiaTheme="minorEastAsia" w:hAnsiTheme="majorHAnsi" w:cstheme="majorHAnsi"/>
              <w:noProof/>
              <w:sz w:val="24"/>
              <w:szCs w:val="24"/>
              <w:lang w:val="en-IN" w:eastAsia="en-US"/>
            </w:rPr>
          </w:pPr>
          <w:hyperlink w:anchor="_Toc154149813" w:history="1">
            <w:r w:rsidR="00090CD1" w:rsidRPr="00E1285E">
              <w:rPr>
                <w:rStyle w:val="Hyperlink"/>
                <w:rFonts w:asciiTheme="majorHAnsi" w:hAnsiTheme="majorHAnsi" w:cstheme="majorHAnsi"/>
                <w:b/>
                <w:noProof/>
                <w:highlight w:val="white"/>
              </w:rPr>
              <w:t>2.6.10</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Transaction Summary</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_Toc154149813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34</w:t>
            </w:r>
            <w:r w:rsidR="00090CD1" w:rsidRPr="00E1285E">
              <w:rPr>
                <w:rFonts w:asciiTheme="majorHAnsi" w:hAnsiTheme="majorHAnsi" w:cstheme="majorHAnsi"/>
                <w:noProof/>
                <w:webHidden/>
              </w:rPr>
              <w:fldChar w:fldCharType="end"/>
            </w:r>
          </w:hyperlink>
        </w:p>
        <w:p w14:paraId="3F583C52" w14:textId="254F1FAA" w:rsidR="00090CD1" w:rsidRPr="00E1285E" w:rsidRDefault="00E81FB8">
          <w:pPr>
            <w:pStyle w:val="TOC2"/>
            <w:tabs>
              <w:tab w:val="left" w:pos="1200"/>
              <w:tab w:val="right" w:leader="dot" w:pos="9629"/>
            </w:tabs>
            <w:rPr>
              <w:rFonts w:asciiTheme="majorHAnsi" w:eastAsiaTheme="minorEastAsia" w:hAnsiTheme="majorHAnsi" w:cstheme="majorHAnsi"/>
              <w:noProof/>
              <w:sz w:val="24"/>
              <w:szCs w:val="24"/>
              <w:lang w:val="en-IN" w:eastAsia="en-US"/>
            </w:rPr>
          </w:pPr>
          <w:hyperlink w:anchor="_Toc154149814" w:history="1">
            <w:r w:rsidR="00090CD1" w:rsidRPr="00E1285E">
              <w:rPr>
                <w:rStyle w:val="Hyperlink"/>
                <w:rFonts w:asciiTheme="majorHAnsi" w:hAnsiTheme="majorHAnsi" w:cstheme="majorHAnsi"/>
                <w:b/>
                <w:noProof/>
                <w:highlight w:val="white"/>
              </w:rPr>
              <w:t>2.6.11</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Notifications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_Toc154149814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35</w:t>
            </w:r>
            <w:r w:rsidR="00090CD1" w:rsidRPr="00E1285E">
              <w:rPr>
                <w:rFonts w:asciiTheme="majorHAnsi" w:hAnsiTheme="majorHAnsi" w:cstheme="majorHAnsi"/>
                <w:noProof/>
                <w:webHidden/>
              </w:rPr>
              <w:fldChar w:fldCharType="end"/>
            </w:r>
          </w:hyperlink>
        </w:p>
        <w:p w14:paraId="370EE1FE" w14:textId="20E65186" w:rsidR="00090CD1" w:rsidRPr="00E1285E" w:rsidRDefault="00E81FB8">
          <w:pPr>
            <w:pStyle w:val="TOC2"/>
            <w:tabs>
              <w:tab w:val="left" w:pos="1200"/>
              <w:tab w:val="right" w:leader="dot" w:pos="9629"/>
            </w:tabs>
            <w:rPr>
              <w:rFonts w:asciiTheme="majorHAnsi" w:eastAsiaTheme="minorEastAsia" w:hAnsiTheme="majorHAnsi" w:cstheme="majorHAnsi"/>
              <w:noProof/>
              <w:sz w:val="24"/>
              <w:szCs w:val="24"/>
              <w:lang w:val="en-IN" w:eastAsia="en-US"/>
            </w:rPr>
          </w:pPr>
          <w:hyperlink w:anchor="_Toc154149815" w:history="1">
            <w:r w:rsidR="00090CD1" w:rsidRPr="00E1285E">
              <w:rPr>
                <w:rStyle w:val="Hyperlink"/>
                <w:rFonts w:asciiTheme="majorHAnsi" w:hAnsiTheme="majorHAnsi" w:cstheme="majorHAnsi"/>
                <w:b/>
                <w:noProof/>
                <w:highlight w:val="white"/>
              </w:rPr>
              <w:t>2.6.12</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My Account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_Toc154149815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35</w:t>
            </w:r>
            <w:r w:rsidR="00090CD1" w:rsidRPr="00E1285E">
              <w:rPr>
                <w:rFonts w:asciiTheme="majorHAnsi" w:hAnsiTheme="majorHAnsi" w:cstheme="majorHAnsi"/>
                <w:noProof/>
                <w:webHidden/>
              </w:rPr>
              <w:fldChar w:fldCharType="end"/>
            </w:r>
          </w:hyperlink>
        </w:p>
        <w:p w14:paraId="51009CB2" w14:textId="55C557EE" w:rsidR="00090CD1" w:rsidRPr="00E1285E" w:rsidRDefault="00E81FB8">
          <w:pPr>
            <w:pStyle w:val="TOC2"/>
            <w:tabs>
              <w:tab w:val="left" w:pos="1200"/>
              <w:tab w:val="right" w:leader="dot" w:pos="9629"/>
            </w:tabs>
            <w:rPr>
              <w:rFonts w:asciiTheme="majorHAnsi" w:eastAsiaTheme="minorEastAsia" w:hAnsiTheme="majorHAnsi" w:cstheme="majorHAnsi"/>
              <w:noProof/>
              <w:sz w:val="24"/>
              <w:szCs w:val="24"/>
              <w:lang w:val="en-IN" w:eastAsia="en-US"/>
            </w:rPr>
          </w:pPr>
          <w:hyperlink w:anchor="_Toc154149816" w:history="1">
            <w:r w:rsidR="00090CD1" w:rsidRPr="00E1285E">
              <w:rPr>
                <w:rStyle w:val="Hyperlink"/>
                <w:rFonts w:asciiTheme="majorHAnsi" w:hAnsiTheme="majorHAnsi" w:cstheme="majorHAnsi"/>
                <w:b/>
                <w:noProof/>
                <w:highlight w:val="white"/>
              </w:rPr>
              <w:t>2.6.13</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Address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_Toc154149816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37</w:t>
            </w:r>
            <w:r w:rsidR="00090CD1" w:rsidRPr="00E1285E">
              <w:rPr>
                <w:rFonts w:asciiTheme="majorHAnsi" w:hAnsiTheme="majorHAnsi" w:cstheme="majorHAnsi"/>
                <w:noProof/>
                <w:webHidden/>
              </w:rPr>
              <w:fldChar w:fldCharType="end"/>
            </w:r>
          </w:hyperlink>
        </w:p>
        <w:p w14:paraId="1F884730" w14:textId="6DD92D61" w:rsidR="00090CD1" w:rsidRPr="00E1285E" w:rsidRDefault="00E81FB8">
          <w:pPr>
            <w:pStyle w:val="TOC2"/>
            <w:tabs>
              <w:tab w:val="left" w:pos="1200"/>
              <w:tab w:val="right" w:leader="dot" w:pos="9629"/>
            </w:tabs>
            <w:rPr>
              <w:rFonts w:asciiTheme="majorHAnsi" w:eastAsiaTheme="minorEastAsia" w:hAnsiTheme="majorHAnsi" w:cstheme="majorHAnsi"/>
              <w:noProof/>
              <w:sz w:val="24"/>
              <w:szCs w:val="24"/>
              <w:lang w:val="en-IN" w:eastAsia="en-US"/>
            </w:rPr>
          </w:pPr>
          <w:hyperlink w:anchor="_Toc154149817" w:history="1">
            <w:r w:rsidR="00090CD1" w:rsidRPr="00E1285E">
              <w:rPr>
                <w:rStyle w:val="Hyperlink"/>
                <w:rFonts w:asciiTheme="majorHAnsi" w:hAnsiTheme="majorHAnsi" w:cstheme="majorHAnsi"/>
                <w:b/>
                <w:noProof/>
                <w:highlight w:val="white"/>
              </w:rPr>
              <w:t>2.6.14</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Card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_Toc154149817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37</w:t>
            </w:r>
            <w:r w:rsidR="00090CD1" w:rsidRPr="00E1285E">
              <w:rPr>
                <w:rFonts w:asciiTheme="majorHAnsi" w:hAnsiTheme="majorHAnsi" w:cstheme="majorHAnsi"/>
                <w:noProof/>
                <w:webHidden/>
              </w:rPr>
              <w:fldChar w:fldCharType="end"/>
            </w:r>
          </w:hyperlink>
        </w:p>
        <w:p w14:paraId="4A1FACD7" w14:textId="767E7618" w:rsidR="00090CD1" w:rsidRPr="00E1285E" w:rsidRDefault="00E81FB8">
          <w:pPr>
            <w:pStyle w:val="TOC2"/>
            <w:tabs>
              <w:tab w:val="left" w:pos="1200"/>
              <w:tab w:val="right" w:leader="dot" w:pos="9629"/>
            </w:tabs>
            <w:rPr>
              <w:rFonts w:asciiTheme="majorHAnsi" w:eastAsiaTheme="minorEastAsia" w:hAnsiTheme="majorHAnsi" w:cstheme="majorHAnsi"/>
              <w:noProof/>
              <w:sz w:val="24"/>
              <w:szCs w:val="24"/>
              <w:lang w:val="en-IN" w:eastAsia="en-US"/>
            </w:rPr>
          </w:pPr>
          <w:hyperlink w:anchor="_Toc154149818" w:history="1">
            <w:r w:rsidR="00090CD1" w:rsidRPr="00E1285E">
              <w:rPr>
                <w:rStyle w:val="Hyperlink"/>
                <w:rFonts w:asciiTheme="majorHAnsi" w:hAnsiTheme="majorHAnsi" w:cstheme="majorHAnsi"/>
                <w:b/>
                <w:noProof/>
                <w:highlight w:val="white"/>
              </w:rPr>
              <w:t>2.6.15</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Logout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_Toc154149818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38</w:t>
            </w:r>
            <w:r w:rsidR="00090CD1" w:rsidRPr="00E1285E">
              <w:rPr>
                <w:rFonts w:asciiTheme="majorHAnsi" w:hAnsiTheme="majorHAnsi" w:cstheme="majorHAnsi"/>
                <w:noProof/>
                <w:webHidden/>
              </w:rPr>
              <w:fldChar w:fldCharType="end"/>
            </w:r>
          </w:hyperlink>
        </w:p>
        <w:p w14:paraId="3C369AFC" w14:textId="74DB17B2"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19" w:history="1">
            <w:r w:rsidR="00090CD1" w:rsidRPr="00E1285E">
              <w:rPr>
                <w:rStyle w:val="Hyperlink"/>
                <w:rFonts w:asciiTheme="majorHAnsi" w:hAnsiTheme="majorHAnsi" w:cstheme="majorHAnsi"/>
                <w:noProof/>
                <w:highlight w:val="white"/>
              </w:rPr>
              <w:t>2.7</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Mobile Application for Doctor</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_Toc154149819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39</w:t>
            </w:r>
            <w:r w:rsidR="00090CD1" w:rsidRPr="00E1285E">
              <w:rPr>
                <w:rFonts w:asciiTheme="majorHAnsi" w:hAnsiTheme="majorHAnsi" w:cstheme="majorHAnsi"/>
                <w:noProof/>
                <w:webHidden/>
              </w:rPr>
              <w:fldChar w:fldCharType="end"/>
            </w:r>
          </w:hyperlink>
        </w:p>
        <w:p w14:paraId="15E47816" w14:textId="503D3D8C"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0" w:history="1">
            <w:r w:rsidR="00090CD1" w:rsidRPr="00E1285E">
              <w:rPr>
                <w:rStyle w:val="Hyperlink"/>
                <w:rFonts w:asciiTheme="majorHAnsi" w:hAnsiTheme="majorHAnsi" w:cstheme="majorHAnsi"/>
                <w:b/>
                <w:noProof/>
                <w:highlight w:val="white"/>
              </w:rPr>
              <w:t>2.7.1</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Login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_Toc154149820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39</w:t>
            </w:r>
            <w:r w:rsidR="00090CD1" w:rsidRPr="00E1285E">
              <w:rPr>
                <w:rFonts w:asciiTheme="majorHAnsi" w:hAnsiTheme="majorHAnsi" w:cstheme="majorHAnsi"/>
                <w:noProof/>
                <w:webHidden/>
              </w:rPr>
              <w:fldChar w:fldCharType="end"/>
            </w:r>
          </w:hyperlink>
        </w:p>
        <w:p w14:paraId="78DFA2DB" w14:textId="1760D589"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1" w:history="1">
            <w:r w:rsidR="00090CD1" w:rsidRPr="00E1285E">
              <w:rPr>
                <w:rStyle w:val="Hyperlink"/>
                <w:rFonts w:asciiTheme="majorHAnsi" w:hAnsiTheme="majorHAnsi" w:cstheme="majorHAnsi"/>
                <w:b/>
                <w:noProof/>
                <w:highlight w:val="white"/>
              </w:rPr>
              <w:t>2.7.2</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Home Module (Access Open Appointments)</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_Toc154149821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39</w:t>
            </w:r>
            <w:r w:rsidR="00090CD1" w:rsidRPr="00E1285E">
              <w:rPr>
                <w:rFonts w:asciiTheme="majorHAnsi" w:hAnsiTheme="majorHAnsi" w:cstheme="majorHAnsi"/>
                <w:noProof/>
                <w:webHidden/>
              </w:rPr>
              <w:fldChar w:fldCharType="end"/>
            </w:r>
          </w:hyperlink>
        </w:p>
        <w:p w14:paraId="3677949C" w14:textId="3EBD8598"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2" w:history="1">
            <w:r w:rsidR="00090CD1" w:rsidRPr="00E1285E">
              <w:rPr>
                <w:rStyle w:val="Hyperlink"/>
                <w:rFonts w:asciiTheme="majorHAnsi" w:hAnsiTheme="majorHAnsi" w:cstheme="majorHAnsi"/>
                <w:b/>
                <w:noProof/>
              </w:rPr>
              <w:t>2.7.3</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Chat Listing section</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_Toc154149822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41</w:t>
            </w:r>
            <w:r w:rsidR="00090CD1" w:rsidRPr="00E1285E">
              <w:rPr>
                <w:rFonts w:asciiTheme="majorHAnsi" w:hAnsiTheme="majorHAnsi" w:cstheme="majorHAnsi"/>
                <w:noProof/>
                <w:webHidden/>
              </w:rPr>
              <w:fldChar w:fldCharType="end"/>
            </w:r>
          </w:hyperlink>
        </w:p>
        <w:p w14:paraId="248CF1A0" w14:textId="35D0937E"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3" w:history="1">
            <w:r w:rsidR="00090CD1" w:rsidRPr="00E1285E">
              <w:rPr>
                <w:rStyle w:val="Hyperlink"/>
                <w:rFonts w:asciiTheme="majorHAnsi" w:hAnsiTheme="majorHAnsi" w:cstheme="majorHAnsi"/>
                <w:b/>
                <w:noProof/>
                <w:highlight w:val="white"/>
              </w:rPr>
              <w:t>2.7.4</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Notifications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_Toc154149823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42</w:t>
            </w:r>
            <w:r w:rsidR="00090CD1" w:rsidRPr="00E1285E">
              <w:rPr>
                <w:rFonts w:asciiTheme="majorHAnsi" w:hAnsiTheme="majorHAnsi" w:cstheme="majorHAnsi"/>
                <w:noProof/>
                <w:webHidden/>
              </w:rPr>
              <w:fldChar w:fldCharType="end"/>
            </w:r>
          </w:hyperlink>
        </w:p>
        <w:p w14:paraId="4E1E4F81" w14:textId="0A882155"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4" w:history="1">
            <w:r w:rsidR="00090CD1" w:rsidRPr="00E1285E">
              <w:rPr>
                <w:rStyle w:val="Hyperlink"/>
                <w:rFonts w:asciiTheme="majorHAnsi" w:hAnsiTheme="majorHAnsi" w:cstheme="majorHAnsi"/>
                <w:b/>
                <w:noProof/>
                <w:highlight w:val="white"/>
              </w:rPr>
              <w:t>2.7.5</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My Account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_Toc154149824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42</w:t>
            </w:r>
            <w:r w:rsidR="00090CD1" w:rsidRPr="00E1285E">
              <w:rPr>
                <w:rFonts w:asciiTheme="majorHAnsi" w:hAnsiTheme="majorHAnsi" w:cstheme="majorHAnsi"/>
                <w:noProof/>
                <w:webHidden/>
              </w:rPr>
              <w:fldChar w:fldCharType="end"/>
            </w:r>
          </w:hyperlink>
        </w:p>
        <w:p w14:paraId="7BDCF388" w14:textId="1806228B"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5" w:history="1">
            <w:r w:rsidR="00090CD1" w:rsidRPr="00E1285E">
              <w:rPr>
                <w:rStyle w:val="Hyperlink"/>
                <w:rFonts w:asciiTheme="majorHAnsi" w:hAnsiTheme="majorHAnsi" w:cstheme="majorHAnsi"/>
                <w:b/>
                <w:noProof/>
                <w:highlight w:val="white"/>
              </w:rPr>
              <w:t>2.7.6</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Manage Availability Calendar</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_Toc154149825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43</w:t>
            </w:r>
            <w:r w:rsidR="00090CD1" w:rsidRPr="00E1285E">
              <w:rPr>
                <w:rFonts w:asciiTheme="majorHAnsi" w:hAnsiTheme="majorHAnsi" w:cstheme="majorHAnsi"/>
                <w:noProof/>
                <w:webHidden/>
              </w:rPr>
              <w:fldChar w:fldCharType="end"/>
            </w:r>
          </w:hyperlink>
        </w:p>
        <w:p w14:paraId="6677A948" w14:textId="0644A9B6"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6" w:history="1">
            <w:r w:rsidR="00090CD1" w:rsidRPr="00E1285E">
              <w:rPr>
                <w:rStyle w:val="Hyperlink"/>
                <w:rFonts w:asciiTheme="majorHAnsi" w:hAnsiTheme="majorHAnsi" w:cstheme="majorHAnsi"/>
                <w:b/>
                <w:noProof/>
                <w:highlight w:val="white"/>
              </w:rPr>
              <w:t>2.7.7</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highlight w:val="white"/>
              </w:rPr>
              <w:t>Logout Module</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_Toc154149826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44</w:t>
            </w:r>
            <w:r w:rsidR="00090CD1" w:rsidRPr="00E1285E">
              <w:rPr>
                <w:rFonts w:asciiTheme="majorHAnsi" w:hAnsiTheme="majorHAnsi" w:cstheme="majorHAnsi"/>
                <w:noProof/>
                <w:webHidden/>
              </w:rPr>
              <w:fldChar w:fldCharType="end"/>
            </w:r>
          </w:hyperlink>
        </w:p>
        <w:p w14:paraId="17A6192F" w14:textId="0A8B6404" w:rsidR="00090CD1" w:rsidRPr="00E1285E" w:rsidRDefault="00E81FB8">
          <w:pPr>
            <w:pStyle w:val="TOC2"/>
            <w:tabs>
              <w:tab w:val="left" w:pos="960"/>
              <w:tab w:val="right" w:leader="dot" w:pos="9629"/>
            </w:tabs>
            <w:rPr>
              <w:rFonts w:asciiTheme="majorHAnsi" w:eastAsiaTheme="minorEastAsia" w:hAnsiTheme="majorHAnsi" w:cstheme="majorHAnsi"/>
              <w:noProof/>
              <w:sz w:val="24"/>
              <w:szCs w:val="24"/>
              <w:lang w:val="en-IN" w:eastAsia="en-US"/>
            </w:rPr>
          </w:pPr>
          <w:hyperlink w:anchor="_Toc154149827" w:history="1">
            <w:r w:rsidR="00090CD1" w:rsidRPr="00E1285E">
              <w:rPr>
                <w:rStyle w:val="Hyperlink"/>
                <w:rFonts w:asciiTheme="majorHAnsi" w:hAnsiTheme="majorHAnsi" w:cstheme="majorHAnsi"/>
                <w:noProof/>
              </w:rPr>
              <w:t>2.8</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Non-Functional Requirements</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_Toc154149827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44</w:t>
            </w:r>
            <w:r w:rsidR="00090CD1" w:rsidRPr="00E1285E">
              <w:rPr>
                <w:rFonts w:asciiTheme="majorHAnsi" w:hAnsiTheme="majorHAnsi" w:cstheme="majorHAnsi"/>
                <w:noProof/>
                <w:webHidden/>
              </w:rPr>
              <w:fldChar w:fldCharType="end"/>
            </w:r>
          </w:hyperlink>
        </w:p>
        <w:p w14:paraId="5A20D45F" w14:textId="4B87D4B7" w:rsidR="00090CD1" w:rsidRPr="00E1285E" w:rsidRDefault="00E81FB8">
          <w:pPr>
            <w:pStyle w:val="TOC1"/>
            <w:rPr>
              <w:rFonts w:asciiTheme="majorHAnsi" w:eastAsiaTheme="minorEastAsia" w:hAnsiTheme="majorHAnsi" w:cstheme="majorHAnsi"/>
              <w:noProof/>
              <w:sz w:val="24"/>
              <w:szCs w:val="24"/>
              <w:lang w:val="en-IN" w:eastAsia="en-US"/>
            </w:rPr>
          </w:pPr>
          <w:hyperlink w:anchor="_Toc154149828" w:history="1">
            <w:r w:rsidR="00090CD1" w:rsidRPr="00E1285E">
              <w:rPr>
                <w:rStyle w:val="Hyperlink"/>
                <w:rFonts w:asciiTheme="majorHAnsi" w:hAnsiTheme="majorHAnsi" w:cstheme="majorHAnsi"/>
                <w:noProof/>
              </w:rPr>
              <w:t>3</w:t>
            </w:r>
            <w:r w:rsidR="00090CD1" w:rsidRPr="00E1285E">
              <w:rPr>
                <w:rFonts w:asciiTheme="majorHAnsi" w:eastAsiaTheme="minorEastAsia" w:hAnsiTheme="majorHAnsi" w:cstheme="majorHAnsi"/>
                <w:noProof/>
                <w:sz w:val="24"/>
                <w:szCs w:val="24"/>
                <w:lang w:val="en-IN" w:eastAsia="en-US"/>
              </w:rPr>
              <w:tab/>
            </w:r>
            <w:r w:rsidR="00090CD1" w:rsidRPr="00E1285E">
              <w:rPr>
                <w:rStyle w:val="Hyperlink"/>
                <w:rFonts w:asciiTheme="majorHAnsi" w:hAnsiTheme="majorHAnsi" w:cstheme="majorHAnsi"/>
                <w:noProof/>
              </w:rPr>
              <w:t>Assumptions/Suggestions:</w:t>
            </w:r>
            <w:r w:rsidR="00090CD1" w:rsidRPr="00E1285E">
              <w:rPr>
                <w:rFonts w:asciiTheme="majorHAnsi" w:hAnsiTheme="majorHAnsi" w:cstheme="majorHAnsi"/>
                <w:noProof/>
                <w:webHidden/>
              </w:rPr>
              <w:tab/>
            </w:r>
            <w:r w:rsidR="00090CD1" w:rsidRPr="00E1285E">
              <w:rPr>
                <w:rFonts w:asciiTheme="majorHAnsi" w:hAnsiTheme="majorHAnsi" w:cstheme="majorHAnsi"/>
                <w:noProof/>
                <w:webHidden/>
              </w:rPr>
              <w:fldChar w:fldCharType="begin"/>
            </w:r>
            <w:r w:rsidR="00090CD1" w:rsidRPr="00E1285E">
              <w:rPr>
                <w:rFonts w:asciiTheme="majorHAnsi" w:hAnsiTheme="majorHAnsi" w:cstheme="majorHAnsi"/>
                <w:noProof/>
                <w:webHidden/>
              </w:rPr>
              <w:instrText xml:space="preserve"> PAGEREF _Toc154149828 \h </w:instrText>
            </w:r>
            <w:r w:rsidR="00090CD1" w:rsidRPr="00E1285E">
              <w:rPr>
                <w:rFonts w:asciiTheme="majorHAnsi" w:hAnsiTheme="majorHAnsi" w:cstheme="majorHAnsi"/>
                <w:noProof/>
                <w:webHidden/>
              </w:rPr>
            </w:r>
            <w:r w:rsidR="00090CD1" w:rsidRPr="00E1285E">
              <w:rPr>
                <w:rFonts w:asciiTheme="majorHAnsi" w:hAnsiTheme="majorHAnsi" w:cstheme="majorHAnsi"/>
                <w:noProof/>
                <w:webHidden/>
              </w:rPr>
              <w:fldChar w:fldCharType="separate"/>
            </w:r>
            <w:r w:rsidR="00090CD1" w:rsidRPr="00E1285E">
              <w:rPr>
                <w:rFonts w:asciiTheme="majorHAnsi" w:hAnsiTheme="majorHAnsi" w:cstheme="majorHAnsi"/>
                <w:noProof/>
                <w:webHidden/>
              </w:rPr>
              <w:t>45</w:t>
            </w:r>
            <w:r w:rsidR="00090CD1" w:rsidRPr="00E1285E">
              <w:rPr>
                <w:rFonts w:asciiTheme="majorHAnsi" w:hAnsiTheme="majorHAnsi" w:cstheme="majorHAnsi"/>
                <w:noProof/>
                <w:webHidden/>
              </w:rPr>
              <w:fldChar w:fldCharType="end"/>
            </w:r>
          </w:hyperlink>
        </w:p>
        <w:p w14:paraId="29276A30" w14:textId="3BF21015" w:rsidR="001475B6" w:rsidRPr="00E1285E" w:rsidRDefault="00F30EC2" w:rsidP="003201C2">
          <w:pPr>
            <w:tabs>
              <w:tab w:val="right" w:pos="9637"/>
            </w:tabs>
            <w:spacing w:before="200" w:after="80" w:line="276" w:lineRule="auto"/>
            <w:jc w:val="both"/>
            <w:rPr>
              <w:rFonts w:asciiTheme="majorHAnsi" w:hAnsiTheme="majorHAnsi" w:cstheme="majorHAnsi"/>
              <w:b/>
              <w:color w:val="000000"/>
              <w:sz w:val="24"/>
              <w:szCs w:val="24"/>
            </w:rPr>
          </w:pPr>
          <w:r w:rsidRPr="00E1285E">
            <w:rPr>
              <w:rFonts w:asciiTheme="majorHAnsi" w:hAnsiTheme="majorHAnsi" w:cstheme="majorHAnsi"/>
            </w:rPr>
            <w:fldChar w:fldCharType="end"/>
          </w:r>
        </w:p>
      </w:sdtContent>
    </w:sdt>
    <w:p w14:paraId="6821730D" w14:textId="64B90066" w:rsidR="001475B6" w:rsidRPr="00E1285E" w:rsidRDefault="001475B6" w:rsidP="003201C2">
      <w:pPr>
        <w:spacing w:line="276" w:lineRule="auto"/>
        <w:jc w:val="both"/>
        <w:rPr>
          <w:rFonts w:asciiTheme="majorHAnsi" w:hAnsiTheme="majorHAnsi" w:cstheme="majorHAnsi"/>
          <w:sz w:val="24"/>
          <w:szCs w:val="24"/>
        </w:rPr>
      </w:pPr>
    </w:p>
    <w:p w14:paraId="2851388D" w14:textId="5E30F6F8" w:rsidR="00B74701" w:rsidRPr="00E1285E" w:rsidRDefault="00B74701" w:rsidP="003201C2">
      <w:pPr>
        <w:spacing w:line="276" w:lineRule="auto"/>
        <w:jc w:val="both"/>
        <w:rPr>
          <w:rFonts w:asciiTheme="majorHAnsi" w:hAnsiTheme="majorHAnsi" w:cstheme="majorHAnsi"/>
          <w:sz w:val="24"/>
          <w:szCs w:val="24"/>
        </w:rPr>
      </w:pPr>
    </w:p>
    <w:p w14:paraId="177F6D53" w14:textId="77777777" w:rsidR="00B74701" w:rsidRPr="00E1285E" w:rsidRDefault="00B74701" w:rsidP="003201C2">
      <w:pPr>
        <w:spacing w:line="276" w:lineRule="auto"/>
        <w:jc w:val="both"/>
        <w:rPr>
          <w:rFonts w:asciiTheme="majorHAnsi" w:hAnsiTheme="majorHAnsi" w:cstheme="majorHAnsi"/>
          <w:sz w:val="24"/>
          <w:szCs w:val="24"/>
        </w:rPr>
      </w:pPr>
    </w:p>
    <w:p w14:paraId="060E3DF1" w14:textId="77777777" w:rsidR="001475B6" w:rsidRPr="00E1285E" w:rsidRDefault="00F30EC2" w:rsidP="003201C2">
      <w:pPr>
        <w:pStyle w:val="Heading1"/>
        <w:numPr>
          <w:ilvl w:val="0"/>
          <w:numId w:val="6"/>
        </w:numPr>
        <w:spacing w:line="276" w:lineRule="auto"/>
        <w:jc w:val="both"/>
        <w:rPr>
          <w:rFonts w:asciiTheme="majorHAnsi" w:hAnsiTheme="majorHAnsi" w:cstheme="majorHAnsi"/>
        </w:rPr>
      </w:pPr>
      <w:bookmarkStart w:id="9" w:name="_Toc154149793"/>
      <w:r w:rsidRPr="00E1285E">
        <w:rPr>
          <w:rFonts w:asciiTheme="majorHAnsi" w:hAnsiTheme="majorHAnsi" w:cstheme="majorHAnsi"/>
        </w:rPr>
        <w:lastRenderedPageBreak/>
        <w:t>Introduction</w:t>
      </w:r>
      <w:bookmarkEnd w:id="9"/>
    </w:p>
    <w:p w14:paraId="6B6AF9B9" w14:textId="77777777" w:rsidR="001475B6" w:rsidRPr="00E1285E" w:rsidRDefault="00F30EC2" w:rsidP="003201C2">
      <w:pPr>
        <w:pStyle w:val="Heading2"/>
        <w:numPr>
          <w:ilvl w:val="1"/>
          <w:numId w:val="6"/>
        </w:numPr>
        <w:spacing w:line="276" w:lineRule="auto"/>
        <w:jc w:val="both"/>
        <w:rPr>
          <w:rFonts w:asciiTheme="majorHAnsi" w:hAnsiTheme="majorHAnsi" w:cstheme="majorHAnsi"/>
        </w:rPr>
      </w:pPr>
      <w:bookmarkStart w:id="10" w:name="_Toc154149794"/>
      <w:r w:rsidRPr="00E1285E">
        <w:rPr>
          <w:rFonts w:asciiTheme="majorHAnsi" w:hAnsiTheme="majorHAnsi" w:cstheme="majorHAnsi"/>
        </w:rPr>
        <w:t>Purpose</w:t>
      </w:r>
      <w:bookmarkEnd w:id="10"/>
    </w:p>
    <w:p w14:paraId="01FB30BC" w14:textId="1707ED18" w:rsidR="001475B6" w:rsidRPr="00E1285E" w:rsidRDefault="00F30EC2" w:rsidP="003201C2">
      <w:pPr>
        <w:spacing w:line="276" w:lineRule="auto"/>
        <w:jc w:val="both"/>
        <w:rPr>
          <w:rFonts w:asciiTheme="majorHAnsi" w:hAnsiTheme="majorHAnsi" w:cstheme="majorHAnsi"/>
        </w:rPr>
      </w:pPr>
      <w:bookmarkStart w:id="11" w:name="_heading=h.1fob9te" w:colFirst="0" w:colLast="0"/>
      <w:bookmarkEnd w:id="11"/>
      <w:r w:rsidRPr="00E1285E">
        <w:rPr>
          <w:rFonts w:asciiTheme="majorHAnsi" w:hAnsiTheme="majorHAnsi" w:cstheme="majorHAnsi"/>
        </w:rPr>
        <w:t xml:space="preserve">The purpose of the document is to explain the role of members in using </w:t>
      </w:r>
      <w:r w:rsidR="005B29B8" w:rsidRPr="00E1285E">
        <w:rPr>
          <w:rFonts w:asciiTheme="majorHAnsi" w:hAnsiTheme="majorHAnsi" w:cstheme="majorHAnsi"/>
        </w:rPr>
        <w:t xml:space="preserve">mobile </w:t>
      </w:r>
      <w:r w:rsidRPr="00E1285E">
        <w:rPr>
          <w:rFonts w:asciiTheme="majorHAnsi" w:hAnsiTheme="majorHAnsi" w:cstheme="majorHAnsi"/>
        </w:rPr>
        <w:t>application. The document will list all the pages/web pages that will be accessible by the members. The document will also have the things that will be controlled by the administrator.</w:t>
      </w:r>
    </w:p>
    <w:p w14:paraId="1C895FF6" w14:textId="77777777" w:rsidR="001475B6" w:rsidRPr="00E1285E" w:rsidRDefault="001475B6" w:rsidP="003201C2">
      <w:pPr>
        <w:spacing w:line="276" w:lineRule="auto"/>
        <w:jc w:val="both"/>
        <w:rPr>
          <w:rFonts w:asciiTheme="majorHAnsi" w:hAnsiTheme="majorHAnsi" w:cstheme="majorHAnsi"/>
        </w:rPr>
      </w:pPr>
    </w:p>
    <w:p w14:paraId="5D3314AB" w14:textId="77777777" w:rsidR="001475B6" w:rsidRPr="00E1285E" w:rsidRDefault="00F30EC2" w:rsidP="003201C2">
      <w:pPr>
        <w:pStyle w:val="Heading2"/>
        <w:numPr>
          <w:ilvl w:val="1"/>
          <w:numId w:val="6"/>
        </w:numPr>
        <w:spacing w:line="276" w:lineRule="auto"/>
        <w:jc w:val="both"/>
        <w:rPr>
          <w:rFonts w:asciiTheme="majorHAnsi" w:hAnsiTheme="majorHAnsi" w:cstheme="majorHAnsi"/>
        </w:rPr>
      </w:pPr>
      <w:bookmarkStart w:id="12" w:name="_Toc154149795"/>
      <w:r w:rsidRPr="00E1285E">
        <w:rPr>
          <w:rFonts w:asciiTheme="majorHAnsi" w:hAnsiTheme="majorHAnsi" w:cstheme="majorHAnsi"/>
        </w:rPr>
        <w:t>Overview of the document</w:t>
      </w:r>
      <w:bookmarkEnd w:id="12"/>
    </w:p>
    <w:p w14:paraId="0BACCCB9" w14:textId="77777777" w:rsidR="001475B6" w:rsidRPr="00E1285E" w:rsidRDefault="00F30EC2" w:rsidP="003201C2">
      <w:pPr>
        <w:spacing w:line="276" w:lineRule="auto"/>
        <w:jc w:val="both"/>
        <w:rPr>
          <w:rFonts w:asciiTheme="majorHAnsi" w:hAnsiTheme="majorHAnsi" w:cstheme="majorHAnsi"/>
        </w:rPr>
      </w:pPr>
      <w:r w:rsidRPr="00E1285E">
        <w:rPr>
          <w:rFonts w:asciiTheme="majorHAnsi" w:hAnsiTheme="majorHAnsi" w:cstheme="majorHAnsi"/>
        </w:rPr>
        <w:t>Overall description describes the informal requirements and is used to establish a context for the technical requirements specification in the next chapter.</w:t>
      </w:r>
    </w:p>
    <w:p w14:paraId="7F369E8F" w14:textId="77777777" w:rsidR="001475B6" w:rsidRPr="00E1285E" w:rsidRDefault="001475B6" w:rsidP="003201C2">
      <w:pPr>
        <w:spacing w:line="276" w:lineRule="auto"/>
        <w:jc w:val="both"/>
        <w:rPr>
          <w:rFonts w:asciiTheme="majorHAnsi" w:hAnsiTheme="majorHAnsi" w:cstheme="majorHAnsi"/>
        </w:rPr>
      </w:pPr>
    </w:p>
    <w:p w14:paraId="6D6DCD7B" w14:textId="77777777" w:rsidR="001475B6" w:rsidRPr="00E1285E" w:rsidRDefault="00F30EC2" w:rsidP="003201C2">
      <w:pPr>
        <w:spacing w:line="276" w:lineRule="auto"/>
        <w:jc w:val="both"/>
        <w:rPr>
          <w:rFonts w:asciiTheme="majorHAnsi" w:hAnsiTheme="majorHAnsi" w:cstheme="majorHAnsi"/>
        </w:rPr>
      </w:pPr>
      <w:r w:rsidRPr="00E1285E">
        <w:rPr>
          <w:rFonts w:asciiTheme="majorHAnsi" w:hAnsiTheme="majorHAnsi" w:cstheme="majorHAnsi"/>
        </w:rPr>
        <w:t xml:space="preserve">The Requirements Specification section of this document is written primarily for the developers and describes in technical terms the details of the functionality of the product. </w:t>
      </w:r>
    </w:p>
    <w:p w14:paraId="2870D980" w14:textId="77777777" w:rsidR="001475B6" w:rsidRPr="00E1285E" w:rsidRDefault="001475B6" w:rsidP="003201C2">
      <w:pPr>
        <w:spacing w:line="276" w:lineRule="auto"/>
        <w:jc w:val="both"/>
        <w:rPr>
          <w:rFonts w:asciiTheme="majorHAnsi" w:hAnsiTheme="majorHAnsi" w:cstheme="majorHAnsi"/>
          <w:sz w:val="24"/>
          <w:szCs w:val="24"/>
        </w:rPr>
      </w:pPr>
    </w:p>
    <w:p w14:paraId="0C54DA0C" w14:textId="77777777" w:rsidR="001475B6" w:rsidRPr="00E1285E" w:rsidRDefault="00F30EC2" w:rsidP="003201C2">
      <w:pPr>
        <w:pStyle w:val="Heading1"/>
        <w:numPr>
          <w:ilvl w:val="0"/>
          <w:numId w:val="6"/>
        </w:numPr>
        <w:spacing w:line="276" w:lineRule="auto"/>
        <w:jc w:val="both"/>
        <w:rPr>
          <w:rFonts w:asciiTheme="majorHAnsi" w:hAnsiTheme="majorHAnsi" w:cstheme="majorHAnsi"/>
          <w:sz w:val="24"/>
          <w:szCs w:val="24"/>
        </w:rPr>
      </w:pPr>
      <w:bookmarkStart w:id="13" w:name="_Toc154149796"/>
      <w:r w:rsidRPr="00E1285E">
        <w:rPr>
          <w:rFonts w:asciiTheme="majorHAnsi" w:hAnsiTheme="majorHAnsi" w:cstheme="majorHAnsi"/>
        </w:rPr>
        <w:t>Overall Description</w:t>
      </w:r>
      <w:bookmarkEnd w:id="13"/>
    </w:p>
    <w:p w14:paraId="2E3DA9F8" w14:textId="77777777" w:rsidR="001475B6" w:rsidRPr="00E1285E" w:rsidRDefault="00F30EC2" w:rsidP="003201C2">
      <w:pPr>
        <w:pStyle w:val="Heading2"/>
        <w:numPr>
          <w:ilvl w:val="1"/>
          <w:numId w:val="6"/>
        </w:numPr>
        <w:spacing w:line="276" w:lineRule="auto"/>
        <w:jc w:val="both"/>
        <w:rPr>
          <w:rFonts w:asciiTheme="majorHAnsi" w:hAnsiTheme="majorHAnsi" w:cstheme="majorHAnsi"/>
        </w:rPr>
      </w:pPr>
      <w:bookmarkStart w:id="14" w:name="_Toc154149797"/>
      <w:r w:rsidRPr="00E1285E">
        <w:rPr>
          <w:rFonts w:asciiTheme="majorHAnsi" w:hAnsiTheme="majorHAnsi" w:cstheme="majorHAnsi"/>
        </w:rPr>
        <w:t>Functional Requirement specification</w:t>
      </w:r>
      <w:bookmarkEnd w:id="14"/>
    </w:p>
    <w:p w14:paraId="0EAE5DFF" w14:textId="77777777" w:rsidR="001475B6" w:rsidRPr="00E1285E" w:rsidRDefault="00F30EC2" w:rsidP="003201C2">
      <w:pPr>
        <w:pStyle w:val="Heading3"/>
        <w:numPr>
          <w:ilvl w:val="2"/>
          <w:numId w:val="6"/>
        </w:numPr>
        <w:spacing w:line="276" w:lineRule="auto"/>
        <w:jc w:val="both"/>
        <w:rPr>
          <w:rFonts w:asciiTheme="majorHAnsi" w:hAnsiTheme="majorHAnsi" w:cstheme="majorHAnsi"/>
        </w:rPr>
      </w:pPr>
      <w:bookmarkStart w:id="15" w:name="_Toc154149798"/>
      <w:r w:rsidRPr="00E1285E">
        <w:rPr>
          <w:rFonts w:asciiTheme="majorHAnsi" w:hAnsiTheme="majorHAnsi" w:cstheme="majorHAnsi"/>
        </w:rPr>
        <w:t>Brief Description</w:t>
      </w:r>
      <w:bookmarkEnd w:id="15"/>
    </w:p>
    <w:p w14:paraId="5258BD60" w14:textId="3C27B543" w:rsidR="001475B6" w:rsidRPr="00E1285E" w:rsidRDefault="005330E2" w:rsidP="000423EC">
      <w:pPr>
        <w:widowControl w:val="0"/>
        <w:spacing w:after="240" w:line="276" w:lineRule="auto"/>
        <w:jc w:val="both"/>
        <w:rPr>
          <w:rFonts w:asciiTheme="majorHAnsi" w:hAnsiTheme="majorHAnsi" w:cstheme="majorHAnsi"/>
        </w:rPr>
      </w:pPr>
      <w:bookmarkStart w:id="16" w:name="_heading=h.1t3h5sf" w:colFirst="0" w:colLast="0"/>
      <w:bookmarkEnd w:id="16"/>
      <w:r w:rsidRPr="00E1285E">
        <w:rPr>
          <w:rFonts w:asciiTheme="majorHAnsi" w:hAnsiTheme="majorHAnsi" w:cstheme="majorHAnsi"/>
        </w:rPr>
        <w:t>Wellness Insignia</w:t>
      </w:r>
      <w:r w:rsidR="000D7CD3" w:rsidRPr="00E1285E">
        <w:rPr>
          <w:rFonts w:asciiTheme="majorHAnsi" w:hAnsiTheme="majorHAnsi" w:cstheme="majorHAnsi"/>
        </w:rPr>
        <w:t xml:space="preserve"> Mobile</w:t>
      </w:r>
      <w:r w:rsidR="00F66333" w:rsidRPr="00E1285E">
        <w:rPr>
          <w:rFonts w:asciiTheme="majorHAnsi" w:hAnsiTheme="majorHAnsi" w:cstheme="majorHAnsi"/>
        </w:rPr>
        <w:t xml:space="preserve"> </w:t>
      </w:r>
      <w:r w:rsidR="000423EC" w:rsidRPr="00E1285E">
        <w:rPr>
          <w:rFonts w:asciiTheme="majorHAnsi" w:hAnsiTheme="majorHAnsi" w:cstheme="majorHAnsi"/>
        </w:rPr>
        <w:t>Platform</w:t>
      </w:r>
      <w:r w:rsidR="00F30EC2" w:rsidRPr="00E1285E">
        <w:rPr>
          <w:rFonts w:asciiTheme="majorHAnsi" w:hAnsiTheme="majorHAnsi" w:cstheme="majorHAnsi"/>
        </w:rPr>
        <w:t xml:space="preserve">. The main functionality of the </w:t>
      </w:r>
      <w:r w:rsidR="000423EC" w:rsidRPr="00E1285E">
        <w:rPr>
          <w:rFonts w:asciiTheme="majorHAnsi" w:hAnsiTheme="majorHAnsi" w:cstheme="majorHAnsi"/>
        </w:rPr>
        <w:t xml:space="preserve">platform </w:t>
      </w:r>
      <w:r w:rsidR="00F30EC2" w:rsidRPr="00E1285E">
        <w:rPr>
          <w:rFonts w:asciiTheme="majorHAnsi" w:hAnsiTheme="majorHAnsi" w:cstheme="majorHAnsi"/>
        </w:rPr>
        <w:t xml:space="preserve">is to </w:t>
      </w:r>
      <w:r w:rsidR="009738E6" w:rsidRPr="00E1285E">
        <w:rPr>
          <w:rFonts w:asciiTheme="majorHAnsi" w:hAnsiTheme="majorHAnsi" w:cstheme="majorHAnsi"/>
        </w:rPr>
        <w:t>provide</w:t>
      </w:r>
      <w:r w:rsidR="00F30EC2" w:rsidRPr="00E1285E">
        <w:rPr>
          <w:rFonts w:asciiTheme="majorHAnsi" w:hAnsiTheme="majorHAnsi" w:cstheme="majorHAnsi"/>
        </w:rPr>
        <w:t xml:space="preserve"> online </w:t>
      </w:r>
      <w:r w:rsidR="00825D82" w:rsidRPr="00E1285E">
        <w:rPr>
          <w:rFonts w:asciiTheme="majorHAnsi" w:hAnsiTheme="majorHAnsi" w:cstheme="majorHAnsi"/>
        </w:rPr>
        <w:t xml:space="preserve">Tele Consultation </w:t>
      </w:r>
      <w:r w:rsidR="00154F3B" w:rsidRPr="00E1285E">
        <w:rPr>
          <w:rFonts w:asciiTheme="majorHAnsi" w:hAnsiTheme="majorHAnsi" w:cstheme="majorHAnsi"/>
        </w:rPr>
        <w:t>Platform</w:t>
      </w:r>
      <w:r w:rsidR="00F30EC2" w:rsidRPr="00E1285E">
        <w:rPr>
          <w:rFonts w:asciiTheme="majorHAnsi" w:hAnsiTheme="majorHAnsi" w:cstheme="majorHAnsi"/>
        </w:rPr>
        <w:t>.</w:t>
      </w:r>
      <w:r w:rsidR="00B856A9" w:rsidRPr="00E1285E">
        <w:rPr>
          <w:rFonts w:asciiTheme="majorHAnsi" w:hAnsiTheme="majorHAnsi" w:cstheme="majorHAnsi"/>
        </w:rPr>
        <w:t xml:space="preserve"> </w:t>
      </w:r>
      <w:r w:rsidR="002C1863" w:rsidRPr="00E1285E">
        <w:rPr>
          <w:rFonts w:asciiTheme="majorHAnsi" w:hAnsiTheme="majorHAnsi" w:cstheme="majorHAnsi"/>
        </w:rPr>
        <w:t>Online Application</w:t>
      </w:r>
      <w:r w:rsidR="000423EC" w:rsidRPr="00E1285E">
        <w:rPr>
          <w:rFonts w:asciiTheme="majorHAnsi" w:hAnsiTheme="majorHAnsi" w:cstheme="majorHAnsi"/>
        </w:rPr>
        <w:t>s</w:t>
      </w:r>
      <w:r w:rsidR="002C1863" w:rsidRPr="00E1285E">
        <w:rPr>
          <w:rFonts w:asciiTheme="majorHAnsi" w:hAnsiTheme="majorHAnsi" w:cstheme="majorHAnsi"/>
        </w:rPr>
        <w:t xml:space="preserve"> for iPhone and Android.</w:t>
      </w:r>
    </w:p>
    <w:p w14:paraId="7E2D6AE9" w14:textId="77777777" w:rsidR="00F17312" w:rsidRPr="00E1285E" w:rsidRDefault="00F17312" w:rsidP="00F17312">
      <w:pPr>
        <w:pStyle w:val="CommentText"/>
        <w:rPr>
          <w:rFonts w:asciiTheme="majorHAnsi" w:hAnsiTheme="majorHAnsi" w:cstheme="majorHAnsi"/>
          <w:b/>
          <w:highlight w:val="yellow"/>
        </w:rPr>
      </w:pPr>
      <w:r w:rsidRPr="00E1285E">
        <w:rPr>
          <w:rFonts w:asciiTheme="majorHAnsi" w:hAnsiTheme="majorHAnsi" w:cstheme="majorHAnsi"/>
          <w:b/>
          <w:highlight w:val="yellow"/>
        </w:rPr>
        <w:t>UrNavi tech: Company name is Sugamya Ayurveda Private Limited and Trade name is Sugamya Ayurveda</w:t>
      </w:r>
    </w:p>
    <w:p w14:paraId="5A61AE2B" w14:textId="02BCEC84" w:rsidR="00F17312" w:rsidRPr="00E1285E" w:rsidRDefault="00F17312" w:rsidP="000423EC">
      <w:pPr>
        <w:widowControl w:val="0"/>
        <w:spacing w:after="240" w:line="276" w:lineRule="auto"/>
        <w:jc w:val="both"/>
        <w:rPr>
          <w:rFonts w:asciiTheme="majorHAnsi" w:hAnsiTheme="majorHAnsi" w:cstheme="majorHAnsi"/>
          <w:b/>
        </w:rPr>
      </w:pPr>
      <w:r w:rsidRPr="00E1285E">
        <w:rPr>
          <w:rFonts w:asciiTheme="majorHAnsi" w:hAnsiTheme="majorHAnsi" w:cstheme="majorHAnsi"/>
          <w:b/>
          <w:highlight w:val="yellow"/>
        </w:rPr>
        <w:t>[Inventcolabs]: Noted</w:t>
      </w:r>
    </w:p>
    <w:p w14:paraId="3165FF7E" w14:textId="280DBD23" w:rsidR="001475B6" w:rsidRPr="00E1285E" w:rsidRDefault="00F30EC2" w:rsidP="003201C2">
      <w:pPr>
        <w:spacing w:line="276" w:lineRule="auto"/>
        <w:jc w:val="both"/>
        <w:rPr>
          <w:rFonts w:asciiTheme="majorHAnsi" w:hAnsiTheme="majorHAnsi" w:cstheme="majorHAnsi"/>
        </w:rPr>
      </w:pPr>
      <w:r w:rsidRPr="00E1285E">
        <w:rPr>
          <w:rFonts w:asciiTheme="majorHAnsi" w:hAnsiTheme="majorHAnsi" w:cstheme="majorHAnsi"/>
        </w:rPr>
        <w:t xml:space="preserve">The application will expect </w:t>
      </w:r>
      <w:r w:rsidR="00825D82" w:rsidRPr="00E1285E">
        <w:rPr>
          <w:rFonts w:asciiTheme="majorHAnsi" w:hAnsiTheme="majorHAnsi" w:cstheme="majorHAnsi"/>
        </w:rPr>
        <w:t>Five</w:t>
      </w:r>
      <w:r w:rsidR="00FE6707" w:rsidRPr="00E1285E">
        <w:rPr>
          <w:rFonts w:asciiTheme="majorHAnsi" w:hAnsiTheme="majorHAnsi" w:cstheme="majorHAnsi"/>
        </w:rPr>
        <w:t xml:space="preserve"> </w:t>
      </w:r>
      <w:r w:rsidRPr="00E1285E">
        <w:rPr>
          <w:rFonts w:asciiTheme="majorHAnsi" w:hAnsiTheme="majorHAnsi" w:cstheme="majorHAnsi"/>
        </w:rPr>
        <w:t xml:space="preserve">types of main </w:t>
      </w:r>
      <w:r w:rsidR="008B31AE" w:rsidRPr="00E1285E">
        <w:rPr>
          <w:rFonts w:asciiTheme="majorHAnsi" w:hAnsiTheme="majorHAnsi" w:cstheme="majorHAnsi"/>
        </w:rPr>
        <w:t>users’</w:t>
      </w:r>
      <w:r w:rsidRPr="00E1285E">
        <w:rPr>
          <w:rFonts w:asciiTheme="majorHAnsi" w:hAnsiTheme="majorHAnsi" w:cstheme="majorHAnsi"/>
        </w:rPr>
        <w:t xml:space="preserve"> group as follows:</w:t>
      </w:r>
    </w:p>
    <w:p w14:paraId="310742AA" w14:textId="77777777" w:rsidR="001475B6" w:rsidRPr="00E1285E" w:rsidRDefault="001475B6" w:rsidP="003201C2">
      <w:pPr>
        <w:spacing w:line="276" w:lineRule="auto"/>
        <w:jc w:val="both"/>
        <w:rPr>
          <w:rFonts w:asciiTheme="majorHAnsi" w:hAnsiTheme="majorHAnsi" w:cstheme="majorHAnsi"/>
        </w:rPr>
      </w:pPr>
    </w:p>
    <w:p w14:paraId="00619889" w14:textId="026EFED4" w:rsidR="008A1D94" w:rsidRPr="00E1285E" w:rsidRDefault="00825D82" w:rsidP="003201C2">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Patient</w:t>
      </w:r>
      <w:r w:rsidR="00F30EC2" w:rsidRPr="00E1285E">
        <w:rPr>
          <w:rFonts w:asciiTheme="majorHAnsi" w:hAnsiTheme="majorHAnsi" w:cstheme="majorHAnsi"/>
          <w:color w:val="000000"/>
        </w:rPr>
        <w:t>:</w:t>
      </w:r>
      <w:r w:rsidR="00E12DED" w:rsidRPr="00E1285E">
        <w:rPr>
          <w:rFonts w:asciiTheme="majorHAnsi" w:hAnsiTheme="majorHAnsi" w:cstheme="majorHAnsi"/>
        </w:rPr>
        <w:t xml:space="preserve"> </w:t>
      </w:r>
      <w:r w:rsidR="00550D90" w:rsidRPr="00E1285E">
        <w:rPr>
          <w:rFonts w:asciiTheme="majorHAnsi" w:hAnsiTheme="majorHAnsi" w:cstheme="majorHAnsi"/>
        </w:rPr>
        <w:t xml:space="preserve">People Who are </w:t>
      </w:r>
      <w:r w:rsidR="00757B0C" w:rsidRPr="00E1285E">
        <w:rPr>
          <w:rFonts w:asciiTheme="majorHAnsi" w:hAnsiTheme="majorHAnsi" w:cstheme="majorHAnsi"/>
        </w:rPr>
        <w:t xml:space="preserve">using application online for </w:t>
      </w:r>
      <w:r w:rsidRPr="00E1285E">
        <w:rPr>
          <w:rFonts w:asciiTheme="majorHAnsi" w:hAnsiTheme="majorHAnsi" w:cstheme="majorHAnsi"/>
        </w:rPr>
        <w:t>doctor Tele Consultation</w:t>
      </w:r>
      <w:r w:rsidR="00550D90" w:rsidRPr="00E1285E">
        <w:rPr>
          <w:rFonts w:asciiTheme="majorHAnsi" w:hAnsiTheme="majorHAnsi" w:cstheme="majorHAnsi"/>
        </w:rPr>
        <w:t>. We offer mobile application</w:t>
      </w:r>
      <w:r w:rsidR="00757B0C" w:rsidRPr="00E1285E">
        <w:rPr>
          <w:rFonts w:asciiTheme="majorHAnsi" w:hAnsiTheme="majorHAnsi" w:cstheme="majorHAnsi"/>
        </w:rPr>
        <w:t xml:space="preserve"> </w:t>
      </w:r>
      <w:r w:rsidR="00550D90" w:rsidRPr="00E1285E">
        <w:rPr>
          <w:rFonts w:asciiTheme="majorHAnsi" w:hAnsiTheme="majorHAnsi" w:cstheme="majorHAnsi"/>
        </w:rPr>
        <w:t>for online</w:t>
      </w:r>
      <w:r w:rsidR="005D30F6" w:rsidRPr="00E1285E">
        <w:rPr>
          <w:rFonts w:asciiTheme="majorHAnsi" w:hAnsiTheme="majorHAnsi" w:cstheme="majorHAnsi"/>
        </w:rPr>
        <w:t xml:space="preserve"> </w:t>
      </w:r>
      <w:r w:rsidRPr="00E1285E">
        <w:rPr>
          <w:rFonts w:asciiTheme="majorHAnsi" w:hAnsiTheme="majorHAnsi" w:cstheme="majorHAnsi"/>
        </w:rPr>
        <w:t>Tele Consultation</w:t>
      </w:r>
      <w:r w:rsidR="005D30F6" w:rsidRPr="00E1285E">
        <w:rPr>
          <w:rFonts w:asciiTheme="majorHAnsi" w:hAnsiTheme="majorHAnsi" w:cstheme="majorHAnsi"/>
        </w:rPr>
        <w:t xml:space="preserve"> platform</w:t>
      </w:r>
      <w:r w:rsidR="00550D90" w:rsidRPr="00E1285E">
        <w:rPr>
          <w:rFonts w:asciiTheme="majorHAnsi" w:hAnsiTheme="majorHAnsi" w:cstheme="majorHAnsi"/>
        </w:rPr>
        <w:t>.</w:t>
      </w:r>
    </w:p>
    <w:p w14:paraId="57BA1DA5" w14:textId="16D5D4D7" w:rsidR="00471C12" w:rsidRPr="00E1285E" w:rsidRDefault="00471C12" w:rsidP="00471C12">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Doctor</w:t>
      </w:r>
      <w:r w:rsidRPr="00E1285E">
        <w:rPr>
          <w:rFonts w:asciiTheme="majorHAnsi" w:hAnsiTheme="majorHAnsi" w:cstheme="majorHAnsi"/>
          <w:color w:val="000000"/>
        </w:rPr>
        <w:t>:</w:t>
      </w:r>
      <w:r w:rsidRPr="00E1285E">
        <w:rPr>
          <w:rFonts w:asciiTheme="majorHAnsi" w:hAnsiTheme="majorHAnsi" w:cstheme="majorHAnsi"/>
        </w:rPr>
        <w:t xml:space="preserve"> People Who are using application online for </w:t>
      </w:r>
      <w:r w:rsidR="00D84825" w:rsidRPr="00E1285E">
        <w:rPr>
          <w:rFonts w:asciiTheme="majorHAnsi" w:hAnsiTheme="majorHAnsi" w:cstheme="majorHAnsi"/>
        </w:rPr>
        <w:t>provide</w:t>
      </w:r>
      <w:r w:rsidRPr="00E1285E">
        <w:rPr>
          <w:rFonts w:asciiTheme="majorHAnsi" w:hAnsiTheme="majorHAnsi" w:cstheme="majorHAnsi"/>
        </w:rPr>
        <w:t xml:space="preserve"> Tele Consultation</w:t>
      </w:r>
      <w:r w:rsidR="00712B02" w:rsidRPr="00E1285E">
        <w:rPr>
          <w:rFonts w:asciiTheme="majorHAnsi" w:hAnsiTheme="majorHAnsi" w:cstheme="majorHAnsi"/>
        </w:rPr>
        <w:t xml:space="preserve"> to patient</w:t>
      </w:r>
      <w:r w:rsidRPr="00E1285E">
        <w:rPr>
          <w:rFonts w:asciiTheme="majorHAnsi" w:hAnsiTheme="majorHAnsi" w:cstheme="majorHAnsi"/>
        </w:rPr>
        <w:t>. We offer mobile application</w:t>
      </w:r>
      <w:r w:rsidR="009359DE" w:rsidRPr="00E1285E">
        <w:rPr>
          <w:rFonts w:asciiTheme="majorHAnsi" w:hAnsiTheme="majorHAnsi" w:cstheme="majorHAnsi"/>
        </w:rPr>
        <w:t xml:space="preserve"> &amp; Web panel</w:t>
      </w:r>
      <w:r w:rsidRPr="00E1285E">
        <w:rPr>
          <w:rFonts w:asciiTheme="majorHAnsi" w:hAnsiTheme="majorHAnsi" w:cstheme="majorHAnsi"/>
        </w:rPr>
        <w:t xml:space="preserve"> for online Tele Consultation platform.</w:t>
      </w:r>
    </w:p>
    <w:p w14:paraId="5BBCD966" w14:textId="2FECC840" w:rsidR="0053008F" w:rsidRPr="00E1285E" w:rsidRDefault="00B9768E" w:rsidP="0013264B">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 xml:space="preserve">Tele Caller: </w:t>
      </w:r>
      <w:r w:rsidR="0013264B" w:rsidRPr="00E1285E">
        <w:rPr>
          <w:rFonts w:asciiTheme="majorHAnsi" w:hAnsiTheme="majorHAnsi" w:cstheme="majorHAnsi"/>
          <w:color w:val="000000"/>
        </w:rPr>
        <w:t xml:space="preserve">The </w:t>
      </w:r>
      <w:r w:rsidR="00E71E15" w:rsidRPr="00E1285E">
        <w:rPr>
          <w:rFonts w:asciiTheme="majorHAnsi" w:hAnsiTheme="majorHAnsi" w:cstheme="majorHAnsi"/>
          <w:color w:val="000000"/>
        </w:rPr>
        <w:t>tele caller</w:t>
      </w:r>
      <w:r w:rsidR="0013264B" w:rsidRPr="00E1285E">
        <w:rPr>
          <w:rFonts w:asciiTheme="majorHAnsi" w:hAnsiTheme="majorHAnsi" w:cstheme="majorHAnsi"/>
          <w:color w:val="000000"/>
        </w:rPr>
        <w:t xml:space="preserve"> will manage the applications from a web-based panel, which </w:t>
      </w:r>
      <w:r w:rsidR="0013264B" w:rsidRPr="00E1285E">
        <w:rPr>
          <w:rFonts w:asciiTheme="majorHAnsi" w:hAnsiTheme="majorHAnsi" w:cstheme="majorHAnsi"/>
        </w:rPr>
        <w:t>will be mobile</w:t>
      </w:r>
      <w:r w:rsidR="0013264B" w:rsidRPr="00E1285E">
        <w:rPr>
          <w:rFonts w:asciiTheme="majorHAnsi" w:hAnsiTheme="majorHAnsi" w:cstheme="majorHAnsi"/>
          <w:color w:val="000000"/>
        </w:rPr>
        <w:t xml:space="preserve"> responsive.</w:t>
      </w:r>
      <w:r w:rsidR="009B77C7" w:rsidRPr="00E1285E">
        <w:rPr>
          <w:rFonts w:asciiTheme="majorHAnsi" w:hAnsiTheme="majorHAnsi" w:cstheme="majorHAnsi"/>
          <w:color w:val="000000"/>
        </w:rPr>
        <w:t xml:space="preserve"> Manage </w:t>
      </w:r>
      <w:r w:rsidR="00236544" w:rsidRPr="00E1285E">
        <w:rPr>
          <w:rFonts w:asciiTheme="majorHAnsi" w:hAnsiTheme="majorHAnsi" w:cstheme="majorHAnsi"/>
          <w:color w:val="000000"/>
        </w:rPr>
        <w:t>a</w:t>
      </w:r>
      <w:r w:rsidR="009B77C7" w:rsidRPr="00E1285E">
        <w:rPr>
          <w:rFonts w:asciiTheme="majorHAnsi" w:hAnsiTheme="majorHAnsi" w:cstheme="majorHAnsi"/>
          <w:color w:val="000000"/>
        </w:rPr>
        <w:t>ll appointments.</w:t>
      </w:r>
    </w:p>
    <w:p w14:paraId="58C9F521" w14:textId="2D7DDDF9" w:rsidR="00781EDD" w:rsidRPr="00E1285E" w:rsidRDefault="00781EDD" w:rsidP="0013264B">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Logistics:</w:t>
      </w:r>
      <w:r w:rsidR="0013264B" w:rsidRPr="00E1285E">
        <w:rPr>
          <w:rFonts w:asciiTheme="majorHAnsi" w:hAnsiTheme="majorHAnsi" w:cstheme="majorHAnsi"/>
          <w:b/>
          <w:color w:val="000000"/>
        </w:rPr>
        <w:t xml:space="preserve"> </w:t>
      </w:r>
      <w:r w:rsidR="0013264B" w:rsidRPr="00E1285E">
        <w:rPr>
          <w:rFonts w:asciiTheme="majorHAnsi" w:hAnsiTheme="majorHAnsi" w:cstheme="majorHAnsi"/>
          <w:color w:val="000000"/>
        </w:rPr>
        <w:t xml:space="preserve">The </w:t>
      </w:r>
      <w:r w:rsidR="00236544" w:rsidRPr="00E1285E">
        <w:rPr>
          <w:rFonts w:asciiTheme="majorHAnsi" w:hAnsiTheme="majorHAnsi" w:cstheme="majorHAnsi"/>
          <w:color w:val="000000"/>
        </w:rPr>
        <w:t>Logistic</w:t>
      </w:r>
      <w:r w:rsidR="0013264B" w:rsidRPr="00E1285E">
        <w:rPr>
          <w:rFonts w:asciiTheme="majorHAnsi" w:hAnsiTheme="majorHAnsi" w:cstheme="majorHAnsi"/>
          <w:color w:val="000000"/>
        </w:rPr>
        <w:t xml:space="preserve"> will manage the applications from a web-based administration panel, which </w:t>
      </w:r>
      <w:r w:rsidR="0013264B" w:rsidRPr="00E1285E">
        <w:rPr>
          <w:rFonts w:asciiTheme="majorHAnsi" w:hAnsiTheme="majorHAnsi" w:cstheme="majorHAnsi"/>
        </w:rPr>
        <w:t>will be mobile</w:t>
      </w:r>
      <w:r w:rsidR="0013264B" w:rsidRPr="00E1285E">
        <w:rPr>
          <w:rFonts w:asciiTheme="majorHAnsi" w:hAnsiTheme="majorHAnsi" w:cstheme="majorHAnsi"/>
          <w:color w:val="000000"/>
        </w:rPr>
        <w:t xml:space="preserve"> responsive. </w:t>
      </w:r>
      <w:r w:rsidR="00236544" w:rsidRPr="00E1285E">
        <w:rPr>
          <w:rFonts w:asciiTheme="majorHAnsi" w:hAnsiTheme="majorHAnsi" w:cstheme="majorHAnsi"/>
          <w:color w:val="000000"/>
        </w:rPr>
        <w:t>Manage all orders.</w:t>
      </w:r>
    </w:p>
    <w:p w14:paraId="1672E10A" w14:textId="5F6CA065" w:rsidR="001475B6" w:rsidRPr="00E1285E" w:rsidRDefault="00F30EC2" w:rsidP="003201C2">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 xml:space="preserve">Backend portal </w:t>
      </w:r>
      <w:r w:rsidR="00E12DED" w:rsidRPr="00E1285E">
        <w:rPr>
          <w:rFonts w:asciiTheme="majorHAnsi" w:hAnsiTheme="majorHAnsi" w:cstheme="majorHAnsi"/>
          <w:b/>
          <w:color w:val="000000"/>
        </w:rPr>
        <w:t>A</w:t>
      </w:r>
      <w:r w:rsidRPr="00E1285E">
        <w:rPr>
          <w:rFonts w:asciiTheme="majorHAnsi" w:hAnsiTheme="majorHAnsi" w:cstheme="majorHAnsi"/>
          <w:b/>
          <w:color w:val="000000"/>
        </w:rPr>
        <w:t>dministrator</w:t>
      </w:r>
      <w:r w:rsidRPr="00E1285E">
        <w:rPr>
          <w:rFonts w:asciiTheme="majorHAnsi" w:hAnsiTheme="majorHAnsi" w:cstheme="majorHAnsi"/>
          <w:color w:val="000000"/>
        </w:rPr>
        <w:t xml:space="preserve">: The administrator will manage the applications from a web-based administration panel, which </w:t>
      </w:r>
      <w:r w:rsidRPr="00E1285E">
        <w:rPr>
          <w:rFonts w:asciiTheme="majorHAnsi" w:hAnsiTheme="majorHAnsi" w:cstheme="majorHAnsi"/>
        </w:rPr>
        <w:t>will be mobile</w:t>
      </w:r>
      <w:r w:rsidRPr="00E1285E">
        <w:rPr>
          <w:rFonts w:asciiTheme="majorHAnsi" w:hAnsiTheme="majorHAnsi" w:cstheme="majorHAnsi"/>
          <w:color w:val="000000"/>
        </w:rPr>
        <w:t xml:space="preserve"> responsive. The administrator will have full access to all registered </w:t>
      </w:r>
      <w:r w:rsidR="003A26E2" w:rsidRPr="00E1285E">
        <w:rPr>
          <w:rFonts w:asciiTheme="majorHAnsi" w:hAnsiTheme="majorHAnsi" w:cstheme="majorHAnsi"/>
          <w:color w:val="000000"/>
        </w:rPr>
        <w:t>Customer</w:t>
      </w:r>
      <w:r w:rsidRPr="00E1285E">
        <w:rPr>
          <w:rFonts w:asciiTheme="majorHAnsi" w:hAnsiTheme="majorHAnsi" w:cstheme="majorHAnsi"/>
          <w:color w:val="000000"/>
        </w:rPr>
        <w:t>.</w:t>
      </w:r>
    </w:p>
    <w:p w14:paraId="65522585" w14:textId="77777777" w:rsidR="00F17312" w:rsidRPr="00E1285E" w:rsidRDefault="00F17312" w:rsidP="00F17312">
      <w:pPr>
        <w:pBdr>
          <w:top w:val="nil"/>
          <w:left w:val="nil"/>
          <w:bottom w:val="nil"/>
          <w:right w:val="nil"/>
          <w:between w:val="nil"/>
        </w:pBdr>
        <w:spacing w:line="276" w:lineRule="auto"/>
        <w:ind w:left="720"/>
        <w:jc w:val="both"/>
        <w:rPr>
          <w:rFonts w:asciiTheme="majorHAnsi" w:hAnsiTheme="majorHAnsi" w:cstheme="majorHAnsi"/>
          <w:color w:val="000000"/>
        </w:rPr>
      </w:pPr>
    </w:p>
    <w:p w14:paraId="00544907" w14:textId="0294FCBF" w:rsidR="00E1679F" w:rsidRPr="00E1285E" w:rsidRDefault="00F17312" w:rsidP="003201C2">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lastRenderedPageBreak/>
        <w:t>UrNavi Tech: Roles are fine. Make product list as well, in line with Exhibit A - 8 Pointers. Use same abbreviations as per Work order/Agreement</w:t>
      </w:r>
    </w:p>
    <w:p w14:paraId="28B0D845" w14:textId="53B39BAF" w:rsidR="00F17312" w:rsidRPr="00E1285E" w:rsidRDefault="00F17312" w:rsidP="003201C2">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highlight w:val="yellow"/>
        </w:rPr>
        <w:t>[Inventcolabs]: Noted</w:t>
      </w:r>
    </w:p>
    <w:p w14:paraId="2C686410" w14:textId="77777777" w:rsidR="00F17312" w:rsidRPr="00E1285E" w:rsidRDefault="00F17312" w:rsidP="003201C2">
      <w:pPr>
        <w:pBdr>
          <w:top w:val="nil"/>
          <w:left w:val="nil"/>
          <w:bottom w:val="nil"/>
          <w:right w:val="nil"/>
          <w:between w:val="nil"/>
        </w:pBdr>
        <w:spacing w:line="276" w:lineRule="auto"/>
        <w:jc w:val="both"/>
        <w:rPr>
          <w:rFonts w:asciiTheme="majorHAnsi" w:hAnsiTheme="majorHAnsi" w:cstheme="majorHAnsi"/>
        </w:rPr>
      </w:pPr>
    </w:p>
    <w:p w14:paraId="63BBEA92" w14:textId="77777777" w:rsidR="001475B6" w:rsidRPr="00E1285E" w:rsidRDefault="00F30EC2" w:rsidP="003201C2">
      <w:pPr>
        <w:pStyle w:val="Heading2"/>
        <w:numPr>
          <w:ilvl w:val="1"/>
          <w:numId w:val="6"/>
        </w:numPr>
        <w:spacing w:line="276" w:lineRule="auto"/>
        <w:jc w:val="both"/>
        <w:rPr>
          <w:rFonts w:asciiTheme="majorHAnsi" w:hAnsiTheme="majorHAnsi" w:cstheme="majorHAnsi"/>
        </w:rPr>
      </w:pPr>
      <w:bookmarkStart w:id="17" w:name="_Toc154149799"/>
      <w:commentRangeStart w:id="18"/>
      <w:commentRangeStart w:id="19"/>
      <w:r w:rsidRPr="00E1285E">
        <w:rPr>
          <w:rFonts w:asciiTheme="majorHAnsi" w:hAnsiTheme="majorHAnsi" w:cstheme="majorHAnsi"/>
        </w:rPr>
        <w:t>Admin</w:t>
      </w:r>
      <w:bookmarkEnd w:id="17"/>
      <w:commentRangeEnd w:id="18"/>
      <w:r w:rsidR="006D40F1">
        <w:rPr>
          <w:rStyle w:val="CommentReference"/>
          <w:rFonts w:ascii="Calibri" w:hAnsi="Calibri"/>
          <w:bCs w:val="0"/>
        </w:rPr>
        <w:commentReference w:id="18"/>
      </w:r>
      <w:commentRangeEnd w:id="19"/>
      <w:r w:rsidR="007D2BBA">
        <w:rPr>
          <w:rStyle w:val="CommentReference"/>
          <w:rFonts w:ascii="Calibri" w:hAnsi="Calibri"/>
          <w:bCs w:val="0"/>
        </w:rPr>
        <w:commentReference w:id="19"/>
      </w:r>
    </w:p>
    <w:p w14:paraId="3B22D202" w14:textId="6537CF5A" w:rsidR="001475B6" w:rsidRPr="00E1285E" w:rsidRDefault="00F30EC2" w:rsidP="003201C2">
      <w:pPr>
        <w:spacing w:line="276" w:lineRule="auto"/>
        <w:jc w:val="both"/>
        <w:rPr>
          <w:rFonts w:asciiTheme="majorHAnsi" w:hAnsiTheme="majorHAnsi" w:cstheme="majorHAnsi"/>
        </w:rPr>
      </w:pPr>
      <w:r w:rsidRPr="00E1285E">
        <w:rPr>
          <w:rFonts w:asciiTheme="majorHAnsi" w:hAnsiTheme="majorHAnsi" w:cstheme="majorHAnsi"/>
        </w:rPr>
        <w:t>Admin would have access to all the modules. Following are the tasks/modules, which Admin can perform on the Web Based Admin panel.</w:t>
      </w:r>
    </w:p>
    <w:p w14:paraId="291AA915" w14:textId="7ED547FE" w:rsidR="00F17312" w:rsidRPr="00E1285E" w:rsidRDefault="00F17312" w:rsidP="003201C2">
      <w:pPr>
        <w:spacing w:line="276" w:lineRule="auto"/>
        <w:jc w:val="both"/>
        <w:rPr>
          <w:rFonts w:asciiTheme="majorHAnsi" w:hAnsiTheme="majorHAnsi" w:cstheme="majorHAnsi"/>
        </w:rPr>
      </w:pPr>
    </w:p>
    <w:p w14:paraId="0947A4A5" w14:textId="77777777" w:rsidR="00F17312" w:rsidRPr="00E1285E" w:rsidRDefault="00F17312" w:rsidP="00F17312">
      <w:pPr>
        <w:pStyle w:val="CommentText"/>
        <w:rPr>
          <w:rFonts w:asciiTheme="majorHAnsi" w:hAnsiTheme="majorHAnsi" w:cstheme="majorHAnsi"/>
          <w:b/>
          <w:highlight w:val="yellow"/>
        </w:rPr>
      </w:pPr>
      <w:r w:rsidRPr="00E1285E">
        <w:rPr>
          <w:rFonts w:asciiTheme="majorHAnsi" w:hAnsiTheme="majorHAnsi" w:cstheme="majorHAnsi"/>
          <w:b/>
          <w:highlight w:val="yellow"/>
        </w:rPr>
        <w:t>UrNaviTech: Simultaneous multiple logins shall be possible with same credentials</w:t>
      </w:r>
    </w:p>
    <w:p w14:paraId="5737D269" w14:textId="52B1FF09" w:rsidR="00F17312" w:rsidRPr="00E1285E" w:rsidRDefault="00F17312" w:rsidP="00F17312">
      <w:pP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Subdomain to log in all Web panels of SAPL shall be unguessable. Not very obvious guess work can come on login page</w:t>
      </w:r>
    </w:p>
    <w:p w14:paraId="1191D909" w14:textId="1FCD80BD" w:rsidR="00F17312" w:rsidRPr="00E1285E" w:rsidRDefault="00F17312" w:rsidP="00F17312">
      <w:pPr>
        <w:spacing w:line="276" w:lineRule="auto"/>
        <w:jc w:val="both"/>
        <w:rPr>
          <w:rFonts w:asciiTheme="majorHAnsi" w:hAnsiTheme="majorHAnsi" w:cstheme="majorHAnsi"/>
          <w:b/>
        </w:rPr>
      </w:pPr>
      <w:r w:rsidRPr="00E1285E">
        <w:rPr>
          <w:rFonts w:asciiTheme="majorHAnsi" w:hAnsiTheme="majorHAnsi" w:cstheme="majorHAnsi"/>
          <w:b/>
          <w:highlight w:val="yellow"/>
        </w:rPr>
        <w:t>[InventColabs]: Noted</w:t>
      </w:r>
    </w:p>
    <w:p w14:paraId="32B9AE2C" w14:textId="77777777" w:rsidR="007E0208" w:rsidRPr="00E1285E" w:rsidRDefault="007E0208" w:rsidP="003201C2">
      <w:pPr>
        <w:spacing w:line="276" w:lineRule="auto"/>
        <w:jc w:val="both"/>
        <w:rPr>
          <w:rFonts w:asciiTheme="majorHAnsi" w:hAnsiTheme="majorHAnsi" w:cstheme="majorHAnsi"/>
        </w:rPr>
      </w:pPr>
    </w:p>
    <w:p w14:paraId="33FC9BB4" w14:textId="77777777" w:rsidR="001475B6" w:rsidRPr="00E1285E" w:rsidRDefault="00F30EC2" w:rsidP="003201C2">
      <w:pPr>
        <w:spacing w:line="276" w:lineRule="auto"/>
        <w:jc w:val="both"/>
        <w:rPr>
          <w:rFonts w:asciiTheme="majorHAnsi" w:hAnsiTheme="majorHAnsi" w:cstheme="majorHAnsi"/>
        </w:rPr>
      </w:pPr>
      <w:r w:rsidRPr="00E1285E">
        <w:rPr>
          <w:rFonts w:asciiTheme="majorHAnsi" w:hAnsiTheme="majorHAnsi" w:cstheme="majorHAnsi"/>
        </w:rPr>
        <w:t>Administrator will be able to login into the web-based administration panel by providing the following details:</w:t>
      </w:r>
    </w:p>
    <w:p w14:paraId="7CEE0D2C" w14:textId="34ED73C5" w:rsidR="001475B6" w:rsidRPr="00E1285E" w:rsidRDefault="00F30EC2" w:rsidP="00526E5F">
      <w:pPr>
        <w:numPr>
          <w:ilvl w:val="0"/>
          <w:numId w:val="9"/>
        </w:numPr>
        <w:spacing w:line="276" w:lineRule="auto"/>
        <w:jc w:val="both"/>
        <w:rPr>
          <w:rFonts w:asciiTheme="majorHAnsi" w:hAnsiTheme="majorHAnsi" w:cstheme="majorHAnsi"/>
          <w:color w:val="000000"/>
        </w:rPr>
      </w:pPr>
      <w:r w:rsidRPr="00E1285E">
        <w:rPr>
          <w:rFonts w:asciiTheme="majorHAnsi" w:hAnsiTheme="majorHAnsi" w:cstheme="majorHAnsi"/>
          <w:color w:val="000000"/>
        </w:rPr>
        <w:t>Email Address</w:t>
      </w:r>
    </w:p>
    <w:p w14:paraId="54B0DC09" w14:textId="79AA8465" w:rsidR="00DD50FA" w:rsidRPr="00E1285E" w:rsidRDefault="00F30EC2" w:rsidP="00526E5F">
      <w:pPr>
        <w:numPr>
          <w:ilvl w:val="0"/>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Password</w:t>
      </w:r>
    </w:p>
    <w:p w14:paraId="1DA616D2" w14:textId="07C64125" w:rsidR="00F17312" w:rsidRPr="00E1285E" w:rsidRDefault="00F17312" w:rsidP="00F17312">
      <w:pPr>
        <w:pBdr>
          <w:top w:val="nil"/>
          <w:left w:val="nil"/>
          <w:bottom w:val="nil"/>
          <w:right w:val="nil"/>
          <w:between w:val="nil"/>
        </w:pBdr>
        <w:spacing w:line="276" w:lineRule="auto"/>
        <w:jc w:val="both"/>
        <w:rPr>
          <w:rFonts w:asciiTheme="majorHAnsi" w:hAnsiTheme="majorHAnsi" w:cstheme="majorHAnsi"/>
          <w:color w:val="000000"/>
        </w:rPr>
      </w:pPr>
    </w:p>
    <w:p w14:paraId="5BBDED86" w14:textId="354A1606" w:rsidR="00F17312" w:rsidRPr="00E1285E" w:rsidRDefault="00F17312" w:rsidP="00F17312">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Email + password + email OTP for regular login</w:t>
      </w:r>
    </w:p>
    <w:p w14:paraId="763BAB22" w14:textId="4EF74F86" w:rsidR="00F17312" w:rsidRPr="00E1285E" w:rsidRDefault="00F17312" w:rsidP="00F17312">
      <w:p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highlight w:val="yellow"/>
        </w:rPr>
        <w:t>[Inventcolabs]: Noted</w:t>
      </w:r>
    </w:p>
    <w:p w14:paraId="4F22B8A8" w14:textId="1B9A1EF1" w:rsidR="006E2AA1" w:rsidRPr="00E1285E" w:rsidRDefault="002A5ADF" w:rsidP="002A5ADF">
      <w:p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t>There will be secure feature to reset password protected by registered email address (can change under admin settings) &amp; CAPTCHA.</w:t>
      </w:r>
    </w:p>
    <w:p w14:paraId="2D71D5A6" w14:textId="77777777" w:rsidR="001475B6" w:rsidRPr="00E1285E" w:rsidRDefault="00F30EC2" w:rsidP="003201C2">
      <w:pPr>
        <w:spacing w:line="276" w:lineRule="auto"/>
        <w:jc w:val="both"/>
        <w:rPr>
          <w:rFonts w:asciiTheme="majorHAnsi" w:hAnsiTheme="majorHAnsi" w:cstheme="majorHAnsi"/>
        </w:rPr>
      </w:pPr>
      <w:r w:rsidRPr="00E1285E">
        <w:rPr>
          <w:rFonts w:asciiTheme="majorHAnsi" w:hAnsiTheme="majorHAnsi" w:cstheme="majorHAnsi"/>
        </w:rPr>
        <w:t>There will be standard options of “Remember Me” &amp; “Forgot Password”. If the administrator forgets the password, then the password can be reset through the following steps:</w:t>
      </w:r>
    </w:p>
    <w:p w14:paraId="031E0113" w14:textId="77777777" w:rsidR="001475B6" w:rsidRPr="00E1285E" w:rsidRDefault="00F30EC2" w:rsidP="003201C2">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Visit Forgot Password link.</w:t>
      </w:r>
    </w:p>
    <w:p w14:paraId="311BD91F" w14:textId="77777777" w:rsidR="001475B6" w:rsidRPr="00E1285E" w:rsidRDefault="00F30EC2" w:rsidP="003201C2">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Enter the email address on the account</w:t>
      </w:r>
    </w:p>
    <w:p w14:paraId="14653BFB" w14:textId="77777777" w:rsidR="001475B6" w:rsidRPr="00E1285E" w:rsidRDefault="00F30EC2" w:rsidP="003201C2">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Select </w:t>
      </w:r>
      <w:r w:rsidRPr="00E1285E">
        <w:rPr>
          <w:rFonts w:asciiTheme="majorHAnsi" w:hAnsiTheme="majorHAnsi" w:cstheme="majorHAnsi"/>
          <w:b/>
          <w:color w:val="000000"/>
        </w:rPr>
        <w:t>Submit</w:t>
      </w:r>
    </w:p>
    <w:p w14:paraId="0ABABBC4" w14:textId="77777777" w:rsidR="001475B6" w:rsidRPr="00E1285E" w:rsidRDefault="00F30EC2" w:rsidP="003201C2">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Check your inbox for a password reset email </w:t>
      </w:r>
    </w:p>
    <w:p w14:paraId="38C20ECB" w14:textId="77777777" w:rsidR="001475B6" w:rsidRPr="00E1285E" w:rsidRDefault="00F30EC2" w:rsidP="003201C2">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Click on the URL provided in the email</w:t>
      </w:r>
    </w:p>
    <w:p w14:paraId="07BE4B41" w14:textId="080EBC96" w:rsidR="001475B6" w:rsidRPr="00E1285E" w:rsidRDefault="00F30EC2" w:rsidP="003201C2">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rPr>
        <w:t>E</w:t>
      </w:r>
      <w:r w:rsidRPr="00E1285E">
        <w:rPr>
          <w:rFonts w:asciiTheme="majorHAnsi" w:hAnsiTheme="majorHAnsi" w:cstheme="majorHAnsi"/>
          <w:color w:val="000000"/>
        </w:rPr>
        <w:t>nter a new password &amp; Re-enter the password</w:t>
      </w:r>
      <w:r w:rsidR="00B617DB" w:rsidRPr="00E1285E">
        <w:rPr>
          <w:rFonts w:asciiTheme="majorHAnsi" w:hAnsiTheme="majorHAnsi" w:cstheme="majorHAnsi"/>
          <w:color w:val="000000"/>
        </w:rPr>
        <w:t xml:space="preserve">: </w:t>
      </w:r>
      <w:r w:rsidR="003F14CD" w:rsidRPr="00E1285E">
        <w:rPr>
          <w:rFonts w:asciiTheme="majorHAnsi" w:hAnsiTheme="majorHAnsi" w:cstheme="majorHAnsi"/>
          <w:color w:val="000000"/>
        </w:rPr>
        <w:t xml:space="preserve">Password should be Alpha-Numeric </w:t>
      </w:r>
      <w:r w:rsidR="000423EC" w:rsidRPr="00E1285E">
        <w:rPr>
          <w:rFonts w:asciiTheme="majorHAnsi" w:hAnsiTheme="majorHAnsi" w:cstheme="majorHAnsi"/>
          <w:color w:val="000000"/>
        </w:rPr>
        <w:t xml:space="preserve">and special characters, </w:t>
      </w:r>
      <w:r w:rsidR="003F14CD" w:rsidRPr="00E1285E">
        <w:rPr>
          <w:rFonts w:asciiTheme="majorHAnsi" w:hAnsiTheme="majorHAnsi" w:cstheme="majorHAnsi"/>
          <w:color w:val="000000"/>
        </w:rPr>
        <w:t>min 8 Char</w:t>
      </w:r>
    </w:p>
    <w:p w14:paraId="2A59B75C" w14:textId="77777777" w:rsidR="00343693" w:rsidRPr="00E1285E" w:rsidRDefault="00343693" w:rsidP="003201C2">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Admin would be able to Login after password </w:t>
      </w:r>
      <w:r w:rsidR="00246D3D" w:rsidRPr="00E1285E">
        <w:rPr>
          <w:rFonts w:asciiTheme="majorHAnsi" w:hAnsiTheme="majorHAnsi" w:cstheme="majorHAnsi"/>
          <w:color w:val="000000"/>
        </w:rPr>
        <w:t xml:space="preserve">will </w:t>
      </w:r>
      <w:r w:rsidRPr="00E1285E">
        <w:rPr>
          <w:rFonts w:asciiTheme="majorHAnsi" w:hAnsiTheme="majorHAnsi" w:cstheme="majorHAnsi"/>
          <w:color w:val="000000"/>
        </w:rPr>
        <w:t>changed successfully.</w:t>
      </w:r>
    </w:p>
    <w:p w14:paraId="4EDC077B" w14:textId="77777777" w:rsidR="001475B6" w:rsidRPr="00E1285E" w:rsidRDefault="001475B6" w:rsidP="003201C2">
      <w:pPr>
        <w:pBdr>
          <w:top w:val="nil"/>
          <w:left w:val="nil"/>
          <w:bottom w:val="nil"/>
          <w:right w:val="nil"/>
          <w:between w:val="nil"/>
        </w:pBdr>
        <w:spacing w:line="276" w:lineRule="auto"/>
        <w:jc w:val="both"/>
        <w:rPr>
          <w:rFonts w:asciiTheme="majorHAnsi" w:hAnsiTheme="majorHAnsi" w:cstheme="majorHAnsi"/>
        </w:rPr>
      </w:pPr>
    </w:p>
    <w:p w14:paraId="6A17E953" w14:textId="04CD0A7C" w:rsidR="001475B6" w:rsidRPr="00E1285E" w:rsidRDefault="00F30EC2" w:rsidP="003201C2">
      <w:pPr>
        <w:spacing w:line="276" w:lineRule="auto"/>
        <w:jc w:val="both"/>
        <w:rPr>
          <w:rFonts w:asciiTheme="majorHAnsi" w:hAnsiTheme="majorHAnsi" w:cstheme="majorHAnsi"/>
        </w:rPr>
      </w:pPr>
      <w:r w:rsidRPr="00E1285E">
        <w:rPr>
          <w:rFonts w:asciiTheme="majorHAnsi" w:hAnsiTheme="majorHAnsi" w:cstheme="majorHAnsi"/>
        </w:rPr>
        <w:t>The administrator will have access to all modules of the applications. The following are the tasks and modules, which the administrator can perform and access:</w:t>
      </w:r>
    </w:p>
    <w:p w14:paraId="325F07B8" w14:textId="77777777" w:rsidR="001475B6" w:rsidRPr="00E1285E" w:rsidRDefault="001475B6" w:rsidP="007966A1">
      <w:pPr>
        <w:pBdr>
          <w:top w:val="nil"/>
          <w:left w:val="nil"/>
          <w:bottom w:val="nil"/>
          <w:right w:val="nil"/>
          <w:between w:val="nil"/>
        </w:pBdr>
        <w:spacing w:line="276" w:lineRule="auto"/>
        <w:rPr>
          <w:rFonts w:asciiTheme="majorHAnsi" w:hAnsiTheme="majorHAnsi" w:cstheme="majorHAnsi"/>
          <w:b/>
          <w:color w:val="000000"/>
        </w:rPr>
      </w:pPr>
    </w:p>
    <w:p w14:paraId="49A7155C" w14:textId="7FC6540E" w:rsidR="00310481" w:rsidRPr="00E1285E" w:rsidRDefault="00F30EC2" w:rsidP="00526E5F">
      <w:pPr>
        <w:numPr>
          <w:ilvl w:val="0"/>
          <w:numId w:val="10"/>
        </w:numPr>
        <w:pBdr>
          <w:top w:val="nil"/>
          <w:left w:val="nil"/>
          <w:bottom w:val="nil"/>
          <w:right w:val="nil"/>
          <w:between w:val="nil"/>
        </w:pBdr>
        <w:spacing w:line="276" w:lineRule="auto"/>
        <w:rPr>
          <w:rFonts w:asciiTheme="majorHAnsi" w:hAnsiTheme="majorHAnsi" w:cstheme="majorHAnsi"/>
          <w:b/>
          <w:color w:val="000000"/>
        </w:rPr>
      </w:pPr>
      <w:r w:rsidRPr="00E1285E">
        <w:rPr>
          <w:rFonts w:asciiTheme="majorHAnsi" w:hAnsiTheme="majorHAnsi" w:cstheme="majorHAnsi"/>
          <w:b/>
          <w:color w:val="000000"/>
        </w:rPr>
        <w:t>Home Page (Dashboard):</w:t>
      </w:r>
      <w:r w:rsidRPr="00E1285E">
        <w:rPr>
          <w:rFonts w:asciiTheme="majorHAnsi" w:hAnsiTheme="majorHAnsi" w:cstheme="majorHAnsi"/>
          <w:color w:val="000000"/>
        </w:rPr>
        <w:t xml:space="preserve"> After successful login admin would be redirected to this page. This page will provide the summary details of each section along with the link to navigate to that specific module.</w:t>
      </w:r>
      <w:r w:rsidR="00D50767" w:rsidRPr="00E1285E">
        <w:rPr>
          <w:rFonts w:asciiTheme="majorHAnsi" w:hAnsiTheme="majorHAnsi" w:cstheme="majorHAnsi"/>
          <w:color w:val="000000"/>
        </w:rPr>
        <w:t xml:space="preserve"> </w:t>
      </w:r>
      <w:r w:rsidR="00310481" w:rsidRPr="00E1285E">
        <w:rPr>
          <w:rFonts w:asciiTheme="majorHAnsi" w:hAnsiTheme="majorHAnsi" w:cstheme="majorHAnsi"/>
          <w:color w:val="000000"/>
        </w:rPr>
        <w:t>Dashboard will be the first screen, which will appear when the admin will login. The Dashboard will have the following.</w:t>
      </w:r>
      <w:r w:rsidRPr="00E1285E">
        <w:rPr>
          <w:rFonts w:asciiTheme="majorHAnsi" w:hAnsiTheme="majorHAnsi" w:cstheme="majorHAnsi"/>
          <w:color w:val="000000"/>
        </w:rPr>
        <w:br/>
      </w:r>
    </w:p>
    <w:p w14:paraId="23E9A9F2" w14:textId="77777777" w:rsidR="00982C71" w:rsidRPr="00E1285E" w:rsidRDefault="00982C71" w:rsidP="00982C71">
      <w:pPr>
        <w:pBdr>
          <w:top w:val="nil"/>
          <w:left w:val="nil"/>
          <w:bottom w:val="nil"/>
          <w:right w:val="nil"/>
          <w:between w:val="nil"/>
        </w:pBdr>
        <w:spacing w:line="276" w:lineRule="auto"/>
        <w:ind w:left="720"/>
        <w:jc w:val="both"/>
        <w:rPr>
          <w:rFonts w:asciiTheme="majorHAnsi" w:hAnsiTheme="majorHAnsi" w:cstheme="majorHAnsi"/>
          <w:color w:val="000000"/>
        </w:rPr>
      </w:pPr>
      <w:r w:rsidRPr="00E1285E">
        <w:rPr>
          <w:rFonts w:asciiTheme="majorHAnsi" w:hAnsiTheme="majorHAnsi" w:cstheme="majorHAnsi"/>
          <w:color w:val="000000"/>
        </w:rPr>
        <w:t>Header</w:t>
      </w:r>
    </w:p>
    <w:p w14:paraId="56297591" w14:textId="77777777" w:rsidR="00982C71" w:rsidRPr="00E1285E" w:rsidRDefault="00982C7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lastRenderedPageBreak/>
        <w:t>Logo Left side</w:t>
      </w:r>
    </w:p>
    <w:p w14:paraId="0F900E8D" w14:textId="77777777" w:rsidR="00982C71" w:rsidRPr="00E1285E" w:rsidRDefault="00982C7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Bell Icon for notification (Right side)</w:t>
      </w:r>
    </w:p>
    <w:p w14:paraId="248AE6A7" w14:textId="77777777" w:rsidR="00982C71" w:rsidRPr="00E1285E" w:rsidRDefault="00982C7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Welcome Admin name (Right Side)</w:t>
      </w:r>
    </w:p>
    <w:p w14:paraId="7FBF6DAE" w14:textId="77777777" w:rsidR="00982C71"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Manage Profile</w:t>
      </w:r>
    </w:p>
    <w:p w14:paraId="6DDFA452" w14:textId="77777777" w:rsidR="00982C71"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Change Password</w:t>
      </w:r>
    </w:p>
    <w:p w14:paraId="37AFBE39" w14:textId="77777777" w:rsidR="00982C71"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Logout</w:t>
      </w:r>
    </w:p>
    <w:p w14:paraId="6C2161DA" w14:textId="77777777" w:rsidR="00982C71" w:rsidRPr="00E1285E" w:rsidRDefault="00982C7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commentRangeStart w:id="20"/>
      <w:commentRangeStart w:id="21"/>
      <w:r w:rsidRPr="00E1285E">
        <w:rPr>
          <w:rFonts w:asciiTheme="majorHAnsi" w:hAnsiTheme="majorHAnsi" w:cstheme="majorHAnsi"/>
          <w:b/>
          <w:color w:val="000000"/>
        </w:rPr>
        <w:t>Left Panel</w:t>
      </w:r>
      <w:commentRangeEnd w:id="20"/>
      <w:r w:rsidR="00D35405">
        <w:rPr>
          <w:rStyle w:val="CommentReference"/>
        </w:rPr>
        <w:commentReference w:id="20"/>
      </w:r>
      <w:commentRangeEnd w:id="21"/>
      <w:r w:rsidR="007D2BBA">
        <w:rPr>
          <w:rStyle w:val="CommentReference"/>
        </w:rPr>
        <w:commentReference w:id="21"/>
      </w:r>
      <w:r w:rsidRPr="00E1285E">
        <w:rPr>
          <w:rFonts w:asciiTheme="majorHAnsi" w:hAnsiTheme="majorHAnsi" w:cstheme="majorHAnsi"/>
          <w:color w:val="000000"/>
        </w:rPr>
        <w:t xml:space="preserve">: </w:t>
      </w:r>
      <w:r w:rsidRPr="00E1285E">
        <w:rPr>
          <w:rFonts w:asciiTheme="majorHAnsi" w:hAnsiTheme="majorHAnsi" w:cstheme="majorHAnsi"/>
        </w:rPr>
        <w:t>Multiple options will be there in left panel, whenever any option is selected, associated information to that option will open in right panel. The admin will be able to hide/show the left panel. Following options will be there in the left panel:</w:t>
      </w:r>
    </w:p>
    <w:p w14:paraId="57B3DD88" w14:textId="77777777" w:rsidR="00982C71"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rPr>
        <w:t xml:space="preserve">Dashboard (Currently Selected) </w:t>
      </w:r>
    </w:p>
    <w:p w14:paraId="75CDC952" w14:textId="4EC004B2" w:rsidR="002A5ADF"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Sub-Admin Manager</w:t>
      </w:r>
    </w:p>
    <w:p w14:paraId="2A4695A1" w14:textId="5728A68A" w:rsidR="00982C71" w:rsidRDefault="008A57B4" w:rsidP="00526E5F">
      <w:pPr>
        <w:pStyle w:val="ListParagraph"/>
        <w:numPr>
          <w:ilvl w:val="2"/>
          <w:numId w:val="9"/>
        </w:numPr>
        <w:pBdr>
          <w:top w:val="nil"/>
          <w:left w:val="nil"/>
          <w:bottom w:val="nil"/>
          <w:right w:val="nil"/>
          <w:between w:val="nil"/>
        </w:pBdr>
        <w:spacing w:line="276" w:lineRule="auto"/>
        <w:jc w:val="both"/>
        <w:rPr>
          <w:ins w:id="22" w:author="Microsoft Office User" w:date="2024-01-30T11:38:00Z"/>
          <w:rFonts w:asciiTheme="majorHAnsi" w:hAnsiTheme="majorHAnsi" w:cstheme="majorHAnsi"/>
          <w:color w:val="000000"/>
        </w:rPr>
      </w:pPr>
      <w:commentRangeStart w:id="23"/>
      <w:commentRangeStart w:id="24"/>
      <w:r w:rsidRPr="00E1285E">
        <w:rPr>
          <w:rFonts w:asciiTheme="majorHAnsi" w:hAnsiTheme="majorHAnsi" w:cstheme="majorHAnsi"/>
          <w:color w:val="000000"/>
        </w:rPr>
        <w:t>Patient</w:t>
      </w:r>
      <w:r w:rsidR="00982C71" w:rsidRPr="00E1285E">
        <w:rPr>
          <w:rFonts w:asciiTheme="majorHAnsi" w:hAnsiTheme="majorHAnsi" w:cstheme="majorHAnsi"/>
          <w:color w:val="000000"/>
        </w:rPr>
        <w:t xml:space="preserve"> Manager</w:t>
      </w:r>
      <w:commentRangeEnd w:id="23"/>
      <w:r w:rsidR="00B00F02">
        <w:rPr>
          <w:rStyle w:val="CommentReference"/>
        </w:rPr>
        <w:commentReference w:id="23"/>
      </w:r>
      <w:commentRangeEnd w:id="24"/>
      <w:r w:rsidR="00A0783E">
        <w:rPr>
          <w:rStyle w:val="CommentReference"/>
        </w:rPr>
        <w:commentReference w:id="24"/>
      </w:r>
    </w:p>
    <w:p w14:paraId="4D89F19F" w14:textId="1AD22300" w:rsidR="007120F4" w:rsidRPr="00E1285E" w:rsidRDefault="007120F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ins w:id="25" w:author="Microsoft Office User" w:date="2024-01-30T11:38:00Z">
        <w:r>
          <w:rPr>
            <w:rFonts w:asciiTheme="majorHAnsi" w:hAnsiTheme="majorHAnsi" w:cstheme="majorHAnsi"/>
            <w:color w:val="000000"/>
          </w:rPr>
          <w:t>Patient Ailment Manager</w:t>
        </w:r>
      </w:ins>
    </w:p>
    <w:p w14:paraId="016F5DEF" w14:textId="5A5EB55C" w:rsidR="002A5ADF"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Doctor Manager</w:t>
      </w:r>
    </w:p>
    <w:p w14:paraId="7E606D53" w14:textId="2A787135" w:rsidR="002A5ADF"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Product Manager</w:t>
      </w:r>
    </w:p>
    <w:p w14:paraId="699BD159" w14:textId="201E376F" w:rsidR="002A5ADF"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Appointment Base Price Manager</w:t>
      </w:r>
    </w:p>
    <w:p w14:paraId="424172D1" w14:textId="5C82A090" w:rsidR="002A5ADF"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Country Variance Setup Manager</w:t>
      </w:r>
    </w:p>
    <w:p w14:paraId="1A56ADB3" w14:textId="527EF66D" w:rsidR="002A5ADF"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Coupon Code Manager</w:t>
      </w:r>
    </w:p>
    <w:p w14:paraId="6BC0845E" w14:textId="360B01D3" w:rsidR="002A5ADF"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Appointments Manager</w:t>
      </w:r>
    </w:p>
    <w:p w14:paraId="47983A8D" w14:textId="7B60142C" w:rsidR="002A5ADF" w:rsidRPr="00E1285E" w:rsidRDefault="00F17312"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Cart</w:t>
      </w:r>
      <w:r w:rsidR="002A5ADF" w:rsidRPr="00E1285E">
        <w:rPr>
          <w:rFonts w:asciiTheme="majorHAnsi" w:hAnsiTheme="majorHAnsi" w:cstheme="majorHAnsi"/>
          <w:color w:val="000000"/>
        </w:rPr>
        <w:t xml:space="preserve"> Manager</w:t>
      </w:r>
    </w:p>
    <w:p w14:paraId="5B2A554E" w14:textId="0E8F7D84" w:rsidR="00982C71"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Content Manager</w:t>
      </w:r>
    </w:p>
    <w:p w14:paraId="02177392" w14:textId="6BCFA26A" w:rsidR="00982C71" w:rsidRPr="00E1285E" w:rsidRDefault="002A5ADF"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Cancellation &amp; Refund Policy Matrix</w:t>
      </w:r>
    </w:p>
    <w:p w14:paraId="58B96089" w14:textId="77777777" w:rsidR="00982C71"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Logout</w:t>
      </w:r>
    </w:p>
    <w:p w14:paraId="3616597A" w14:textId="77777777" w:rsidR="00F17312" w:rsidRPr="00E1285E" w:rsidRDefault="00F17312" w:rsidP="00F17312">
      <w:pPr>
        <w:pStyle w:val="CommentText"/>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Add Appointment module and Add Revenue module</w:t>
      </w:r>
    </w:p>
    <w:p w14:paraId="5AB93FF6" w14:textId="5E556F1D" w:rsidR="00982C71" w:rsidRPr="00E1285E" w:rsidRDefault="00F17312" w:rsidP="00F17312">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ALL MODULES MUST BE INTERLNKED TO NAVIGATE WITHOUT SEARCHING BY UHID etc</w:t>
      </w:r>
    </w:p>
    <w:p w14:paraId="0E9490EB" w14:textId="2CD5D201" w:rsidR="00F17312" w:rsidRPr="00E1285E" w:rsidRDefault="00F17312" w:rsidP="00F17312">
      <w:p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[Inventcolabs]: Noted</w:t>
      </w:r>
    </w:p>
    <w:p w14:paraId="21E62F74" w14:textId="16B74CBC" w:rsidR="00F17312" w:rsidRPr="00E1285E" w:rsidRDefault="00F17312" w:rsidP="00F17312">
      <w:pPr>
        <w:pBdr>
          <w:top w:val="nil"/>
          <w:left w:val="nil"/>
          <w:bottom w:val="nil"/>
          <w:right w:val="nil"/>
          <w:between w:val="nil"/>
        </w:pBdr>
        <w:spacing w:line="276" w:lineRule="auto"/>
        <w:jc w:val="both"/>
        <w:rPr>
          <w:rFonts w:asciiTheme="majorHAnsi" w:hAnsiTheme="majorHAnsi" w:cstheme="majorHAnsi"/>
          <w:color w:val="000000"/>
        </w:rPr>
      </w:pPr>
    </w:p>
    <w:p w14:paraId="110788BD" w14:textId="3ED992A9" w:rsidR="00F17312" w:rsidRPr="00E1285E" w:rsidRDefault="00F17312" w:rsidP="00F17312">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Registered user and Patients are different. WE need to differentiate in entire document</w:t>
      </w:r>
    </w:p>
    <w:p w14:paraId="3BDC2ACC" w14:textId="3F992E1D" w:rsidR="00F17312" w:rsidRPr="00E1285E" w:rsidRDefault="00F17312" w:rsidP="00F17312">
      <w:p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highlight w:val="yellow"/>
        </w:rPr>
        <w:t>[Inventcolabs]: Noted</w:t>
      </w:r>
    </w:p>
    <w:p w14:paraId="6E3BFD5D" w14:textId="77777777" w:rsidR="00F17312" w:rsidRPr="00E1285E" w:rsidRDefault="00F17312" w:rsidP="00BB5024">
      <w:pPr>
        <w:pBdr>
          <w:top w:val="nil"/>
          <w:left w:val="nil"/>
          <w:bottom w:val="nil"/>
          <w:right w:val="nil"/>
          <w:between w:val="nil"/>
        </w:pBdr>
        <w:spacing w:line="276" w:lineRule="auto"/>
        <w:jc w:val="both"/>
        <w:rPr>
          <w:rFonts w:asciiTheme="majorHAnsi" w:hAnsiTheme="majorHAnsi" w:cstheme="majorHAnsi"/>
          <w:color w:val="000000"/>
        </w:rPr>
      </w:pPr>
    </w:p>
    <w:p w14:paraId="16E7B710" w14:textId="77777777" w:rsidR="00BB5024" w:rsidRPr="00E1285E" w:rsidRDefault="00BB5024" w:rsidP="00BB5024">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Mayur Feedback: </w:t>
      </w:r>
      <w:r w:rsidRPr="00E1285E">
        <w:rPr>
          <w:rFonts w:asciiTheme="majorHAnsi" w:eastAsia="Arial Unicode MS" w:hAnsiTheme="majorHAnsi" w:cstheme="majorHAnsi"/>
          <w:b/>
          <w:highlight w:val="yellow"/>
        </w:rPr>
        <w:t>Revenue in day, month, year, doctor wise, countrywise</w:t>
      </w:r>
    </w:p>
    <w:p w14:paraId="713A3C82" w14:textId="09505BDD" w:rsidR="00BB5024" w:rsidRPr="00E1285E" w:rsidRDefault="00BB5024" w:rsidP="00BB5024">
      <w:p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highlight w:val="yellow"/>
        </w:rPr>
        <w:t>[InventColabs]: Noted.</w:t>
      </w:r>
    </w:p>
    <w:p w14:paraId="12A46F4F" w14:textId="77777777" w:rsidR="00BB5024" w:rsidRPr="00E1285E" w:rsidRDefault="00BB5024" w:rsidP="00BB5024">
      <w:pPr>
        <w:pBdr>
          <w:top w:val="nil"/>
          <w:left w:val="nil"/>
          <w:bottom w:val="nil"/>
          <w:right w:val="nil"/>
          <w:between w:val="nil"/>
        </w:pBdr>
        <w:spacing w:line="276" w:lineRule="auto"/>
        <w:jc w:val="both"/>
        <w:rPr>
          <w:rFonts w:asciiTheme="majorHAnsi" w:hAnsiTheme="majorHAnsi" w:cstheme="majorHAnsi"/>
          <w:color w:val="000000"/>
        </w:rPr>
      </w:pPr>
    </w:p>
    <w:p w14:paraId="0FD7A932" w14:textId="77777777" w:rsidR="00982C71" w:rsidRPr="00E1285E" w:rsidRDefault="00982C7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rPr>
        <w:t>Right Panel</w:t>
      </w:r>
      <w:r w:rsidRPr="00E1285E">
        <w:rPr>
          <w:rFonts w:asciiTheme="majorHAnsi" w:hAnsiTheme="majorHAnsi" w:cstheme="majorHAnsi"/>
        </w:rPr>
        <w:t>: Right Panel will display the information for the selected option. For the dashboard the right panel will display the following stats in card view. Clicking on any card will redirect the admin to respective section.</w:t>
      </w:r>
    </w:p>
    <w:p w14:paraId="5F829B0F" w14:textId="72733D6D" w:rsidR="00982C71"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rPr>
        <w:t xml:space="preserve">Number of </w:t>
      </w:r>
      <w:r w:rsidR="00B94157" w:rsidRPr="00E1285E">
        <w:rPr>
          <w:rFonts w:asciiTheme="majorHAnsi" w:hAnsiTheme="majorHAnsi" w:cstheme="majorHAnsi"/>
        </w:rPr>
        <w:t>All</w:t>
      </w:r>
      <w:r w:rsidRPr="00E1285E">
        <w:rPr>
          <w:rFonts w:asciiTheme="majorHAnsi" w:hAnsiTheme="majorHAnsi" w:cstheme="majorHAnsi"/>
        </w:rPr>
        <w:t xml:space="preserve"> Registered </w:t>
      </w:r>
      <w:r w:rsidR="00980334" w:rsidRPr="00E1285E">
        <w:rPr>
          <w:rFonts w:asciiTheme="majorHAnsi" w:hAnsiTheme="majorHAnsi" w:cstheme="majorHAnsi"/>
        </w:rPr>
        <w:t>users</w:t>
      </w:r>
      <w:r w:rsidR="002338CC" w:rsidRPr="00E1285E">
        <w:rPr>
          <w:rFonts w:asciiTheme="majorHAnsi" w:hAnsiTheme="majorHAnsi" w:cstheme="majorHAnsi"/>
        </w:rPr>
        <w:t xml:space="preserve">: </w:t>
      </w:r>
      <w:r w:rsidR="008C34B7" w:rsidRPr="00E1285E">
        <w:rPr>
          <w:rFonts w:asciiTheme="majorHAnsi" w:hAnsiTheme="majorHAnsi" w:cstheme="majorHAnsi"/>
        </w:rPr>
        <w:t>Patients, Doctors, Logistics, Tele Caller</w:t>
      </w:r>
    </w:p>
    <w:p w14:paraId="30837B9F" w14:textId="1DFE2CB4" w:rsidR="00982C71" w:rsidRPr="00E1285E" w:rsidRDefault="00EF4913"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Number of Appointments throughout: Numbers &amp; Minutes of Video/Audio Calls</w:t>
      </w:r>
    </w:p>
    <w:p w14:paraId="3B05BA66" w14:textId="13FB399D" w:rsidR="00EF4913" w:rsidRPr="00E1285E" w:rsidRDefault="00EF4913"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Upcoming all Appointments</w:t>
      </w:r>
    </w:p>
    <w:p w14:paraId="27DDEBEB" w14:textId="2C1A9303" w:rsidR="00EF4913" w:rsidRPr="00E1285E" w:rsidRDefault="00EF4913"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Last 10 orders placed by users</w:t>
      </w:r>
    </w:p>
    <w:p w14:paraId="46B51605" w14:textId="117CB0F5" w:rsidR="00EF4913" w:rsidRPr="00E1285E" w:rsidRDefault="00EF4913"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Feedback on last 10 calls</w:t>
      </w:r>
    </w:p>
    <w:p w14:paraId="779D5768" w14:textId="56921B45" w:rsidR="00EF4913" w:rsidRPr="00E1285E" w:rsidRDefault="00EF4913"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Top 10 Doctors with highest number of appointments</w:t>
      </w:r>
    </w:p>
    <w:p w14:paraId="3E2D14E3" w14:textId="328E5EEC" w:rsidR="00EF4913" w:rsidRPr="00E1285E" w:rsidRDefault="00EF4913"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Top 10 Doctors with highest success rate: most 5 star rating and follow up appointments and maximum cart checked out  </w:t>
      </w:r>
    </w:p>
    <w:p w14:paraId="4D8F9D23" w14:textId="41EB261A" w:rsidR="008B01A2" w:rsidRPr="00E1285E" w:rsidRDefault="00982C7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lastRenderedPageBreak/>
        <w:t>Graph Between Registered users and months</w:t>
      </w:r>
    </w:p>
    <w:p w14:paraId="0EA4333A" w14:textId="55BF5153" w:rsidR="00A861B1" w:rsidRPr="00E1285E" w:rsidRDefault="007B5480" w:rsidP="00A861B1">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Appointment stat shall be exportable in excel</w:t>
      </w:r>
    </w:p>
    <w:p w14:paraId="279FC83A" w14:textId="637B6BB1" w:rsidR="007B5480" w:rsidRPr="00E1285E" w:rsidRDefault="007B5480" w:rsidP="00A861B1">
      <w:p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highlight w:val="yellow"/>
        </w:rPr>
        <w:t>[InventColabs]: Noted</w:t>
      </w:r>
    </w:p>
    <w:p w14:paraId="06DD5BFE" w14:textId="77777777" w:rsidR="007B5480" w:rsidRPr="00E1285E" w:rsidRDefault="007B5480" w:rsidP="00A861B1">
      <w:pPr>
        <w:pBdr>
          <w:top w:val="nil"/>
          <w:left w:val="nil"/>
          <w:bottom w:val="nil"/>
          <w:right w:val="nil"/>
          <w:between w:val="nil"/>
        </w:pBdr>
        <w:spacing w:line="276" w:lineRule="auto"/>
        <w:jc w:val="both"/>
        <w:rPr>
          <w:rFonts w:asciiTheme="majorHAnsi" w:hAnsiTheme="majorHAnsi" w:cstheme="majorHAnsi"/>
          <w:color w:val="000000"/>
        </w:rPr>
      </w:pPr>
    </w:p>
    <w:p w14:paraId="0406F931" w14:textId="77777777" w:rsidR="001475B6" w:rsidRPr="00E1285E" w:rsidRDefault="00F30EC2"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Admin Manager (Settings):</w:t>
      </w:r>
      <w:r w:rsidRPr="00E1285E">
        <w:rPr>
          <w:rFonts w:asciiTheme="majorHAnsi" w:hAnsiTheme="majorHAnsi" w:cstheme="majorHAnsi"/>
          <w:color w:val="000000"/>
        </w:rPr>
        <w:t xml:space="preserve"> </w:t>
      </w:r>
      <w:r w:rsidR="00EC3C24" w:rsidRPr="00E1285E">
        <w:rPr>
          <w:rFonts w:asciiTheme="majorHAnsi" w:hAnsiTheme="majorHAnsi" w:cstheme="majorHAnsi"/>
          <w:color w:val="000000"/>
        </w:rPr>
        <w:t>Through t</w:t>
      </w:r>
      <w:r w:rsidRPr="00E1285E">
        <w:rPr>
          <w:rFonts w:asciiTheme="majorHAnsi" w:hAnsiTheme="majorHAnsi" w:cstheme="majorHAnsi"/>
          <w:color w:val="000000"/>
        </w:rPr>
        <w:t>his manager</w:t>
      </w:r>
      <w:r w:rsidR="00AA5D47" w:rsidRPr="00E1285E">
        <w:rPr>
          <w:rFonts w:asciiTheme="majorHAnsi" w:hAnsiTheme="majorHAnsi" w:cstheme="majorHAnsi"/>
          <w:color w:val="000000"/>
        </w:rPr>
        <w:t>, admin</w:t>
      </w:r>
      <w:r w:rsidRPr="00E1285E">
        <w:rPr>
          <w:rFonts w:asciiTheme="majorHAnsi" w:hAnsiTheme="majorHAnsi" w:cstheme="majorHAnsi"/>
          <w:color w:val="000000"/>
        </w:rPr>
        <w:t xml:space="preserve"> can manage details like </w:t>
      </w:r>
      <w:r w:rsidR="003C322B" w:rsidRPr="00E1285E">
        <w:rPr>
          <w:rFonts w:asciiTheme="majorHAnsi" w:hAnsiTheme="majorHAnsi" w:cstheme="majorHAnsi"/>
          <w:color w:val="000000"/>
        </w:rPr>
        <w:t>Name</w:t>
      </w:r>
      <w:r w:rsidRPr="00E1285E">
        <w:rPr>
          <w:rFonts w:asciiTheme="majorHAnsi" w:hAnsiTheme="majorHAnsi" w:cstheme="majorHAnsi"/>
          <w:color w:val="000000"/>
        </w:rPr>
        <w:t xml:space="preserve">, </w:t>
      </w:r>
      <w:r w:rsidR="003C322B" w:rsidRPr="00E1285E">
        <w:rPr>
          <w:rFonts w:asciiTheme="majorHAnsi" w:hAnsiTheme="majorHAnsi" w:cstheme="majorHAnsi"/>
          <w:color w:val="000000"/>
        </w:rPr>
        <w:t>E</w:t>
      </w:r>
      <w:r w:rsidRPr="00E1285E">
        <w:rPr>
          <w:rFonts w:asciiTheme="majorHAnsi" w:hAnsiTheme="majorHAnsi" w:cstheme="majorHAnsi"/>
          <w:color w:val="000000"/>
        </w:rPr>
        <w:t>mail, and password. Admin wou</w:t>
      </w:r>
      <w:r w:rsidRPr="00E1285E">
        <w:rPr>
          <w:rFonts w:asciiTheme="majorHAnsi" w:hAnsiTheme="majorHAnsi" w:cstheme="majorHAnsi"/>
        </w:rPr>
        <w:t>ld be able to change password from here.</w:t>
      </w:r>
    </w:p>
    <w:p w14:paraId="1A928A18" w14:textId="77777777" w:rsidR="001475B6" w:rsidRPr="00E1285E" w:rsidRDefault="001475B6" w:rsidP="003201C2">
      <w:pPr>
        <w:pBdr>
          <w:top w:val="nil"/>
          <w:left w:val="nil"/>
          <w:bottom w:val="nil"/>
          <w:right w:val="nil"/>
          <w:between w:val="nil"/>
        </w:pBdr>
        <w:spacing w:line="276" w:lineRule="auto"/>
        <w:jc w:val="both"/>
        <w:rPr>
          <w:rFonts w:asciiTheme="majorHAnsi" w:hAnsiTheme="majorHAnsi" w:cstheme="majorHAnsi"/>
          <w:color w:val="000000"/>
        </w:rPr>
      </w:pPr>
    </w:p>
    <w:p w14:paraId="02C88487" w14:textId="77777777" w:rsidR="003C322B" w:rsidRPr="00E1285E" w:rsidRDefault="003C322B"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 xml:space="preserve">Change Password: </w:t>
      </w:r>
      <w:r w:rsidRPr="00E1285E">
        <w:rPr>
          <w:rFonts w:asciiTheme="majorHAnsi" w:hAnsiTheme="majorHAnsi" w:cstheme="majorHAnsi"/>
          <w:color w:val="000000"/>
        </w:rPr>
        <w:t>Admin would be able to change the password using following information:</w:t>
      </w:r>
    </w:p>
    <w:p w14:paraId="6190DF4C" w14:textId="77777777" w:rsidR="003C322B" w:rsidRPr="00E1285E" w:rsidRDefault="003C322B"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 xml:space="preserve">Old Password </w:t>
      </w:r>
    </w:p>
    <w:p w14:paraId="0DD33F8E" w14:textId="77777777" w:rsidR="003C322B" w:rsidRPr="00E1285E" w:rsidRDefault="003C322B"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New Password</w:t>
      </w:r>
      <w:r w:rsidR="00756BB4" w:rsidRPr="00E1285E">
        <w:rPr>
          <w:rFonts w:asciiTheme="majorHAnsi" w:hAnsiTheme="majorHAnsi" w:cstheme="majorHAnsi"/>
          <w:color w:val="000000"/>
        </w:rPr>
        <w:t xml:space="preserve"> (Password should be Alpha</w:t>
      </w:r>
      <w:r w:rsidR="000B1F90" w:rsidRPr="00E1285E">
        <w:rPr>
          <w:rFonts w:asciiTheme="majorHAnsi" w:hAnsiTheme="majorHAnsi" w:cstheme="majorHAnsi"/>
          <w:color w:val="000000"/>
        </w:rPr>
        <w:t>-Numeric min 8 Char</w:t>
      </w:r>
      <w:r w:rsidR="00756BB4" w:rsidRPr="00E1285E">
        <w:rPr>
          <w:rFonts w:asciiTheme="majorHAnsi" w:hAnsiTheme="majorHAnsi" w:cstheme="majorHAnsi"/>
          <w:color w:val="000000"/>
        </w:rPr>
        <w:t>)</w:t>
      </w:r>
    </w:p>
    <w:p w14:paraId="7C39E600" w14:textId="14202A65" w:rsidR="003C322B" w:rsidRPr="00E1285E" w:rsidRDefault="003C322B"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Confirm New Password</w:t>
      </w:r>
      <w:r w:rsidRPr="00E1285E">
        <w:rPr>
          <w:rFonts w:asciiTheme="majorHAnsi" w:hAnsiTheme="majorHAnsi" w:cstheme="majorHAnsi"/>
          <w:b/>
          <w:color w:val="000000"/>
        </w:rPr>
        <w:t xml:space="preserve"> </w:t>
      </w:r>
      <w:r w:rsidR="004E47A7" w:rsidRPr="00E1285E">
        <w:rPr>
          <w:rFonts w:asciiTheme="majorHAnsi" w:hAnsiTheme="majorHAnsi" w:cstheme="majorHAnsi"/>
          <w:b/>
          <w:color w:val="000000"/>
        </w:rPr>
        <w:t>(</w:t>
      </w:r>
      <w:r w:rsidR="004E47A7" w:rsidRPr="00E1285E">
        <w:rPr>
          <w:rFonts w:asciiTheme="majorHAnsi" w:hAnsiTheme="majorHAnsi" w:cstheme="majorHAnsi"/>
          <w:color w:val="000000"/>
        </w:rPr>
        <w:t>Confirm password should be match with New Password</w:t>
      </w:r>
      <w:r w:rsidR="004E47A7" w:rsidRPr="00E1285E">
        <w:rPr>
          <w:rFonts w:asciiTheme="majorHAnsi" w:hAnsiTheme="majorHAnsi" w:cstheme="majorHAnsi"/>
          <w:b/>
          <w:color w:val="000000"/>
        </w:rPr>
        <w:t>)</w:t>
      </w:r>
    </w:p>
    <w:p w14:paraId="4CFE06C5" w14:textId="77777777" w:rsidR="007E339B" w:rsidRPr="00E1285E" w:rsidRDefault="007E339B" w:rsidP="007E339B">
      <w:pPr>
        <w:pBdr>
          <w:top w:val="nil"/>
          <w:left w:val="nil"/>
          <w:bottom w:val="nil"/>
          <w:right w:val="nil"/>
          <w:between w:val="nil"/>
        </w:pBdr>
        <w:spacing w:line="276" w:lineRule="auto"/>
        <w:jc w:val="both"/>
        <w:rPr>
          <w:rFonts w:asciiTheme="majorHAnsi" w:hAnsiTheme="majorHAnsi" w:cstheme="majorHAnsi"/>
          <w:color w:val="000000"/>
        </w:rPr>
      </w:pPr>
    </w:p>
    <w:p w14:paraId="0BC7F6A4" w14:textId="02B54458" w:rsidR="00743023" w:rsidRPr="00E1285E" w:rsidRDefault="00743023"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rPr>
        <w:t>Notification</w:t>
      </w:r>
      <w:r w:rsidRPr="00E1285E">
        <w:rPr>
          <w:rFonts w:asciiTheme="majorHAnsi" w:hAnsiTheme="majorHAnsi" w:cstheme="majorHAnsi"/>
        </w:rPr>
        <w:t>: Clicking on bell icon will open the notification sub menu. This sub menu will show few of the notifications and will have the “View All” button in the bottom, clicking on the view all button will open the notification page in the right panel. This page will show the list of all the notifications received by the admin. Each notification will have time date also.</w:t>
      </w:r>
    </w:p>
    <w:p w14:paraId="7F0BA11B" w14:textId="594CEDA7" w:rsidR="007B5480" w:rsidRPr="00E1285E" w:rsidRDefault="007B5480" w:rsidP="007B5480">
      <w:pPr>
        <w:pBdr>
          <w:top w:val="nil"/>
          <w:left w:val="nil"/>
          <w:bottom w:val="nil"/>
          <w:right w:val="nil"/>
          <w:between w:val="nil"/>
        </w:pBdr>
        <w:spacing w:line="276" w:lineRule="auto"/>
        <w:jc w:val="both"/>
        <w:rPr>
          <w:rFonts w:asciiTheme="majorHAnsi" w:hAnsiTheme="majorHAnsi" w:cstheme="majorHAnsi"/>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highlight w:val="yellow"/>
        </w:rPr>
        <w:t>Which all notifications? Pl list out in details</w:t>
      </w:r>
    </w:p>
    <w:p w14:paraId="77460F88" w14:textId="2381C7C9" w:rsidR="007B5480" w:rsidRPr="00E1285E" w:rsidRDefault="007B5480" w:rsidP="007B5480">
      <w:p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highlight w:val="yellow"/>
        </w:rPr>
        <w:t>[InventColabs]: Whatever activity happen on the frontend side their admin approval needed, those notification will send to admin.</w:t>
      </w:r>
      <w:r w:rsidRPr="00E1285E">
        <w:rPr>
          <w:rFonts w:asciiTheme="majorHAnsi" w:hAnsiTheme="majorHAnsi" w:cstheme="majorHAnsi"/>
          <w:b/>
          <w:color w:val="000000"/>
        </w:rPr>
        <w:t xml:space="preserve"> </w:t>
      </w:r>
    </w:p>
    <w:p w14:paraId="55B63251" w14:textId="3DD64538" w:rsidR="00743023" w:rsidRPr="00E1285E" w:rsidRDefault="00743023" w:rsidP="00743023">
      <w:pPr>
        <w:pBdr>
          <w:top w:val="nil"/>
          <w:left w:val="nil"/>
          <w:bottom w:val="nil"/>
          <w:right w:val="nil"/>
          <w:between w:val="nil"/>
        </w:pBdr>
        <w:spacing w:line="276" w:lineRule="auto"/>
        <w:ind w:left="720"/>
        <w:jc w:val="both"/>
        <w:rPr>
          <w:rFonts w:asciiTheme="majorHAnsi" w:hAnsiTheme="majorHAnsi" w:cstheme="majorHAnsi"/>
          <w:color w:val="000000"/>
        </w:rPr>
      </w:pPr>
    </w:p>
    <w:p w14:paraId="4FE22A21" w14:textId="288AE974" w:rsidR="00725265" w:rsidRPr="00E1285E" w:rsidRDefault="00725265" w:rsidP="00526E5F">
      <w:pPr>
        <w:numPr>
          <w:ilvl w:val="0"/>
          <w:numId w:val="10"/>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Sub-Admin Manager:</w:t>
      </w:r>
      <w:r w:rsidRPr="00E1285E">
        <w:rPr>
          <w:rFonts w:asciiTheme="majorHAnsi" w:hAnsiTheme="majorHAnsi" w:cstheme="majorHAnsi"/>
          <w:color w:val="000000"/>
        </w:rPr>
        <w:t xml:space="preserve"> Under this section, Admin would be able to manage the Sub-Admin users. </w:t>
      </w:r>
      <w:r w:rsidR="00CE593A" w:rsidRPr="00E1285E">
        <w:rPr>
          <w:rFonts w:asciiTheme="majorHAnsi" w:hAnsiTheme="majorHAnsi" w:cstheme="majorHAnsi"/>
          <w:color w:val="000000"/>
        </w:rPr>
        <w:t xml:space="preserve">Admin will manage </w:t>
      </w:r>
      <w:r w:rsidR="00401B25" w:rsidRPr="00E1285E">
        <w:rPr>
          <w:rFonts w:asciiTheme="majorHAnsi" w:hAnsiTheme="majorHAnsi" w:cstheme="majorHAnsi"/>
          <w:color w:val="000000"/>
        </w:rPr>
        <w:t xml:space="preserve">Tele-Counsellors &amp; Logistic team over here. </w:t>
      </w:r>
      <w:r w:rsidRPr="00E1285E">
        <w:rPr>
          <w:rFonts w:asciiTheme="majorHAnsi" w:hAnsiTheme="majorHAnsi" w:cstheme="majorHAnsi"/>
          <w:color w:val="000000"/>
        </w:rPr>
        <w:t xml:space="preserve">Admin can </w:t>
      </w:r>
      <w:r w:rsidRPr="00E1285E">
        <w:rPr>
          <w:rFonts w:asciiTheme="majorHAnsi" w:hAnsiTheme="majorHAnsi" w:cstheme="majorHAnsi"/>
        </w:rPr>
        <w:t>view a list</w:t>
      </w:r>
      <w:r w:rsidRPr="00E1285E">
        <w:rPr>
          <w:rFonts w:asciiTheme="majorHAnsi" w:hAnsiTheme="majorHAnsi" w:cstheme="majorHAnsi"/>
          <w:color w:val="000000"/>
        </w:rPr>
        <w:t xml:space="preserve"> of all the Registered Sub-Admin Users in chronological order.</w:t>
      </w:r>
    </w:p>
    <w:p w14:paraId="742AC09C" w14:textId="339E5B19" w:rsidR="007B5480" w:rsidRPr="00E1285E" w:rsidRDefault="007B5480" w:rsidP="007B5480">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Chronology of ‘date’ from they added? Sort option will be there?</w:t>
      </w:r>
    </w:p>
    <w:p w14:paraId="5D199BB5" w14:textId="58FC82A2" w:rsidR="007B5480" w:rsidRPr="00E1285E" w:rsidRDefault="007B5480" w:rsidP="007B5480">
      <w:p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highlight w:val="yellow"/>
        </w:rPr>
        <w:t>[InventColabs]: Noted</w:t>
      </w:r>
    </w:p>
    <w:p w14:paraId="32770A15" w14:textId="77777777" w:rsidR="00725265" w:rsidRPr="00E1285E" w:rsidRDefault="00725265" w:rsidP="00725265">
      <w:pPr>
        <w:pBdr>
          <w:top w:val="nil"/>
          <w:left w:val="nil"/>
          <w:bottom w:val="nil"/>
          <w:right w:val="nil"/>
          <w:between w:val="nil"/>
        </w:pBdr>
        <w:spacing w:line="276" w:lineRule="auto"/>
        <w:ind w:left="720"/>
        <w:jc w:val="both"/>
        <w:rPr>
          <w:rFonts w:asciiTheme="majorHAnsi" w:hAnsiTheme="majorHAnsi" w:cstheme="majorHAnsi"/>
        </w:rPr>
      </w:pPr>
    </w:p>
    <w:p w14:paraId="1BCA9628" w14:textId="77777777" w:rsidR="00725265" w:rsidRPr="00E1285E" w:rsidRDefault="00725265" w:rsidP="00725265">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Show all Sub-Admin</w:t>
      </w:r>
      <w:r w:rsidRPr="00E1285E">
        <w:rPr>
          <w:rFonts w:asciiTheme="majorHAnsi" w:hAnsiTheme="majorHAnsi" w:cstheme="majorHAnsi"/>
        </w:rPr>
        <w:t>: We will show all the registered Sub-Admin users of the platform and will display following information about them:</w:t>
      </w:r>
    </w:p>
    <w:p w14:paraId="45EF3DCB" w14:textId="77777777" w:rsidR="00725265" w:rsidRPr="00E1285E" w:rsidRDefault="00725265" w:rsidP="00725265">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Name of Sub-Admin User</w:t>
      </w:r>
    </w:p>
    <w:p w14:paraId="0622769B" w14:textId="77777777" w:rsidR="00725265" w:rsidRPr="00E1285E" w:rsidRDefault="00725265" w:rsidP="00725265">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Email Address</w:t>
      </w:r>
    </w:p>
    <w:p w14:paraId="41F71556" w14:textId="3EFA5A2F" w:rsidR="00884839" w:rsidRPr="00E1285E" w:rsidRDefault="00884839" w:rsidP="00725265">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Mobile number</w:t>
      </w:r>
    </w:p>
    <w:p w14:paraId="732CD453" w14:textId="63EAB612" w:rsidR="00725265" w:rsidRPr="00E1285E" w:rsidRDefault="00884839" w:rsidP="00725265">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Type of Sub-Admin: Tele-Counsellors or Logistics</w:t>
      </w:r>
      <w:r w:rsidR="00840FAB" w:rsidRPr="00E1285E">
        <w:rPr>
          <w:rFonts w:asciiTheme="majorHAnsi" w:hAnsiTheme="majorHAnsi" w:cstheme="majorHAnsi"/>
        </w:rPr>
        <w:t xml:space="preserve"> or Doctor</w:t>
      </w:r>
    </w:p>
    <w:p w14:paraId="19DA60F3" w14:textId="77777777" w:rsidR="00725265" w:rsidRPr="00E1285E" w:rsidRDefault="00725265" w:rsidP="00725265">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Status (active/deactivated)</w:t>
      </w:r>
    </w:p>
    <w:p w14:paraId="6FE8F5A4" w14:textId="22842211" w:rsidR="00725265" w:rsidRPr="00E1285E" w:rsidRDefault="00725265" w:rsidP="00884839">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Registration Date</w:t>
      </w:r>
    </w:p>
    <w:p w14:paraId="421B9BAD" w14:textId="3E319843" w:rsidR="007B5480" w:rsidRPr="00E1285E" w:rsidRDefault="007B5480" w:rsidP="007B5480">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UrNavi Tech: Insert multiline notes section</w:t>
      </w:r>
      <w:r w:rsidR="00840FAB" w:rsidRPr="00E1285E">
        <w:rPr>
          <w:rFonts w:asciiTheme="majorHAnsi" w:hAnsiTheme="majorHAnsi" w:cstheme="majorHAnsi"/>
          <w:b/>
          <w:highlight w:val="yellow"/>
        </w:rPr>
        <w:t>, Activation and Deactivation date with history is required</w:t>
      </w:r>
    </w:p>
    <w:p w14:paraId="6212DE95" w14:textId="7C31E1A2" w:rsidR="007B5480" w:rsidRPr="00E1285E" w:rsidRDefault="007B5480" w:rsidP="007B5480">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color w:val="000000"/>
          <w:highlight w:val="yellow"/>
        </w:rPr>
        <w:t>[InventColabs]: Noted</w:t>
      </w:r>
    </w:p>
    <w:p w14:paraId="427B7951" w14:textId="77777777" w:rsidR="00725265" w:rsidRPr="00E1285E" w:rsidRDefault="00725265" w:rsidP="00725265">
      <w:pPr>
        <w:pBdr>
          <w:top w:val="nil"/>
          <w:left w:val="nil"/>
          <w:bottom w:val="nil"/>
          <w:right w:val="nil"/>
          <w:between w:val="nil"/>
        </w:pBdr>
        <w:spacing w:line="276" w:lineRule="auto"/>
        <w:jc w:val="both"/>
        <w:rPr>
          <w:rFonts w:asciiTheme="majorHAnsi" w:hAnsiTheme="majorHAnsi" w:cstheme="majorHAnsi"/>
        </w:rPr>
      </w:pPr>
    </w:p>
    <w:p w14:paraId="15E9F93C" w14:textId="77777777" w:rsidR="00725265" w:rsidRPr="00E1285E" w:rsidRDefault="00725265" w:rsidP="00725265">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Add New Sub-Admin User</w:t>
      </w:r>
      <w:r w:rsidRPr="00E1285E">
        <w:rPr>
          <w:rFonts w:asciiTheme="majorHAnsi" w:hAnsiTheme="majorHAnsi" w:cstheme="majorHAnsi"/>
        </w:rPr>
        <w:t>: Admin would be able to add new Sub-Admin user by providing certain details</w:t>
      </w:r>
    </w:p>
    <w:p w14:paraId="4C0B4059" w14:textId="62058716" w:rsidR="00725265" w:rsidRPr="00E1285E" w:rsidRDefault="00725265" w:rsidP="00725265">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Name of Sub-Admin User: Should be Alphabetic only (some names could have numbers in them or special characters)</w:t>
      </w:r>
    </w:p>
    <w:p w14:paraId="33AF8962" w14:textId="77777777" w:rsidR="002E013C" w:rsidRPr="00E1285E" w:rsidRDefault="002E013C" w:rsidP="002E013C">
      <w:pPr>
        <w:pBdr>
          <w:top w:val="nil"/>
          <w:left w:val="nil"/>
          <w:bottom w:val="nil"/>
          <w:right w:val="nil"/>
          <w:between w:val="nil"/>
        </w:pBdr>
        <w:spacing w:line="276" w:lineRule="auto"/>
        <w:jc w:val="both"/>
        <w:rPr>
          <w:rFonts w:asciiTheme="majorHAnsi" w:eastAsia="Arial Unicode MS" w:hAnsiTheme="majorHAnsi" w:cstheme="majorHAnsi"/>
          <w:b/>
          <w:highlight w:val="yellow"/>
        </w:rPr>
      </w:pPr>
      <w:r w:rsidRPr="00E1285E">
        <w:rPr>
          <w:rFonts w:asciiTheme="majorHAnsi" w:hAnsiTheme="majorHAnsi" w:cstheme="majorHAnsi"/>
          <w:b/>
          <w:highlight w:val="yellow"/>
        </w:rPr>
        <w:t xml:space="preserve">Mayur Feedback: </w:t>
      </w:r>
      <w:r w:rsidRPr="00E1285E">
        <w:rPr>
          <w:rFonts w:asciiTheme="majorHAnsi" w:eastAsia="Arial Unicode MS" w:hAnsiTheme="majorHAnsi" w:cstheme="majorHAnsi"/>
          <w:b/>
          <w:highlight w:val="yellow"/>
        </w:rPr>
        <w:t>Name should allow number/special character or not?</w:t>
      </w:r>
    </w:p>
    <w:p w14:paraId="337A4426" w14:textId="3FDCB5C0" w:rsidR="002E013C" w:rsidRPr="00E1285E" w:rsidRDefault="002E013C" w:rsidP="002E013C">
      <w:p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b/>
          <w:highlight w:val="yellow"/>
        </w:rPr>
        <w:t xml:space="preserve">[Inventcolabs]: </w:t>
      </w:r>
      <w:ins w:id="26" w:author="Microsoft Office User" w:date="2024-01-30T12:07:00Z">
        <w:r w:rsidR="00241E30">
          <w:rPr>
            <w:rFonts w:asciiTheme="majorHAnsi" w:hAnsiTheme="majorHAnsi" w:cstheme="majorHAnsi"/>
            <w:b/>
            <w:highlight w:val="yellow"/>
          </w:rPr>
          <w:t>Name should be Alphabetic.</w:t>
        </w:r>
      </w:ins>
      <w:del w:id="27" w:author="Microsoft Office User" w:date="2024-01-30T12:07:00Z">
        <w:r w:rsidRPr="00E1285E" w:rsidDel="00336B5F">
          <w:rPr>
            <w:rFonts w:asciiTheme="majorHAnsi" w:hAnsiTheme="majorHAnsi" w:cstheme="majorHAnsi"/>
            <w:b/>
            <w:highlight w:val="yellow"/>
          </w:rPr>
          <w:delText>Allow Special Character.</w:delText>
        </w:r>
      </w:del>
    </w:p>
    <w:p w14:paraId="091C4EC5" w14:textId="79B1C25C" w:rsidR="002E013C" w:rsidRPr="00E1285E" w:rsidRDefault="002E013C" w:rsidP="002E013C">
      <w:p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lastRenderedPageBreak/>
        <w:t xml:space="preserve"> </w:t>
      </w:r>
    </w:p>
    <w:p w14:paraId="37F607E6" w14:textId="77777777" w:rsidR="00884839" w:rsidRPr="00E1285E" w:rsidRDefault="00884839" w:rsidP="00884839">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Type of Sub-Admin: Tele-Counsellors or Logistics</w:t>
      </w:r>
    </w:p>
    <w:p w14:paraId="57BAB187" w14:textId="77777777" w:rsidR="00725265" w:rsidRPr="00E1285E" w:rsidRDefault="00725265" w:rsidP="00725265">
      <w:pPr>
        <w:numPr>
          <w:ilvl w:val="0"/>
          <w:numId w:val="7"/>
        </w:numPr>
        <w:pBdr>
          <w:top w:val="nil"/>
          <w:left w:val="nil"/>
          <w:bottom w:val="nil"/>
          <w:right w:val="nil"/>
          <w:between w:val="nil"/>
        </w:pBdr>
        <w:spacing w:line="276" w:lineRule="auto"/>
        <w:jc w:val="both"/>
        <w:rPr>
          <w:rFonts w:asciiTheme="majorHAnsi" w:hAnsiTheme="majorHAnsi" w:cstheme="majorHAnsi"/>
        </w:rPr>
      </w:pPr>
      <w:commentRangeStart w:id="28"/>
      <w:commentRangeStart w:id="29"/>
      <w:r w:rsidRPr="00E1285E">
        <w:rPr>
          <w:rFonts w:asciiTheme="majorHAnsi" w:hAnsiTheme="majorHAnsi" w:cstheme="majorHAnsi"/>
        </w:rPr>
        <w:t>Checkbox for the Assign Role and Responsibility</w:t>
      </w:r>
      <w:commentRangeEnd w:id="28"/>
      <w:r w:rsidR="00B00F02">
        <w:rPr>
          <w:rStyle w:val="CommentReference"/>
        </w:rPr>
        <w:commentReference w:id="28"/>
      </w:r>
      <w:commentRangeEnd w:id="29"/>
      <w:r w:rsidR="0026287D">
        <w:rPr>
          <w:rStyle w:val="CommentReference"/>
        </w:rPr>
        <w:commentReference w:id="29"/>
      </w:r>
    </w:p>
    <w:p w14:paraId="2860BF41" w14:textId="77777777" w:rsidR="00725265" w:rsidRPr="00E1285E" w:rsidRDefault="00725265" w:rsidP="00725265">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Sub-Admin Email address</w:t>
      </w:r>
    </w:p>
    <w:p w14:paraId="2295DAD6" w14:textId="77777777" w:rsidR="00725265" w:rsidRPr="00E1285E" w:rsidRDefault="00725265" w:rsidP="00725265">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Sub-Admin Mobile number</w:t>
      </w:r>
    </w:p>
    <w:p w14:paraId="69F8FC63" w14:textId="77777777" w:rsidR="00725265" w:rsidRPr="00E1285E" w:rsidRDefault="00725265" w:rsidP="00725265">
      <w:pPr>
        <w:pBdr>
          <w:top w:val="nil"/>
          <w:left w:val="nil"/>
          <w:bottom w:val="nil"/>
          <w:right w:val="nil"/>
          <w:between w:val="nil"/>
        </w:pBdr>
        <w:spacing w:line="276" w:lineRule="auto"/>
        <w:ind w:left="1440"/>
        <w:jc w:val="both"/>
        <w:rPr>
          <w:rFonts w:asciiTheme="majorHAnsi" w:hAnsiTheme="majorHAnsi" w:cstheme="majorHAnsi"/>
        </w:rPr>
      </w:pPr>
    </w:p>
    <w:p w14:paraId="0FF74818" w14:textId="77777777" w:rsidR="00725265" w:rsidRPr="00E1285E" w:rsidRDefault="00725265" w:rsidP="00725265">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rPr>
        <w:t>Sub-Admin will receive an Email with a link to Open Application &amp; temp. password to login.</w:t>
      </w:r>
    </w:p>
    <w:p w14:paraId="1C958A4D" w14:textId="77777777" w:rsidR="00725265" w:rsidRPr="00E1285E" w:rsidRDefault="00725265" w:rsidP="00725265">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rPr>
        <w:t xml:space="preserve"> </w:t>
      </w:r>
    </w:p>
    <w:p w14:paraId="2FE76DB0" w14:textId="77777777" w:rsidR="00725265" w:rsidRPr="00E1285E" w:rsidRDefault="00725265" w:rsidP="00725265">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Edit Sub-Admin User Profile</w:t>
      </w:r>
      <w:r w:rsidRPr="00E1285E">
        <w:rPr>
          <w:rFonts w:asciiTheme="majorHAnsi" w:hAnsiTheme="majorHAnsi" w:cstheme="majorHAnsi"/>
        </w:rPr>
        <w:t>: Admin would be able to edit the profile of any Sub-Admin user. All the details which has been filled by the Sub-Admin user at the time of registration will be visible here. Admin can edit the profile by clicking the edit button. The fields which are allowed for edit are mentioned below:</w:t>
      </w:r>
    </w:p>
    <w:p w14:paraId="5C67B7E0" w14:textId="77777777" w:rsidR="00725265" w:rsidRPr="00E1285E" w:rsidRDefault="00725265" w:rsidP="00725265">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Name of the user</w:t>
      </w:r>
    </w:p>
    <w:p w14:paraId="1205FC65" w14:textId="77777777" w:rsidR="00725265" w:rsidRPr="00E1285E" w:rsidRDefault="00725265" w:rsidP="00725265">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Email Address</w:t>
      </w:r>
    </w:p>
    <w:p w14:paraId="49A98E67" w14:textId="77777777" w:rsidR="00884839" w:rsidRPr="00E1285E" w:rsidRDefault="00884839" w:rsidP="00884839">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Type of Sub-Admin: Tele-Counsellors or Logistics</w:t>
      </w:r>
    </w:p>
    <w:p w14:paraId="2EE058B2" w14:textId="1E82A922" w:rsidR="00725265" w:rsidRPr="00E1285E" w:rsidRDefault="00884839" w:rsidP="00884839">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 </w:t>
      </w:r>
      <w:r w:rsidR="00725265" w:rsidRPr="00E1285E">
        <w:rPr>
          <w:rFonts w:asciiTheme="majorHAnsi" w:hAnsiTheme="majorHAnsi" w:cstheme="majorHAnsi"/>
        </w:rPr>
        <w:t>“All the fields should be editable”</w:t>
      </w:r>
    </w:p>
    <w:p w14:paraId="6FB76EB1" w14:textId="77777777" w:rsidR="00725265" w:rsidRPr="00E1285E" w:rsidRDefault="00725265" w:rsidP="00725265">
      <w:pPr>
        <w:pBdr>
          <w:top w:val="nil"/>
          <w:left w:val="nil"/>
          <w:bottom w:val="nil"/>
          <w:right w:val="nil"/>
          <w:between w:val="nil"/>
        </w:pBdr>
        <w:spacing w:line="276" w:lineRule="auto"/>
        <w:jc w:val="both"/>
        <w:rPr>
          <w:rFonts w:asciiTheme="majorHAnsi" w:hAnsiTheme="majorHAnsi" w:cstheme="majorHAnsi"/>
        </w:rPr>
      </w:pPr>
    </w:p>
    <w:p w14:paraId="6B1E67D2" w14:textId="159F3494" w:rsidR="00725265" w:rsidRPr="00E1285E" w:rsidRDefault="00725265" w:rsidP="00725265">
      <w:pPr>
        <w:pBdr>
          <w:top w:val="nil"/>
          <w:left w:val="nil"/>
          <w:bottom w:val="nil"/>
          <w:right w:val="nil"/>
          <w:between w:val="nil"/>
        </w:pBdr>
        <w:spacing w:line="276" w:lineRule="auto"/>
        <w:ind w:left="720"/>
        <w:jc w:val="both"/>
        <w:rPr>
          <w:rFonts w:asciiTheme="majorHAnsi" w:hAnsiTheme="majorHAnsi" w:cstheme="majorHAnsi"/>
          <w:color w:val="000000"/>
        </w:rPr>
      </w:pPr>
      <w:r w:rsidRPr="00E1285E">
        <w:rPr>
          <w:rFonts w:asciiTheme="majorHAnsi" w:hAnsiTheme="majorHAnsi" w:cstheme="majorHAnsi"/>
          <w:b/>
        </w:rPr>
        <w:t xml:space="preserve">NOTE: </w:t>
      </w:r>
      <w:r w:rsidRPr="00E1285E">
        <w:rPr>
          <w:rFonts w:asciiTheme="majorHAnsi" w:hAnsiTheme="majorHAnsi" w:cstheme="majorHAnsi"/>
          <w:color w:val="000000"/>
        </w:rPr>
        <w:t>Admin can set status active/deactivate the user.</w:t>
      </w:r>
    </w:p>
    <w:p w14:paraId="17B0C039" w14:textId="196DEA0A" w:rsidR="00884839" w:rsidRPr="00E1285E" w:rsidRDefault="00884839" w:rsidP="0081139D">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Logistics will have access to Doctors Notes to Logistics and they will add product t</w:t>
      </w:r>
      <w:r w:rsidR="00452EF0" w:rsidRPr="00E1285E">
        <w:rPr>
          <w:rFonts w:asciiTheme="majorHAnsi" w:hAnsiTheme="majorHAnsi" w:cstheme="majorHAnsi"/>
        </w:rPr>
        <w:t>o</w:t>
      </w:r>
      <w:r w:rsidRPr="00E1285E">
        <w:rPr>
          <w:rFonts w:asciiTheme="majorHAnsi" w:hAnsiTheme="majorHAnsi" w:cstheme="majorHAnsi"/>
        </w:rPr>
        <w:t xml:space="preserve"> cart &amp; send to Doctor’s approval.</w:t>
      </w:r>
    </w:p>
    <w:p w14:paraId="75E3C82E" w14:textId="77777777" w:rsidR="00FB3447" w:rsidRPr="00E1285E" w:rsidRDefault="00966F00" w:rsidP="00FB3447">
      <w:pPr>
        <w:pStyle w:val="CommentText"/>
        <w:rPr>
          <w:rFonts w:asciiTheme="majorHAnsi" w:hAnsiTheme="majorHAnsi" w:cstheme="majorHAnsi"/>
          <w:b/>
          <w:highlight w:val="yellow"/>
        </w:rPr>
      </w:pPr>
      <w:r w:rsidRPr="00E1285E">
        <w:rPr>
          <w:rFonts w:asciiTheme="majorHAnsi" w:hAnsiTheme="majorHAnsi" w:cstheme="majorHAnsi"/>
          <w:b/>
          <w:highlight w:val="yellow"/>
        </w:rPr>
        <w:t>UrNavi Tech: Medicines list only</w:t>
      </w:r>
      <w:r w:rsidR="00FB3447" w:rsidRPr="00E1285E">
        <w:rPr>
          <w:rFonts w:asciiTheme="majorHAnsi" w:hAnsiTheme="majorHAnsi" w:cstheme="majorHAnsi"/>
          <w:b/>
          <w:highlight w:val="yellow"/>
        </w:rPr>
        <w:t xml:space="preserve">, </w:t>
      </w:r>
    </w:p>
    <w:p w14:paraId="59A70CD6" w14:textId="1AE8F3F5" w:rsidR="00FB3447" w:rsidRPr="00E1285E" w:rsidRDefault="00FB3447" w:rsidP="00FB3447">
      <w:pPr>
        <w:pStyle w:val="CommentText"/>
        <w:rPr>
          <w:rFonts w:asciiTheme="majorHAnsi" w:hAnsiTheme="majorHAnsi" w:cstheme="majorHAnsi"/>
          <w:b/>
          <w:highlight w:val="yellow"/>
        </w:rPr>
      </w:pPr>
      <w:r w:rsidRPr="00E1285E">
        <w:rPr>
          <w:rFonts w:asciiTheme="majorHAnsi" w:hAnsiTheme="majorHAnsi" w:cstheme="majorHAnsi"/>
          <w:b/>
          <w:highlight w:val="yellow"/>
        </w:rPr>
        <w:t>Logistics--&gt;Respective Doctor--&gt;Admin.</w:t>
      </w:r>
    </w:p>
    <w:p w14:paraId="79FE984F" w14:textId="6E8844EA" w:rsidR="00FB3447" w:rsidRPr="00E1285E" w:rsidRDefault="00FB3447" w:rsidP="00FB3447">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Once approved by Admin, cart will be visible to patient.</w:t>
      </w:r>
    </w:p>
    <w:p w14:paraId="5C069D44" w14:textId="77777777" w:rsidR="00966F00" w:rsidRPr="00E1285E" w:rsidRDefault="00966F00" w:rsidP="00966F00">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color w:val="000000"/>
          <w:highlight w:val="yellow"/>
        </w:rPr>
        <w:t>[InventColabs]: Noted</w:t>
      </w:r>
    </w:p>
    <w:p w14:paraId="28B83569" w14:textId="77777777" w:rsidR="00966F00" w:rsidRPr="00E1285E" w:rsidRDefault="00966F00" w:rsidP="00966F00">
      <w:pPr>
        <w:pBdr>
          <w:top w:val="nil"/>
          <w:left w:val="nil"/>
          <w:bottom w:val="nil"/>
          <w:right w:val="nil"/>
          <w:between w:val="nil"/>
        </w:pBdr>
        <w:spacing w:line="276" w:lineRule="auto"/>
        <w:jc w:val="both"/>
        <w:rPr>
          <w:rFonts w:asciiTheme="majorHAnsi" w:hAnsiTheme="majorHAnsi" w:cstheme="majorHAnsi"/>
        </w:rPr>
      </w:pPr>
    </w:p>
    <w:p w14:paraId="11495203" w14:textId="7C629F5A" w:rsidR="00452EF0" w:rsidRPr="00E1285E" w:rsidRDefault="00452EF0" w:rsidP="0081139D">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Admin would be able to change the status of orders.</w:t>
      </w:r>
    </w:p>
    <w:p w14:paraId="602A3FE5" w14:textId="77777777" w:rsidR="00725265" w:rsidRPr="00E1285E" w:rsidRDefault="00725265" w:rsidP="00743023">
      <w:pPr>
        <w:pBdr>
          <w:top w:val="nil"/>
          <w:left w:val="nil"/>
          <w:bottom w:val="nil"/>
          <w:right w:val="nil"/>
          <w:between w:val="nil"/>
        </w:pBdr>
        <w:spacing w:line="276" w:lineRule="auto"/>
        <w:ind w:left="720"/>
        <w:jc w:val="both"/>
        <w:rPr>
          <w:rFonts w:asciiTheme="majorHAnsi" w:hAnsiTheme="majorHAnsi" w:cstheme="majorHAnsi"/>
          <w:color w:val="000000"/>
        </w:rPr>
      </w:pPr>
    </w:p>
    <w:p w14:paraId="48569366" w14:textId="48B1C310" w:rsidR="007E339B" w:rsidRPr="00E1285E" w:rsidRDefault="003246BB" w:rsidP="00526E5F">
      <w:pPr>
        <w:numPr>
          <w:ilvl w:val="0"/>
          <w:numId w:val="10"/>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Patient</w:t>
      </w:r>
      <w:r w:rsidR="007E339B" w:rsidRPr="00E1285E">
        <w:rPr>
          <w:rFonts w:asciiTheme="majorHAnsi" w:hAnsiTheme="majorHAnsi" w:cstheme="majorHAnsi"/>
          <w:b/>
          <w:color w:val="000000"/>
        </w:rPr>
        <w:t xml:space="preserve"> Manager:</w:t>
      </w:r>
      <w:r w:rsidR="007E339B" w:rsidRPr="00E1285E">
        <w:rPr>
          <w:rFonts w:asciiTheme="majorHAnsi" w:hAnsiTheme="majorHAnsi" w:cstheme="majorHAnsi"/>
          <w:color w:val="000000"/>
        </w:rPr>
        <w:t xml:space="preserve"> </w:t>
      </w:r>
      <w:r w:rsidR="005D3F02" w:rsidRPr="00E1285E">
        <w:rPr>
          <w:rFonts w:asciiTheme="majorHAnsi" w:hAnsiTheme="majorHAnsi" w:cstheme="majorHAnsi"/>
          <w:color w:val="000000"/>
        </w:rPr>
        <w:t>Patient</w:t>
      </w:r>
      <w:r w:rsidR="007E339B" w:rsidRPr="00E1285E">
        <w:rPr>
          <w:rFonts w:asciiTheme="majorHAnsi" w:hAnsiTheme="majorHAnsi" w:cstheme="majorHAnsi"/>
          <w:color w:val="000000"/>
        </w:rPr>
        <w:t xml:space="preserve"> are the registered users of the </w:t>
      </w:r>
      <w:r w:rsidR="007E339B" w:rsidRPr="00E1285E">
        <w:rPr>
          <w:rFonts w:asciiTheme="majorHAnsi" w:hAnsiTheme="majorHAnsi" w:cstheme="majorHAnsi"/>
        </w:rPr>
        <w:t>Mobile</w:t>
      </w:r>
      <w:r w:rsidR="007E339B" w:rsidRPr="00E1285E">
        <w:rPr>
          <w:rFonts w:asciiTheme="majorHAnsi" w:hAnsiTheme="majorHAnsi" w:cstheme="majorHAnsi"/>
          <w:color w:val="000000"/>
        </w:rPr>
        <w:t xml:space="preserve"> Application. Admin would be able to manage the users of the application. Under this module, Admin can </w:t>
      </w:r>
      <w:r w:rsidR="007E339B" w:rsidRPr="00E1285E">
        <w:rPr>
          <w:rFonts w:asciiTheme="majorHAnsi" w:hAnsiTheme="majorHAnsi" w:cstheme="majorHAnsi"/>
        </w:rPr>
        <w:t>view a list</w:t>
      </w:r>
      <w:r w:rsidR="007E339B" w:rsidRPr="00E1285E">
        <w:rPr>
          <w:rFonts w:asciiTheme="majorHAnsi" w:hAnsiTheme="majorHAnsi" w:cstheme="majorHAnsi"/>
          <w:color w:val="000000"/>
        </w:rPr>
        <w:t xml:space="preserve"> of all the Registered </w:t>
      </w:r>
      <w:r w:rsidR="005D3F02" w:rsidRPr="00E1285E">
        <w:rPr>
          <w:rFonts w:asciiTheme="majorHAnsi" w:hAnsiTheme="majorHAnsi" w:cstheme="majorHAnsi"/>
          <w:color w:val="000000"/>
        </w:rPr>
        <w:t>Patients</w:t>
      </w:r>
      <w:r w:rsidR="007E339B" w:rsidRPr="00E1285E">
        <w:rPr>
          <w:rFonts w:asciiTheme="majorHAnsi" w:hAnsiTheme="majorHAnsi" w:cstheme="majorHAnsi"/>
          <w:color w:val="000000"/>
        </w:rPr>
        <w:t xml:space="preserve"> in chronological order.</w:t>
      </w:r>
    </w:p>
    <w:p w14:paraId="2D74FA14" w14:textId="77777777" w:rsidR="0029544A" w:rsidRPr="00E1285E" w:rsidRDefault="0029544A" w:rsidP="0029544A">
      <w:pPr>
        <w:pStyle w:val="CommentText"/>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Registered User and Patients are different.</w:t>
      </w:r>
    </w:p>
    <w:p w14:paraId="7BAA8A22" w14:textId="77777777" w:rsidR="0029544A" w:rsidRPr="00E1285E" w:rsidRDefault="0029544A" w:rsidP="0029544A">
      <w:pPr>
        <w:pStyle w:val="CommentText"/>
        <w:rPr>
          <w:rFonts w:asciiTheme="majorHAnsi" w:hAnsiTheme="majorHAnsi" w:cstheme="majorHAnsi"/>
          <w:b/>
          <w:highlight w:val="yellow"/>
        </w:rPr>
      </w:pPr>
      <w:r w:rsidRPr="00E1285E">
        <w:rPr>
          <w:rFonts w:asciiTheme="majorHAnsi" w:hAnsiTheme="majorHAnsi" w:cstheme="majorHAnsi"/>
          <w:b/>
          <w:highlight w:val="yellow"/>
        </w:rPr>
        <w:t>Initial download can have quick registration(email &amp; email otp or mobile and mobile otp) and working with main function shall need detailed fillup of info/profile</w:t>
      </w:r>
    </w:p>
    <w:p w14:paraId="66951BAB" w14:textId="364C91A7" w:rsidR="0029544A" w:rsidRPr="00E1285E" w:rsidRDefault="0029544A" w:rsidP="0029544A">
      <w:p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highlight w:val="yellow"/>
        </w:rPr>
        <w:t>[InventColabs]: Noted</w:t>
      </w:r>
    </w:p>
    <w:p w14:paraId="3C61961C" w14:textId="77777777" w:rsidR="007E339B" w:rsidRPr="00E1285E" w:rsidRDefault="007E339B" w:rsidP="007E339B">
      <w:pPr>
        <w:pBdr>
          <w:top w:val="nil"/>
          <w:left w:val="nil"/>
          <w:bottom w:val="nil"/>
          <w:right w:val="nil"/>
          <w:between w:val="nil"/>
        </w:pBdr>
        <w:spacing w:line="276" w:lineRule="auto"/>
        <w:ind w:left="720"/>
        <w:jc w:val="both"/>
        <w:rPr>
          <w:rFonts w:asciiTheme="majorHAnsi" w:hAnsiTheme="majorHAnsi" w:cstheme="majorHAnsi"/>
        </w:rPr>
      </w:pPr>
    </w:p>
    <w:p w14:paraId="06C872C9" w14:textId="7EA2E89D" w:rsidR="007E339B" w:rsidRPr="00E1285E" w:rsidRDefault="007E339B" w:rsidP="007E339B">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Show all </w:t>
      </w:r>
      <w:r w:rsidR="00CF5776" w:rsidRPr="00E1285E">
        <w:rPr>
          <w:rFonts w:asciiTheme="majorHAnsi" w:hAnsiTheme="majorHAnsi" w:cstheme="majorHAnsi"/>
          <w:b/>
        </w:rPr>
        <w:t>P</w:t>
      </w:r>
      <w:r w:rsidR="008D42D1" w:rsidRPr="00E1285E">
        <w:rPr>
          <w:rFonts w:asciiTheme="majorHAnsi" w:hAnsiTheme="majorHAnsi" w:cstheme="majorHAnsi"/>
          <w:b/>
        </w:rPr>
        <w:t>atient</w:t>
      </w:r>
      <w:r w:rsidRPr="00E1285E">
        <w:rPr>
          <w:rFonts w:asciiTheme="majorHAnsi" w:hAnsiTheme="majorHAnsi" w:cstheme="majorHAnsi"/>
          <w:b/>
        </w:rPr>
        <w:t>s</w:t>
      </w:r>
      <w:r w:rsidRPr="00E1285E">
        <w:rPr>
          <w:rFonts w:asciiTheme="majorHAnsi" w:hAnsiTheme="majorHAnsi" w:cstheme="majorHAnsi"/>
        </w:rPr>
        <w:t xml:space="preserve">: We will show all the registered </w:t>
      </w:r>
      <w:r w:rsidR="004439E5" w:rsidRPr="00E1285E">
        <w:rPr>
          <w:rFonts w:asciiTheme="majorHAnsi" w:hAnsiTheme="majorHAnsi" w:cstheme="majorHAnsi"/>
        </w:rPr>
        <w:t>patients</w:t>
      </w:r>
      <w:r w:rsidRPr="00E1285E">
        <w:rPr>
          <w:rFonts w:asciiTheme="majorHAnsi" w:hAnsiTheme="majorHAnsi" w:cstheme="majorHAnsi"/>
        </w:rPr>
        <w:t xml:space="preserve"> of the platform and will display following information about them:</w:t>
      </w:r>
    </w:p>
    <w:p w14:paraId="52E84EDA" w14:textId="7EC44E73" w:rsidR="007E339B" w:rsidRPr="00E1285E" w:rsidRDefault="007E339B" w:rsidP="007E339B">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Name of </w:t>
      </w:r>
      <w:r w:rsidR="004439E5" w:rsidRPr="00E1285E">
        <w:rPr>
          <w:rFonts w:asciiTheme="majorHAnsi" w:hAnsiTheme="majorHAnsi" w:cstheme="majorHAnsi"/>
        </w:rPr>
        <w:t>Patient</w:t>
      </w:r>
    </w:p>
    <w:p w14:paraId="3525E620" w14:textId="77777777" w:rsidR="007E339B" w:rsidRPr="00E1285E" w:rsidRDefault="007E339B" w:rsidP="007E339B">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Email Address</w:t>
      </w:r>
    </w:p>
    <w:p w14:paraId="09FA26CE" w14:textId="1C8317A9" w:rsidR="007E339B" w:rsidRPr="00E1285E" w:rsidRDefault="007E339B" w:rsidP="007E339B">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Mobile Number</w:t>
      </w:r>
    </w:p>
    <w:p w14:paraId="6C2F7713" w14:textId="04C83402" w:rsidR="0013696F" w:rsidRPr="00E1285E" w:rsidRDefault="004439E5" w:rsidP="007E339B">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UHID</w:t>
      </w:r>
    </w:p>
    <w:p w14:paraId="51F942A8" w14:textId="77777777" w:rsidR="007E339B" w:rsidRPr="00E1285E" w:rsidRDefault="007E339B" w:rsidP="007E339B">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Status (active/deactivated)</w:t>
      </w:r>
    </w:p>
    <w:p w14:paraId="627F067D" w14:textId="0CA3918B" w:rsidR="007E339B" w:rsidRPr="00E1285E" w:rsidRDefault="007E339B" w:rsidP="007E339B">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Registration Date</w:t>
      </w:r>
    </w:p>
    <w:p w14:paraId="4F34CA0B" w14:textId="4AE5DB70" w:rsidR="0029544A" w:rsidRPr="00E1285E" w:rsidRDefault="0029544A" w:rsidP="0029544A">
      <w:pPr>
        <w:pStyle w:val="CommentText"/>
        <w:rPr>
          <w:rFonts w:asciiTheme="majorHAnsi" w:hAnsiTheme="majorHAnsi" w:cstheme="majorHAnsi"/>
          <w:b/>
          <w:highlight w:val="yellow"/>
        </w:rPr>
      </w:pPr>
      <w:r w:rsidRPr="00E1285E">
        <w:rPr>
          <w:rFonts w:asciiTheme="majorHAnsi" w:hAnsiTheme="majorHAnsi" w:cstheme="majorHAnsi"/>
          <w:b/>
          <w:highlight w:val="yellow"/>
        </w:rPr>
        <w:t xml:space="preserve">UrNavi Tech: Patient appointment, payment, cart, ailments and every field related with Patient with date/time chronology. Amin shall be able to group/sub-group patient based on particular field...like country wise, ailment </w:t>
      </w:r>
      <w:r w:rsidRPr="00E1285E">
        <w:rPr>
          <w:rFonts w:asciiTheme="majorHAnsi" w:hAnsiTheme="majorHAnsi" w:cstheme="majorHAnsi"/>
          <w:b/>
          <w:highlight w:val="yellow"/>
        </w:rPr>
        <w:lastRenderedPageBreak/>
        <w:t>wise, revenue wise etc. Such multiple grouping shall be possible. All database sort functions shall be available with all columns. List view and detailed view will be useful. Any searched record or all records shall be exportable in MS Excel file(.xlsx)</w:t>
      </w:r>
    </w:p>
    <w:p w14:paraId="42522B9E" w14:textId="77777777" w:rsidR="004E322F" w:rsidRPr="00E1285E" w:rsidRDefault="004E322F" w:rsidP="004E322F">
      <w:pPr>
        <w:pStyle w:val="CommentText"/>
        <w:rPr>
          <w:rFonts w:asciiTheme="majorHAnsi" w:hAnsiTheme="majorHAnsi" w:cstheme="majorHAnsi"/>
          <w:b/>
          <w:highlight w:val="yellow"/>
        </w:rPr>
      </w:pPr>
      <w:r w:rsidRPr="00E1285E">
        <w:rPr>
          <w:rFonts w:asciiTheme="majorHAnsi" w:hAnsiTheme="majorHAnsi" w:cstheme="majorHAnsi"/>
          <w:b/>
          <w:highlight w:val="yellow"/>
        </w:rPr>
        <w:t>Registered user wise - UHID(Patients) - wise appointments – wise cart --wise revenue.</w:t>
      </w:r>
    </w:p>
    <w:p w14:paraId="65603106" w14:textId="77777777" w:rsidR="004E322F" w:rsidRPr="00E1285E" w:rsidRDefault="004E322F" w:rsidP="004E322F">
      <w:pPr>
        <w:pStyle w:val="CommentText"/>
        <w:rPr>
          <w:rFonts w:asciiTheme="majorHAnsi" w:hAnsiTheme="majorHAnsi" w:cstheme="majorHAnsi"/>
          <w:b/>
          <w:highlight w:val="yellow"/>
        </w:rPr>
      </w:pPr>
      <w:r w:rsidRPr="00E1285E">
        <w:rPr>
          <w:rFonts w:asciiTheme="majorHAnsi" w:hAnsiTheme="majorHAnsi" w:cstheme="majorHAnsi"/>
          <w:b/>
          <w:highlight w:val="yellow"/>
        </w:rPr>
        <w:t xml:space="preserve">Admis shall be able to view how many devices this user is logged in and device type they are using, make model. </w:t>
      </w:r>
    </w:p>
    <w:p w14:paraId="6F2039B1" w14:textId="3645B136" w:rsidR="004E322F" w:rsidRPr="00E1285E" w:rsidRDefault="004E322F" w:rsidP="004E322F">
      <w:pPr>
        <w:pStyle w:val="CommentText"/>
        <w:rPr>
          <w:rFonts w:asciiTheme="majorHAnsi" w:hAnsiTheme="majorHAnsi" w:cstheme="majorHAnsi"/>
          <w:b/>
          <w:highlight w:val="yellow"/>
        </w:rPr>
      </w:pPr>
      <w:r w:rsidRPr="00E1285E">
        <w:rPr>
          <w:rFonts w:asciiTheme="majorHAnsi" w:hAnsiTheme="majorHAnsi" w:cstheme="majorHAnsi"/>
          <w:b/>
          <w:highlight w:val="yellow"/>
        </w:rPr>
        <w:t>Data shall be exportable in excel</w:t>
      </w:r>
    </w:p>
    <w:p w14:paraId="3CB93ED1" w14:textId="77777777" w:rsidR="0029544A" w:rsidRPr="00E1285E" w:rsidRDefault="0029544A" w:rsidP="0029544A">
      <w:p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highlight w:val="yellow"/>
        </w:rPr>
        <w:t>[InventColabs]: Noted</w:t>
      </w:r>
    </w:p>
    <w:p w14:paraId="3E28D2FC" w14:textId="7A7D0F96" w:rsidR="007E339B" w:rsidRPr="00E1285E" w:rsidRDefault="007E339B" w:rsidP="0029544A">
      <w:pPr>
        <w:pBdr>
          <w:top w:val="nil"/>
          <w:left w:val="nil"/>
          <w:bottom w:val="nil"/>
          <w:right w:val="nil"/>
          <w:between w:val="nil"/>
        </w:pBdr>
        <w:spacing w:line="276" w:lineRule="auto"/>
        <w:jc w:val="both"/>
        <w:rPr>
          <w:rFonts w:asciiTheme="majorHAnsi" w:hAnsiTheme="majorHAnsi" w:cstheme="majorHAnsi"/>
        </w:rPr>
      </w:pPr>
    </w:p>
    <w:p w14:paraId="2ACBECB9" w14:textId="300F6A07" w:rsidR="00A75678" w:rsidRPr="00E1285E" w:rsidRDefault="00A75678" w:rsidP="0029544A">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UrNavi Tech: Add : Registered user, Registered user ID in this module and display field.</w:t>
      </w:r>
    </w:p>
    <w:p w14:paraId="5A634C35" w14:textId="2E6F79E7" w:rsidR="00A75678" w:rsidRPr="00E1285E" w:rsidRDefault="00A75678" w:rsidP="0029544A">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Pl provide link to Appointment, cart, cards, Ailment, Docs who all consulted to open all date from here. Modules shall be linked through UHID</w:t>
      </w:r>
    </w:p>
    <w:p w14:paraId="0A884611" w14:textId="028AE0E0" w:rsidR="00A75678" w:rsidRPr="00E1285E" w:rsidRDefault="00A75678" w:rsidP="0029544A">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color w:val="000000"/>
          <w:highlight w:val="yellow"/>
        </w:rPr>
        <w:t>[InventColabs]: Noted</w:t>
      </w:r>
    </w:p>
    <w:p w14:paraId="3F32E4C4" w14:textId="72F2CFCB" w:rsidR="007E339B" w:rsidRPr="00E1285E" w:rsidRDefault="007E339B" w:rsidP="007E339B">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Search </w:t>
      </w:r>
      <w:r w:rsidR="004603CC" w:rsidRPr="00E1285E">
        <w:rPr>
          <w:rFonts w:asciiTheme="majorHAnsi" w:hAnsiTheme="majorHAnsi" w:cstheme="majorHAnsi"/>
          <w:b/>
        </w:rPr>
        <w:t>Patient</w:t>
      </w:r>
      <w:r w:rsidRPr="00E1285E">
        <w:rPr>
          <w:rFonts w:asciiTheme="majorHAnsi" w:hAnsiTheme="majorHAnsi" w:cstheme="majorHAnsi"/>
        </w:rPr>
        <w:t xml:space="preserve">: Admin would be able to search the desired </w:t>
      </w:r>
      <w:r w:rsidR="004603CC" w:rsidRPr="00E1285E">
        <w:rPr>
          <w:rFonts w:asciiTheme="majorHAnsi" w:hAnsiTheme="majorHAnsi" w:cstheme="majorHAnsi"/>
        </w:rPr>
        <w:t>Patient</w:t>
      </w:r>
      <w:r w:rsidRPr="00E1285E">
        <w:rPr>
          <w:rFonts w:asciiTheme="majorHAnsi" w:hAnsiTheme="majorHAnsi" w:cstheme="majorHAnsi"/>
        </w:rPr>
        <w:t xml:space="preserve"> using keyword search or advanced search filter:</w:t>
      </w:r>
    </w:p>
    <w:p w14:paraId="1E7EF72A" w14:textId="77777777" w:rsidR="007E339B" w:rsidRPr="00E1285E" w:rsidRDefault="007E339B" w:rsidP="00526E5F">
      <w:pPr>
        <w:numPr>
          <w:ilvl w:val="0"/>
          <w:numId w:val="12"/>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Search user by their name (Keyword search)</w:t>
      </w:r>
    </w:p>
    <w:p w14:paraId="07DCD66F" w14:textId="1AF98971" w:rsidR="007E339B" w:rsidRPr="00E1285E" w:rsidRDefault="007E339B" w:rsidP="00526E5F">
      <w:pPr>
        <w:numPr>
          <w:ilvl w:val="0"/>
          <w:numId w:val="12"/>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Search user by their Email address or Mobile number (keyword search)</w:t>
      </w:r>
    </w:p>
    <w:p w14:paraId="153617F2" w14:textId="550A33CF" w:rsidR="005C74D5" w:rsidRPr="00E1285E" w:rsidRDefault="005C74D5" w:rsidP="005C74D5">
      <w:pPr>
        <w:pStyle w:val="CommentText"/>
        <w:rPr>
          <w:rFonts w:asciiTheme="majorHAnsi" w:hAnsiTheme="majorHAnsi" w:cstheme="majorHAnsi"/>
          <w:b/>
          <w:highlight w:val="yellow"/>
        </w:rPr>
      </w:pPr>
      <w:r w:rsidRPr="00E1285E">
        <w:rPr>
          <w:rFonts w:asciiTheme="majorHAnsi" w:hAnsiTheme="majorHAnsi" w:cstheme="majorHAnsi"/>
          <w:b/>
          <w:highlight w:val="yellow"/>
        </w:rPr>
        <w:t>UrNavi Tech: Search by UHID, country, registration date range, Revenue by the patient &amp; Sort by revenue. List and detailed view Deploy good filters as well</w:t>
      </w:r>
    </w:p>
    <w:p w14:paraId="7EAD2E7E" w14:textId="54781F6D" w:rsidR="005C74D5" w:rsidRPr="00E1285E" w:rsidRDefault="005C74D5" w:rsidP="005C74D5">
      <w:p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b/>
          <w:color w:val="000000"/>
          <w:highlight w:val="yellow"/>
        </w:rPr>
        <w:t>[InventColabs]: Noted</w:t>
      </w:r>
    </w:p>
    <w:p w14:paraId="6063DFC2" w14:textId="77777777" w:rsidR="007E339B" w:rsidRPr="00E1285E" w:rsidRDefault="007E339B" w:rsidP="007E339B">
      <w:pPr>
        <w:pBdr>
          <w:top w:val="nil"/>
          <w:left w:val="nil"/>
          <w:bottom w:val="nil"/>
          <w:right w:val="nil"/>
          <w:between w:val="nil"/>
        </w:pBdr>
        <w:spacing w:line="276" w:lineRule="auto"/>
        <w:jc w:val="both"/>
        <w:rPr>
          <w:rFonts w:asciiTheme="majorHAnsi" w:hAnsiTheme="majorHAnsi" w:cstheme="majorHAnsi"/>
        </w:rPr>
      </w:pPr>
    </w:p>
    <w:p w14:paraId="728BEDAA" w14:textId="56D0B203" w:rsidR="007E339B" w:rsidRPr="00E1285E" w:rsidRDefault="007E339B" w:rsidP="007E339B">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Add New </w:t>
      </w:r>
      <w:r w:rsidR="005C74D5" w:rsidRPr="00E1285E">
        <w:rPr>
          <w:rFonts w:asciiTheme="majorHAnsi" w:hAnsiTheme="majorHAnsi" w:cstheme="majorHAnsi"/>
          <w:b/>
        </w:rPr>
        <w:t>User</w:t>
      </w:r>
      <w:r w:rsidRPr="00E1285E">
        <w:rPr>
          <w:rFonts w:asciiTheme="majorHAnsi" w:hAnsiTheme="majorHAnsi" w:cstheme="majorHAnsi"/>
        </w:rPr>
        <w:t xml:space="preserve">: Admin would be able to add new </w:t>
      </w:r>
      <w:r w:rsidR="002F4A55" w:rsidRPr="00E1285E">
        <w:rPr>
          <w:rFonts w:asciiTheme="majorHAnsi" w:hAnsiTheme="majorHAnsi" w:cstheme="majorHAnsi"/>
        </w:rPr>
        <w:t>patient</w:t>
      </w:r>
      <w:r w:rsidRPr="00E1285E">
        <w:rPr>
          <w:rFonts w:asciiTheme="majorHAnsi" w:hAnsiTheme="majorHAnsi" w:cstheme="majorHAnsi"/>
        </w:rPr>
        <w:t xml:space="preserve"> by providing certain details</w:t>
      </w:r>
    </w:p>
    <w:p w14:paraId="7D298AF0" w14:textId="4275AA28" w:rsidR="007E339B" w:rsidRPr="00E1285E" w:rsidRDefault="007E339B" w:rsidP="007E339B">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Name of </w:t>
      </w:r>
      <w:r w:rsidR="005C74D5" w:rsidRPr="00E1285E">
        <w:rPr>
          <w:rFonts w:asciiTheme="majorHAnsi" w:hAnsiTheme="majorHAnsi" w:cstheme="majorHAnsi"/>
        </w:rPr>
        <w:t>User</w:t>
      </w:r>
      <w:r w:rsidRPr="00E1285E">
        <w:rPr>
          <w:rFonts w:asciiTheme="majorHAnsi" w:hAnsiTheme="majorHAnsi" w:cstheme="majorHAnsi"/>
        </w:rPr>
        <w:t>: Should be Alphabetic only (some names could have numbers in them or special characters) English</w:t>
      </w:r>
    </w:p>
    <w:p w14:paraId="370DA456" w14:textId="072CA22D" w:rsidR="005C74D5" w:rsidRPr="00E1285E" w:rsidRDefault="005C74D5" w:rsidP="005C74D5">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UrNavi Tech: English shall be validated before saving record</w:t>
      </w:r>
    </w:p>
    <w:p w14:paraId="56563F4F" w14:textId="2D3A3CDC" w:rsidR="005C74D5" w:rsidRPr="00E1285E" w:rsidRDefault="005C74D5" w:rsidP="005C74D5">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color w:val="000000"/>
          <w:highlight w:val="yellow"/>
        </w:rPr>
        <w:t>[InventColabs]: Noted</w:t>
      </w:r>
    </w:p>
    <w:p w14:paraId="3DC426E1" w14:textId="77777777" w:rsidR="007E339B" w:rsidRPr="00E1285E" w:rsidRDefault="007E339B" w:rsidP="007E339B">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Email Address</w:t>
      </w:r>
    </w:p>
    <w:p w14:paraId="29144BCC" w14:textId="77777777" w:rsidR="007E339B" w:rsidRPr="00E1285E" w:rsidRDefault="007E339B" w:rsidP="007E339B">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Mobile number </w:t>
      </w:r>
    </w:p>
    <w:p w14:paraId="0AACA495" w14:textId="77777777" w:rsidR="007E339B" w:rsidRPr="00E1285E" w:rsidRDefault="007E339B" w:rsidP="007E339B">
      <w:pPr>
        <w:numPr>
          <w:ilvl w:val="1"/>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Number Validation and system will check if the same number exists in database - show appropriate message</w:t>
      </w:r>
    </w:p>
    <w:p w14:paraId="1C32A8F2" w14:textId="77777777" w:rsidR="007E339B" w:rsidRPr="00E1285E" w:rsidRDefault="007E339B" w:rsidP="007E339B">
      <w:pPr>
        <w:numPr>
          <w:ilvl w:val="1"/>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Number should be min 8 and Max 12 number, Country code should be default </w:t>
      </w:r>
    </w:p>
    <w:p w14:paraId="66F674EC" w14:textId="77777777" w:rsidR="007E339B" w:rsidRPr="00E1285E" w:rsidRDefault="007E339B" w:rsidP="007E339B">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Profile Pic</w:t>
      </w:r>
    </w:p>
    <w:p w14:paraId="17F05CDA" w14:textId="77777777" w:rsidR="007E339B" w:rsidRPr="00E1285E" w:rsidRDefault="007E339B" w:rsidP="007E339B">
      <w:pPr>
        <w:pBdr>
          <w:top w:val="nil"/>
          <w:left w:val="nil"/>
          <w:bottom w:val="nil"/>
          <w:right w:val="nil"/>
          <w:between w:val="nil"/>
        </w:pBdr>
        <w:spacing w:line="276" w:lineRule="auto"/>
        <w:ind w:left="1440"/>
        <w:jc w:val="both"/>
        <w:rPr>
          <w:rFonts w:asciiTheme="majorHAnsi" w:hAnsiTheme="majorHAnsi" w:cstheme="majorHAnsi"/>
        </w:rPr>
      </w:pPr>
    </w:p>
    <w:p w14:paraId="7B26C5DF" w14:textId="33DFBFB7" w:rsidR="007E339B" w:rsidRPr="00E1285E" w:rsidRDefault="007E339B" w:rsidP="007E339B">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rPr>
        <w:t xml:space="preserve">User will receive </w:t>
      </w:r>
      <w:r w:rsidR="00B31C4A" w:rsidRPr="00E1285E">
        <w:rPr>
          <w:rFonts w:asciiTheme="majorHAnsi" w:hAnsiTheme="majorHAnsi" w:cstheme="majorHAnsi"/>
        </w:rPr>
        <w:t xml:space="preserve">an SMS </w:t>
      </w:r>
      <w:r w:rsidRPr="00E1285E">
        <w:rPr>
          <w:rFonts w:asciiTheme="majorHAnsi" w:hAnsiTheme="majorHAnsi" w:cstheme="majorHAnsi"/>
        </w:rPr>
        <w:t>with a link to Download Application &amp; temp. password to login.</w:t>
      </w:r>
    </w:p>
    <w:p w14:paraId="20CC0A2C" w14:textId="66CD55E7" w:rsidR="002E013C" w:rsidRPr="00E1285E" w:rsidRDefault="002E013C" w:rsidP="002E013C">
      <w:pPr>
        <w:pBdr>
          <w:top w:val="nil"/>
          <w:left w:val="nil"/>
          <w:bottom w:val="nil"/>
          <w:right w:val="nil"/>
          <w:between w:val="nil"/>
        </w:pBdr>
        <w:spacing w:line="276" w:lineRule="auto"/>
        <w:jc w:val="both"/>
        <w:rPr>
          <w:rFonts w:asciiTheme="majorHAnsi" w:eastAsia="Arial Unicode MS" w:hAnsiTheme="majorHAnsi" w:cstheme="majorHAnsi"/>
          <w:b/>
          <w:highlight w:val="yellow"/>
        </w:rPr>
      </w:pPr>
      <w:r w:rsidRPr="00E1285E">
        <w:rPr>
          <w:rFonts w:asciiTheme="majorHAnsi" w:hAnsiTheme="majorHAnsi" w:cstheme="majorHAnsi"/>
          <w:b/>
          <w:highlight w:val="yellow"/>
        </w:rPr>
        <w:t xml:space="preserve">Mayur Feedback: </w:t>
      </w:r>
      <w:r w:rsidRPr="00E1285E">
        <w:rPr>
          <w:rFonts w:asciiTheme="majorHAnsi" w:eastAsia="Arial Unicode MS" w:hAnsiTheme="majorHAnsi" w:cstheme="majorHAnsi"/>
          <w:b/>
          <w:highlight w:val="yellow"/>
        </w:rPr>
        <w:t>Patient address field is missing here.</w:t>
      </w:r>
    </w:p>
    <w:p w14:paraId="6E6575E7" w14:textId="001B288A" w:rsidR="002E013C" w:rsidRPr="00E1285E" w:rsidRDefault="002E013C" w:rsidP="002E013C">
      <w:p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b/>
          <w:highlight w:val="yellow"/>
        </w:rPr>
        <w:t>[Inventcolabs]: Noted</w:t>
      </w:r>
    </w:p>
    <w:p w14:paraId="515F280D" w14:textId="77777777" w:rsidR="002E013C" w:rsidRPr="00E1285E" w:rsidRDefault="002E013C" w:rsidP="007E339B">
      <w:pPr>
        <w:pBdr>
          <w:top w:val="nil"/>
          <w:left w:val="nil"/>
          <w:bottom w:val="nil"/>
          <w:right w:val="nil"/>
          <w:between w:val="nil"/>
        </w:pBdr>
        <w:spacing w:line="276" w:lineRule="auto"/>
        <w:ind w:left="720"/>
        <w:jc w:val="both"/>
        <w:rPr>
          <w:rFonts w:asciiTheme="majorHAnsi" w:hAnsiTheme="majorHAnsi" w:cstheme="majorHAnsi"/>
        </w:rPr>
      </w:pPr>
    </w:p>
    <w:p w14:paraId="2BA43112" w14:textId="4E5A38B5" w:rsidR="007E339B" w:rsidRPr="00E1285E" w:rsidRDefault="007E339B" w:rsidP="007E339B">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Edit </w:t>
      </w:r>
      <w:r w:rsidR="0040751C" w:rsidRPr="00E1285E">
        <w:rPr>
          <w:rFonts w:asciiTheme="majorHAnsi" w:hAnsiTheme="majorHAnsi" w:cstheme="majorHAnsi"/>
          <w:b/>
        </w:rPr>
        <w:t>User</w:t>
      </w:r>
      <w:r w:rsidRPr="00E1285E">
        <w:rPr>
          <w:rFonts w:asciiTheme="majorHAnsi" w:hAnsiTheme="majorHAnsi" w:cstheme="majorHAnsi"/>
          <w:b/>
        </w:rPr>
        <w:t xml:space="preserve"> Profile</w:t>
      </w:r>
      <w:r w:rsidRPr="00E1285E">
        <w:rPr>
          <w:rFonts w:asciiTheme="majorHAnsi" w:hAnsiTheme="majorHAnsi" w:cstheme="majorHAnsi"/>
        </w:rPr>
        <w:t xml:space="preserve">: Admin would be able to edit the profile of any </w:t>
      </w:r>
      <w:commentRangeStart w:id="30"/>
      <w:commentRangeStart w:id="31"/>
      <w:r w:rsidR="008930FA" w:rsidRPr="00E1285E">
        <w:rPr>
          <w:rFonts w:asciiTheme="majorHAnsi" w:hAnsiTheme="majorHAnsi" w:cstheme="majorHAnsi"/>
        </w:rPr>
        <w:t>Patient</w:t>
      </w:r>
      <w:commentRangeEnd w:id="30"/>
      <w:r w:rsidR="007F074D">
        <w:rPr>
          <w:rStyle w:val="CommentReference"/>
        </w:rPr>
        <w:commentReference w:id="30"/>
      </w:r>
      <w:commentRangeEnd w:id="31"/>
      <w:r w:rsidR="00CF2A2F">
        <w:rPr>
          <w:rStyle w:val="CommentReference"/>
        </w:rPr>
        <w:commentReference w:id="31"/>
      </w:r>
      <w:r w:rsidRPr="00E1285E">
        <w:rPr>
          <w:rFonts w:asciiTheme="majorHAnsi" w:hAnsiTheme="majorHAnsi" w:cstheme="majorHAnsi"/>
        </w:rPr>
        <w:t xml:space="preserve">. All the details which has been filled by the </w:t>
      </w:r>
      <w:r w:rsidR="008930FA" w:rsidRPr="00E1285E">
        <w:rPr>
          <w:rFonts w:asciiTheme="majorHAnsi" w:hAnsiTheme="majorHAnsi" w:cstheme="majorHAnsi"/>
        </w:rPr>
        <w:t>patient</w:t>
      </w:r>
      <w:r w:rsidRPr="00E1285E">
        <w:rPr>
          <w:rFonts w:asciiTheme="majorHAnsi" w:hAnsiTheme="majorHAnsi" w:cstheme="majorHAnsi"/>
        </w:rPr>
        <w:t xml:space="preserve"> at the time of registration will be visible here. Admin can edit the profile by clicking the edit button. The fields which are allowed for edit are mentioned below:</w:t>
      </w:r>
    </w:p>
    <w:p w14:paraId="54FB43B9" w14:textId="4F1BFB50" w:rsidR="007E339B" w:rsidRPr="00E1285E" w:rsidRDefault="007E339B" w:rsidP="007E339B">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Name of the </w:t>
      </w:r>
      <w:r w:rsidR="008930FA" w:rsidRPr="00E1285E">
        <w:rPr>
          <w:rFonts w:asciiTheme="majorHAnsi" w:hAnsiTheme="majorHAnsi" w:cstheme="majorHAnsi"/>
        </w:rPr>
        <w:t>patient</w:t>
      </w:r>
    </w:p>
    <w:p w14:paraId="4661F549" w14:textId="77777777" w:rsidR="007E339B" w:rsidRPr="00E1285E" w:rsidRDefault="007E339B" w:rsidP="007E339B">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Mobile number</w:t>
      </w:r>
    </w:p>
    <w:p w14:paraId="370BCCA2" w14:textId="77777777" w:rsidR="007E339B" w:rsidRPr="00E1285E" w:rsidRDefault="007E339B" w:rsidP="007E339B">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Email Address</w:t>
      </w:r>
    </w:p>
    <w:p w14:paraId="79F5A614" w14:textId="77777777" w:rsidR="007E339B" w:rsidRPr="00E1285E" w:rsidRDefault="007E339B" w:rsidP="007E339B">
      <w:pPr>
        <w:pStyle w:val="ListParagraph"/>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Profile pic</w:t>
      </w:r>
    </w:p>
    <w:p w14:paraId="5FF13A96" w14:textId="77777777" w:rsidR="007E339B" w:rsidRPr="00E1285E" w:rsidRDefault="007E339B" w:rsidP="007E339B">
      <w:pPr>
        <w:pBdr>
          <w:top w:val="nil"/>
          <w:left w:val="nil"/>
          <w:bottom w:val="nil"/>
          <w:right w:val="nil"/>
          <w:between w:val="nil"/>
        </w:pBdr>
        <w:spacing w:line="276" w:lineRule="auto"/>
        <w:ind w:left="1440"/>
        <w:jc w:val="both"/>
        <w:rPr>
          <w:rFonts w:asciiTheme="majorHAnsi" w:hAnsiTheme="majorHAnsi" w:cstheme="majorHAnsi"/>
        </w:rPr>
      </w:pPr>
    </w:p>
    <w:p w14:paraId="67B69B84" w14:textId="7DF4E25A" w:rsidR="007E339B" w:rsidRPr="00E1285E" w:rsidRDefault="007E339B" w:rsidP="00DD232D">
      <w:pPr>
        <w:spacing w:line="276" w:lineRule="auto"/>
        <w:jc w:val="both"/>
        <w:rPr>
          <w:rFonts w:asciiTheme="majorHAnsi" w:hAnsiTheme="majorHAnsi" w:cstheme="majorHAnsi"/>
        </w:rPr>
      </w:pPr>
      <w:r w:rsidRPr="00E1285E">
        <w:rPr>
          <w:rFonts w:asciiTheme="majorHAnsi" w:hAnsiTheme="majorHAnsi" w:cstheme="majorHAnsi"/>
        </w:rPr>
        <w:tab/>
        <w:t xml:space="preserve">Admin can also not change the password of the </w:t>
      </w:r>
      <w:r w:rsidR="008930FA" w:rsidRPr="00E1285E">
        <w:rPr>
          <w:rFonts w:asciiTheme="majorHAnsi" w:hAnsiTheme="majorHAnsi" w:cstheme="majorHAnsi"/>
        </w:rPr>
        <w:t>patient</w:t>
      </w:r>
      <w:r w:rsidRPr="00E1285E">
        <w:rPr>
          <w:rFonts w:asciiTheme="majorHAnsi" w:hAnsiTheme="majorHAnsi" w:cstheme="majorHAnsi"/>
        </w:rPr>
        <w:t xml:space="preserve"> and also can’t read it.</w:t>
      </w:r>
    </w:p>
    <w:p w14:paraId="6378F5BC" w14:textId="77777777" w:rsidR="007E339B" w:rsidRPr="00E1285E" w:rsidRDefault="007E339B" w:rsidP="007E339B">
      <w:pPr>
        <w:pBdr>
          <w:top w:val="nil"/>
          <w:left w:val="nil"/>
          <w:bottom w:val="nil"/>
          <w:right w:val="nil"/>
          <w:between w:val="nil"/>
        </w:pBdr>
        <w:spacing w:line="276" w:lineRule="auto"/>
        <w:jc w:val="both"/>
        <w:rPr>
          <w:rFonts w:asciiTheme="majorHAnsi" w:hAnsiTheme="majorHAnsi" w:cstheme="majorHAnsi"/>
        </w:rPr>
      </w:pPr>
    </w:p>
    <w:p w14:paraId="79946545" w14:textId="51DE2009" w:rsidR="007E339B" w:rsidRPr="00E1285E" w:rsidRDefault="007E339B" w:rsidP="00C76B2A">
      <w:pPr>
        <w:ind w:firstLine="720"/>
        <w:rPr>
          <w:rFonts w:asciiTheme="majorHAnsi" w:hAnsiTheme="majorHAnsi" w:cstheme="majorHAnsi"/>
          <w:color w:val="000000"/>
        </w:rPr>
      </w:pPr>
      <w:commentRangeStart w:id="32"/>
      <w:commentRangeStart w:id="33"/>
      <w:r w:rsidRPr="00E1285E">
        <w:rPr>
          <w:rFonts w:asciiTheme="majorHAnsi" w:hAnsiTheme="majorHAnsi" w:cstheme="majorHAnsi"/>
          <w:b/>
        </w:rPr>
        <w:t xml:space="preserve">NOTE: </w:t>
      </w:r>
      <w:r w:rsidRPr="00E1285E">
        <w:rPr>
          <w:rFonts w:asciiTheme="majorHAnsi" w:hAnsiTheme="majorHAnsi" w:cstheme="majorHAnsi"/>
          <w:color w:val="000000"/>
        </w:rPr>
        <w:t xml:space="preserve">Admin can set status active/deactivate the </w:t>
      </w:r>
      <w:r w:rsidR="008930FA" w:rsidRPr="00E1285E">
        <w:rPr>
          <w:rFonts w:asciiTheme="majorHAnsi" w:hAnsiTheme="majorHAnsi" w:cstheme="majorHAnsi"/>
          <w:color w:val="000000"/>
        </w:rPr>
        <w:t>patient</w:t>
      </w:r>
      <w:r w:rsidRPr="00E1285E">
        <w:rPr>
          <w:rFonts w:asciiTheme="majorHAnsi" w:hAnsiTheme="majorHAnsi" w:cstheme="majorHAnsi"/>
          <w:color w:val="000000"/>
        </w:rPr>
        <w:t>.</w:t>
      </w:r>
      <w:commentRangeEnd w:id="32"/>
      <w:r w:rsidR="006E3518">
        <w:rPr>
          <w:rStyle w:val="CommentReference"/>
        </w:rPr>
        <w:commentReference w:id="32"/>
      </w:r>
      <w:commentRangeEnd w:id="33"/>
      <w:r w:rsidR="007D2BBA">
        <w:rPr>
          <w:rStyle w:val="CommentReference"/>
        </w:rPr>
        <w:commentReference w:id="33"/>
      </w:r>
    </w:p>
    <w:p w14:paraId="517FCA7E" w14:textId="7781273E" w:rsidR="00E834D7" w:rsidRPr="00E1285E" w:rsidRDefault="00E834D7" w:rsidP="00C76B2A">
      <w:pPr>
        <w:ind w:firstLine="720"/>
        <w:rPr>
          <w:rFonts w:asciiTheme="majorHAnsi" w:hAnsiTheme="majorHAnsi" w:cstheme="majorHAnsi"/>
          <w:color w:val="000000"/>
        </w:rPr>
      </w:pPr>
      <w:r w:rsidRPr="00E1285E">
        <w:rPr>
          <w:rFonts w:asciiTheme="majorHAnsi" w:hAnsiTheme="majorHAnsi" w:cstheme="majorHAnsi"/>
          <w:color w:val="000000"/>
        </w:rPr>
        <w:t>Admin would be able to access Patients case History</w:t>
      </w:r>
      <w:r w:rsidR="006C39B1" w:rsidRPr="00E1285E">
        <w:rPr>
          <w:rFonts w:asciiTheme="majorHAnsi" w:hAnsiTheme="majorHAnsi" w:cstheme="majorHAnsi"/>
          <w:color w:val="000000"/>
        </w:rPr>
        <w:t xml:space="preserve"> including recording as well</w:t>
      </w:r>
      <w:r w:rsidRPr="00E1285E">
        <w:rPr>
          <w:rFonts w:asciiTheme="majorHAnsi" w:hAnsiTheme="majorHAnsi" w:cstheme="majorHAnsi"/>
          <w:color w:val="000000"/>
        </w:rPr>
        <w:t>.</w:t>
      </w:r>
    </w:p>
    <w:p w14:paraId="313FCEA4" w14:textId="77777777" w:rsidR="007E339B" w:rsidRPr="00E1285E" w:rsidRDefault="007E339B" w:rsidP="00ED3813">
      <w:pPr>
        <w:rPr>
          <w:rFonts w:asciiTheme="majorHAnsi" w:hAnsiTheme="majorHAnsi" w:cstheme="majorHAnsi"/>
          <w:b/>
          <w:color w:val="000000"/>
        </w:rPr>
      </w:pPr>
    </w:p>
    <w:p w14:paraId="16B75CFF" w14:textId="3313C330" w:rsidR="000442C4" w:rsidRPr="00E1285E" w:rsidRDefault="00263E59" w:rsidP="00526E5F">
      <w:pPr>
        <w:numPr>
          <w:ilvl w:val="0"/>
          <w:numId w:val="10"/>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Patient Ailment</w:t>
      </w:r>
      <w:r w:rsidR="00C65616" w:rsidRPr="00E1285E">
        <w:rPr>
          <w:rFonts w:asciiTheme="majorHAnsi" w:hAnsiTheme="majorHAnsi" w:cstheme="majorHAnsi"/>
          <w:b/>
          <w:color w:val="000000"/>
        </w:rPr>
        <w:t xml:space="preserve"> Mana</w:t>
      </w:r>
      <w:r w:rsidR="000C534A" w:rsidRPr="00E1285E">
        <w:rPr>
          <w:rFonts w:asciiTheme="majorHAnsi" w:hAnsiTheme="majorHAnsi" w:cstheme="majorHAnsi"/>
          <w:b/>
          <w:color w:val="000000"/>
        </w:rPr>
        <w:t>ge</w:t>
      </w:r>
      <w:r w:rsidR="007E3244" w:rsidRPr="00E1285E">
        <w:rPr>
          <w:rFonts w:asciiTheme="majorHAnsi" w:hAnsiTheme="majorHAnsi" w:cstheme="majorHAnsi"/>
          <w:b/>
          <w:color w:val="000000"/>
        </w:rPr>
        <w:t>r</w:t>
      </w:r>
      <w:r w:rsidR="00C65616" w:rsidRPr="00E1285E">
        <w:rPr>
          <w:rFonts w:asciiTheme="majorHAnsi" w:hAnsiTheme="majorHAnsi" w:cstheme="majorHAnsi"/>
          <w:b/>
          <w:color w:val="000000"/>
        </w:rPr>
        <w:t>:</w:t>
      </w:r>
      <w:r w:rsidR="00C65616" w:rsidRPr="00E1285E">
        <w:rPr>
          <w:rFonts w:asciiTheme="majorHAnsi" w:hAnsiTheme="majorHAnsi" w:cstheme="majorHAnsi"/>
          <w:color w:val="000000"/>
        </w:rPr>
        <w:t xml:space="preserve"> </w:t>
      </w:r>
      <w:r w:rsidR="00C74BA0" w:rsidRPr="00E1285E">
        <w:rPr>
          <w:rFonts w:asciiTheme="majorHAnsi" w:hAnsiTheme="majorHAnsi" w:cstheme="majorHAnsi"/>
          <w:color w:val="000000"/>
        </w:rPr>
        <w:t>Under this secti</w:t>
      </w:r>
      <w:r w:rsidR="000442C4" w:rsidRPr="00E1285E">
        <w:rPr>
          <w:rFonts w:asciiTheme="majorHAnsi" w:hAnsiTheme="majorHAnsi" w:cstheme="majorHAnsi"/>
          <w:color w:val="000000"/>
        </w:rPr>
        <w:t xml:space="preserve">on, </w:t>
      </w:r>
      <w:r w:rsidR="000442C4" w:rsidRPr="00E1285E">
        <w:rPr>
          <w:rFonts w:asciiTheme="majorHAnsi" w:hAnsiTheme="majorHAnsi" w:cstheme="majorHAnsi"/>
          <w:lang w:val="en-US"/>
        </w:rPr>
        <w:t>The "Patient Ailment Manager" is a backend feature that allows administrators to efficiently manage patient ailments. This involves viewing, searching, adding new ailments, and performing actions such as editing, deleting, deactivating, and activating ailments. Here's a structured outline for this manager:</w:t>
      </w:r>
    </w:p>
    <w:p w14:paraId="1833D804" w14:textId="17F2C12F" w:rsidR="00586133" w:rsidRPr="00E1285E" w:rsidRDefault="00586133" w:rsidP="00586133">
      <w:pPr>
        <w:pBdr>
          <w:top w:val="nil"/>
          <w:left w:val="nil"/>
          <w:bottom w:val="nil"/>
          <w:right w:val="nil"/>
          <w:between w:val="nil"/>
        </w:pBdr>
        <w:spacing w:line="276" w:lineRule="auto"/>
        <w:jc w:val="both"/>
        <w:rPr>
          <w:rFonts w:asciiTheme="majorHAnsi" w:hAnsiTheme="majorHAnsi" w:cstheme="majorHAnsi"/>
          <w:color w:val="000000"/>
        </w:rPr>
      </w:pPr>
    </w:p>
    <w:p w14:paraId="394952C8" w14:textId="77777777" w:rsidR="00586133" w:rsidRPr="00E1285E" w:rsidRDefault="00586133" w:rsidP="00586133">
      <w:pPr>
        <w:pStyle w:val="CommentText"/>
        <w:rPr>
          <w:rFonts w:asciiTheme="majorHAnsi" w:hAnsiTheme="majorHAnsi" w:cstheme="majorHAnsi"/>
          <w:b/>
          <w:highlight w:val="yellow"/>
        </w:rPr>
      </w:pPr>
      <w:r w:rsidRPr="00E1285E">
        <w:rPr>
          <w:rFonts w:asciiTheme="majorHAnsi" w:hAnsiTheme="majorHAnsi" w:cstheme="majorHAnsi"/>
          <w:b/>
          <w:highlight w:val="yellow"/>
        </w:rPr>
        <w:t xml:space="preserve">UrNavi Tech: Multiple ailment can be assigned to single patient as like multipick list. </w:t>
      </w:r>
    </w:p>
    <w:p w14:paraId="5188925E" w14:textId="7F63F8B6" w:rsidR="00586133" w:rsidRPr="00E1285E" w:rsidRDefault="00586133" w:rsidP="00586133">
      <w:pPr>
        <w:pStyle w:val="CommentText"/>
        <w:rPr>
          <w:rFonts w:asciiTheme="majorHAnsi" w:hAnsiTheme="majorHAnsi" w:cstheme="majorHAnsi"/>
          <w:b/>
          <w:highlight w:val="yellow"/>
        </w:rPr>
      </w:pPr>
      <w:r w:rsidRPr="00E1285E">
        <w:rPr>
          <w:rFonts w:asciiTheme="majorHAnsi" w:hAnsiTheme="majorHAnsi" w:cstheme="majorHAnsi"/>
          <w:b/>
          <w:highlight w:val="yellow"/>
        </w:rPr>
        <w:t xml:space="preserve">Allow to make Category and adding Ailments under respective Category. Various ailments shall be added in their category wise. </w:t>
      </w:r>
    </w:p>
    <w:p w14:paraId="279000DA" w14:textId="4E404DDE" w:rsidR="00586133" w:rsidRPr="00E1285E" w:rsidRDefault="00586133" w:rsidP="00586133">
      <w:pPr>
        <w:pStyle w:val="CommentText"/>
        <w:rPr>
          <w:rFonts w:asciiTheme="majorHAnsi" w:hAnsiTheme="majorHAnsi" w:cstheme="majorHAnsi"/>
          <w:b/>
          <w:highlight w:val="yellow"/>
        </w:rPr>
      </w:pPr>
      <w:r w:rsidRPr="00E1285E">
        <w:rPr>
          <w:rFonts w:asciiTheme="majorHAnsi" w:hAnsiTheme="majorHAnsi" w:cstheme="majorHAnsi"/>
          <w:b/>
          <w:highlight w:val="yellow"/>
        </w:rPr>
        <w:t>Dr Sandip - to prepare Ailment list. It shall be CRUD</w:t>
      </w:r>
    </w:p>
    <w:p w14:paraId="68A63335" w14:textId="38B60504" w:rsidR="00586133" w:rsidRPr="00E1285E" w:rsidRDefault="00586133" w:rsidP="00D35622">
      <w:pPr>
        <w:pStyle w:val="CommentText"/>
        <w:rPr>
          <w:rFonts w:asciiTheme="majorHAnsi" w:hAnsiTheme="majorHAnsi" w:cstheme="majorHAnsi"/>
          <w:b/>
          <w:highlight w:val="yellow"/>
        </w:rPr>
      </w:pPr>
      <w:r w:rsidRPr="00E1285E">
        <w:rPr>
          <w:rFonts w:asciiTheme="majorHAnsi" w:hAnsiTheme="majorHAnsi" w:cstheme="majorHAnsi"/>
          <w:b/>
          <w:highlight w:val="yellow"/>
        </w:rPr>
        <w:t>Ailment wise patient finding shall be possible</w:t>
      </w:r>
    </w:p>
    <w:p w14:paraId="4B075A1C" w14:textId="77777777" w:rsidR="00586133" w:rsidRPr="00E1285E" w:rsidRDefault="00586133" w:rsidP="00586133">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color w:val="000000"/>
          <w:highlight w:val="yellow"/>
        </w:rPr>
        <w:t>[InventColabs]: Noted</w:t>
      </w:r>
    </w:p>
    <w:p w14:paraId="74DF7493" w14:textId="77777777" w:rsidR="000442C4" w:rsidRPr="00E1285E" w:rsidRDefault="000442C4" w:rsidP="000442C4">
      <w:pPr>
        <w:pBdr>
          <w:top w:val="nil"/>
          <w:left w:val="nil"/>
          <w:bottom w:val="nil"/>
          <w:right w:val="nil"/>
          <w:between w:val="nil"/>
        </w:pBdr>
        <w:spacing w:line="276" w:lineRule="auto"/>
        <w:jc w:val="both"/>
        <w:rPr>
          <w:rFonts w:asciiTheme="majorHAnsi" w:hAnsiTheme="majorHAnsi" w:cstheme="majorHAnsi"/>
          <w:color w:val="000000"/>
        </w:rPr>
      </w:pPr>
    </w:p>
    <w:p w14:paraId="30FE86FE" w14:textId="006969D8"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View All Ailments: </w:t>
      </w:r>
      <w:r w:rsidRPr="00E1285E">
        <w:rPr>
          <w:rFonts w:asciiTheme="majorHAnsi" w:hAnsiTheme="majorHAnsi" w:cstheme="majorHAnsi"/>
          <w:lang w:val="en-US"/>
        </w:rPr>
        <w:t>Display a list of all patient ailments in a tabular format on the backend dashboard. Include relevant details such as ailment names, status, and any additional pertinent information.</w:t>
      </w:r>
    </w:p>
    <w:p w14:paraId="62822B34" w14:textId="221E42EE"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Search by Keyword: </w:t>
      </w:r>
      <w:r w:rsidRPr="00E1285E">
        <w:rPr>
          <w:rFonts w:asciiTheme="majorHAnsi" w:hAnsiTheme="majorHAnsi" w:cstheme="majorHAnsi"/>
          <w:lang w:val="en-US"/>
        </w:rPr>
        <w:t>Implement a search functionality that enables admins to quickly find specific ailments by entering keywords.</w:t>
      </w:r>
    </w:p>
    <w:p w14:paraId="00167968" w14:textId="1C317BE4"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Add Ailment Form: </w:t>
      </w:r>
      <w:r w:rsidRPr="00E1285E">
        <w:rPr>
          <w:rFonts w:asciiTheme="majorHAnsi" w:hAnsiTheme="majorHAnsi" w:cstheme="majorHAnsi"/>
          <w:lang w:val="en-US"/>
        </w:rPr>
        <w:t>Provide a form for admins to add new ailments. This form should include fields for the ailment name and any other relevant information.</w:t>
      </w:r>
    </w:p>
    <w:p w14:paraId="316AA98E" w14:textId="3EB13292" w:rsidR="00586133" w:rsidRPr="00E1285E" w:rsidRDefault="00586133" w:rsidP="00586133">
      <w:pPr>
        <w:autoSpaceDE w:val="0"/>
        <w:autoSpaceDN w:val="0"/>
        <w:adjustRightInd w:val="0"/>
        <w:rPr>
          <w:rFonts w:asciiTheme="majorHAnsi" w:hAnsiTheme="majorHAnsi" w:cstheme="majorHAnsi"/>
          <w:b/>
          <w:highlight w:val="magenta"/>
        </w:rPr>
      </w:pPr>
      <w:r w:rsidRPr="00E1285E">
        <w:rPr>
          <w:rFonts w:asciiTheme="majorHAnsi" w:hAnsiTheme="majorHAnsi" w:cstheme="majorHAnsi"/>
          <w:b/>
          <w:highlight w:val="magenta"/>
          <w:lang w:val="en-US"/>
        </w:rPr>
        <w:t xml:space="preserve">UrNavi Tech: </w:t>
      </w:r>
      <w:r w:rsidRPr="00E1285E">
        <w:rPr>
          <w:rFonts w:asciiTheme="majorHAnsi" w:hAnsiTheme="majorHAnsi" w:cstheme="majorHAnsi"/>
          <w:b/>
          <w:highlight w:val="magenta"/>
        </w:rPr>
        <w:t>Class, sub class, sub-sub class shall be possible</w:t>
      </w:r>
    </w:p>
    <w:p w14:paraId="2EEDD9B7" w14:textId="7A9A1930" w:rsidR="00586133" w:rsidRPr="00E1285E" w:rsidRDefault="00586133" w:rsidP="00586133">
      <w:pPr>
        <w:autoSpaceDE w:val="0"/>
        <w:autoSpaceDN w:val="0"/>
        <w:adjustRightInd w:val="0"/>
        <w:rPr>
          <w:rFonts w:asciiTheme="majorHAnsi" w:hAnsiTheme="majorHAnsi" w:cstheme="majorHAnsi"/>
          <w:lang w:val="en-US"/>
        </w:rPr>
      </w:pPr>
      <w:commentRangeStart w:id="34"/>
      <w:commentRangeStart w:id="35"/>
      <w:r w:rsidRPr="00E1285E">
        <w:rPr>
          <w:rFonts w:asciiTheme="majorHAnsi" w:hAnsiTheme="majorHAnsi" w:cstheme="majorHAnsi"/>
          <w:b/>
          <w:color w:val="000000"/>
          <w:highlight w:val="magenta"/>
        </w:rPr>
        <w:t>[InventColabs]: Not getting you, please explain</w:t>
      </w:r>
      <w:commentRangeEnd w:id="34"/>
      <w:r w:rsidR="001D0127">
        <w:rPr>
          <w:rStyle w:val="CommentReference"/>
        </w:rPr>
        <w:commentReference w:id="34"/>
      </w:r>
      <w:commentRangeEnd w:id="35"/>
      <w:r w:rsidR="00B237B2">
        <w:rPr>
          <w:rStyle w:val="CommentReference"/>
        </w:rPr>
        <w:commentReference w:id="35"/>
      </w:r>
    </w:p>
    <w:p w14:paraId="5C28E685" w14:textId="42E46C66" w:rsidR="000442C4" w:rsidRPr="00E1285E" w:rsidRDefault="000442C4" w:rsidP="000442C4">
      <w:pPr>
        <w:pStyle w:val="ListParagraph"/>
        <w:numPr>
          <w:ilvl w:val="1"/>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Validation: </w:t>
      </w:r>
      <w:r w:rsidRPr="00E1285E">
        <w:rPr>
          <w:rFonts w:asciiTheme="majorHAnsi" w:hAnsiTheme="majorHAnsi" w:cstheme="majorHAnsi"/>
          <w:lang w:val="en-US"/>
        </w:rPr>
        <w:t>Implement validation checks to ensure that the entered ailment name is unique and follows any specified criteria.</w:t>
      </w:r>
    </w:p>
    <w:p w14:paraId="6801BC03" w14:textId="2F92F466"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Edit Ailment Details: </w:t>
      </w:r>
      <w:r w:rsidRPr="00E1285E">
        <w:rPr>
          <w:rFonts w:asciiTheme="majorHAnsi" w:hAnsiTheme="majorHAnsi" w:cstheme="majorHAnsi"/>
          <w:lang w:val="en-US"/>
        </w:rPr>
        <w:t>Enable admins to edit the details of existing ailments. This includes modifying the ailment name and making changes to any associated information.</w:t>
      </w:r>
    </w:p>
    <w:p w14:paraId="7687F772" w14:textId="3805FE23"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Delete Ailment: </w:t>
      </w:r>
      <w:r w:rsidRPr="00E1285E">
        <w:rPr>
          <w:rFonts w:asciiTheme="majorHAnsi" w:hAnsiTheme="majorHAnsi" w:cstheme="majorHAnsi"/>
          <w:lang w:val="en-US"/>
        </w:rPr>
        <w:t>Allow admins to permanently delete an ailment. Include a confirmation step to prevent accidental deletions.</w:t>
      </w:r>
    </w:p>
    <w:p w14:paraId="282C450F" w14:textId="1D1D064E"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Deactivate Ailment: </w:t>
      </w:r>
      <w:r w:rsidRPr="00E1285E">
        <w:rPr>
          <w:rFonts w:asciiTheme="majorHAnsi" w:hAnsiTheme="majorHAnsi" w:cstheme="majorHAnsi"/>
          <w:lang w:val="en-US"/>
        </w:rPr>
        <w:t>Introduce a deactivation option for ailments instead of immediate deletion. Deactivating an ailment can be useful when historical data needs to be retained.</w:t>
      </w:r>
    </w:p>
    <w:p w14:paraId="60C99864" w14:textId="1CFB2B30"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Activate Ailment: </w:t>
      </w:r>
      <w:r w:rsidRPr="00E1285E">
        <w:rPr>
          <w:rFonts w:asciiTheme="majorHAnsi" w:hAnsiTheme="majorHAnsi" w:cstheme="majorHAnsi"/>
          <w:lang w:val="en-US"/>
        </w:rPr>
        <w:t>If an ailment is deactivated, provide the option to reactivate it if needed.</w:t>
      </w:r>
    </w:p>
    <w:p w14:paraId="0EC28C0E" w14:textId="77777777" w:rsidR="00586133" w:rsidRPr="00E1285E" w:rsidRDefault="00586133" w:rsidP="00586133">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Activation and deactivation history</w:t>
      </w:r>
    </w:p>
    <w:p w14:paraId="6AB48EA0" w14:textId="249B0110" w:rsidR="000442C4" w:rsidRPr="00E1285E" w:rsidRDefault="00586133" w:rsidP="00586133">
      <w:pPr>
        <w:autoSpaceDE w:val="0"/>
        <w:autoSpaceDN w:val="0"/>
        <w:adjustRightInd w:val="0"/>
        <w:rPr>
          <w:rFonts w:asciiTheme="majorHAnsi" w:hAnsiTheme="majorHAnsi" w:cstheme="majorHAnsi"/>
          <w:lang w:val="en-US"/>
        </w:rPr>
      </w:pPr>
      <w:r w:rsidRPr="00E1285E">
        <w:rPr>
          <w:rFonts w:asciiTheme="majorHAnsi" w:hAnsiTheme="majorHAnsi" w:cstheme="majorHAnsi"/>
          <w:b/>
          <w:color w:val="000000"/>
          <w:highlight w:val="yellow"/>
        </w:rPr>
        <w:t>[InventColabs]: Noted</w:t>
      </w:r>
    </w:p>
    <w:p w14:paraId="338AF8F2" w14:textId="79F4C807"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Action Buttons: </w:t>
      </w:r>
      <w:r w:rsidRPr="00E1285E">
        <w:rPr>
          <w:rFonts w:asciiTheme="majorHAnsi" w:hAnsiTheme="majorHAnsi" w:cstheme="majorHAnsi"/>
          <w:lang w:val="en-US"/>
        </w:rPr>
        <w:t>Clearly label and position action buttons (Add New, Edit, Delete, Deactivate, Activate) for easy access.</w:t>
      </w:r>
    </w:p>
    <w:p w14:paraId="5F618056" w14:textId="38EDFC77" w:rsidR="000442C4" w:rsidRPr="00E1285E" w:rsidRDefault="000442C4" w:rsidP="000442C4">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Status Indicators: </w:t>
      </w:r>
      <w:r w:rsidRPr="00E1285E">
        <w:rPr>
          <w:rFonts w:asciiTheme="majorHAnsi" w:hAnsiTheme="majorHAnsi" w:cstheme="majorHAnsi"/>
          <w:lang w:val="en-US"/>
        </w:rPr>
        <w:t>Use status indicators (e.g., active, inactive) to provide a quick visual representation of the status of each ailment.</w:t>
      </w:r>
    </w:p>
    <w:p w14:paraId="79DF07F6" w14:textId="77777777" w:rsidR="000442C4" w:rsidRPr="00E1285E" w:rsidRDefault="000442C4" w:rsidP="000442C4">
      <w:pPr>
        <w:autoSpaceDE w:val="0"/>
        <w:autoSpaceDN w:val="0"/>
        <w:adjustRightInd w:val="0"/>
        <w:ind w:left="720"/>
        <w:rPr>
          <w:rFonts w:asciiTheme="majorHAnsi" w:hAnsiTheme="majorHAnsi" w:cstheme="majorHAnsi"/>
          <w:b/>
          <w:bCs/>
          <w:lang w:val="en-US"/>
        </w:rPr>
      </w:pPr>
    </w:p>
    <w:p w14:paraId="058084E2" w14:textId="2BD08730" w:rsidR="000442C4" w:rsidRPr="00E1285E" w:rsidRDefault="000442C4" w:rsidP="000442C4">
      <w:pPr>
        <w:autoSpaceDE w:val="0"/>
        <w:autoSpaceDN w:val="0"/>
        <w:adjustRightInd w:val="0"/>
        <w:ind w:left="720"/>
        <w:rPr>
          <w:rFonts w:asciiTheme="majorHAnsi" w:hAnsiTheme="majorHAnsi" w:cstheme="majorHAnsi"/>
          <w:sz w:val="26"/>
          <w:szCs w:val="26"/>
          <w:lang w:val="en-US"/>
        </w:rPr>
      </w:pPr>
      <w:r w:rsidRPr="00E1285E">
        <w:rPr>
          <w:rFonts w:asciiTheme="majorHAnsi" w:hAnsiTheme="majorHAnsi" w:cstheme="majorHAnsi"/>
          <w:b/>
          <w:bCs/>
          <w:lang w:val="en-US"/>
        </w:rPr>
        <w:t>Note:</w:t>
      </w:r>
      <w:r w:rsidRPr="00E1285E">
        <w:rPr>
          <w:rFonts w:asciiTheme="majorHAnsi" w:hAnsiTheme="majorHAnsi" w:cstheme="majorHAnsi"/>
          <w:lang w:val="en-US"/>
        </w:rPr>
        <w:t xml:space="preserve"> Prioritize data security and privacy compliance, especially when dealing with patient-related information. Regularly review and update security measures to stay in line with industry standards.</w:t>
      </w:r>
    </w:p>
    <w:p w14:paraId="7F3BAFBF" w14:textId="4F0485CA" w:rsidR="00BA256D" w:rsidRPr="00E1285E" w:rsidRDefault="00BA256D" w:rsidP="00062DDD">
      <w:pPr>
        <w:pBdr>
          <w:top w:val="nil"/>
          <w:left w:val="nil"/>
          <w:bottom w:val="nil"/>
          <w:right w:val="nil"/>
          <w:between w:val="nil"/>
        </w:pBdr>
        <w:spacing w:line="276" w:lineRule="auto"/>
        <w:jc w:val="both"/>
        <w:rPr>
          <w:rFonts w:asciiTheme="majorHAnsi" w:hAnsiTheme="majorHAnsi" w:cstheme="majorHAnsi"/>
          <w:b/>
        </w:rPr>
      </w:pPr>
    </w:p>
    <w:p w14:paraId="7F4A4784" w14:textId="122251AB" w:rsidR="00F6204D" w:rsidRPr="00E1285E" w:rsidRDefault="001427E5" w:rsidP="00526E5F">
      <w:pPr>
        <w:numPr>
          <w:ilvl w:val="0"/>
          <w:numId w:val="10"/>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Doctor</w:t>
      </w:r>
      <w:r w:rsidR="00F6204D" w:rsidRPr="00E1285E">
        <w:rPr>
          <w:rFonts w:asciiTheme="majorHAnsi" w:hAnsiTheme="majorHAnsi" w:cstheme="majorHAnsi"/>
          <w:b/>
          <w:color w:val="000000"/>
        </w:rPr>
        <w:t xml:space="preserve"> Manager:</w:t>
      </w:r>
      <w:r w:rsidR="00F6204D" w:rsidRPr="00E1285E">
        <w:rPr>
          <w:rFonts w:asciiTheme="majorHAnsi" w:hAnsiTheme="majorHAnsi" w:cstheme="majorHAnsi"/>
          <w:color w:val="000000"/>
        </w:rPr>
        <w:t xml:space="preserve"> </w:t>
      </w:r>
      <w:r w:rsidRPr="00E1285E">
        <w:rPr>
          <w:rFonts w:asciiTheme="majorHAnsi" w:hAnsiTheme="majorHAnsi" w:cstheme="majorHAnsi"/>
          <w:color w:val="000000"/>
        </w:rPr>
        <w:t>Doctors</w:t>
      </w:r>
      <w:r w:rsidR="00F6204D" w:rsidRPr="00E1285E">
        <w:rPr>
          <w:rFonts w:asciiTheme="majorHAnsi" w:hAnsiTheme="majorHAnsi" w:cstheme="majorHAnsi"/>
          <w:color w:val="000000"/>
        </w:rPr>
        <w:t xml:space="preserve"> are the registered users of the </w:t>
      </w:r>
      <w:r w:rsidR="00F6204D" w:rsidRPr="00E1285E">
        <w:rPr>
          <w:rFonts w:asciiTheme="majorHAnsi" w:hAnsiTheme="majorHAnsi" w:cstheme="majorHAnsi"/>
        </w:rPr>
        <w:t>Mobile</w:t>
      </w:r>
      <w:r w:rsidR="00F6204D" w:rsidRPr="00E1285E">
        <w:rPr>
          <w:rFonts w:asciiTheme="majorHAnsi" w:hAnsiTheme="majorHAnsi" w:cstheme="majorHAnsi"/>
          <w:color w:val="000000"/>
        </w:rPr>
        <w:t xml:space="preserve"> Application. Admin would be able to manage the </w:t>
      </w:r>
      <w:r w:rsidRPr="00E1285E">
        <w:rPr>
          <w:rFonts w:asciiTheme="majorHAnsi" w:hAnsiTheme="majorHAnsi" w:cstheme="majorHAnsi"/>
          <w:color w:val="000000"/>
        </w:rPr>
        <w:t>doctor</w:t>
      </w:r>
      <w:r w:rsidR="00F6204D" w:rsidRPr="00E1285E">
        <w:rPr>
          <w:rFonts w:asciiTheme="majorHAnsi" w:hAnsiTheme="majorHAnsi" w:cstheme="majorHAnsi"/>
          <w:color w:val="000000"/>
        </w:rPr>
        <w:t xml:space="preserve">s of the application. Under this module, Admin can </w:t>
      </w:r>
      <w:r w:rsidR="00F6204D" w:rsidRPr="00E1285E">
        <w:rPr>
          <w:rFonts w:asciiTheme="majorHAnsi" w:hAnsiTheme="majorHAnsi" w:cstheme="majorHAnsi"/>
        </w:rPr>
        <w:t>view a list</w:t>
      </w:r>
      <w:r w:rsidR="00F6204D" w:rsidRPr="00E1285E">
        <w:rPr>
          <w:rFonts w:asciiTheme="majorHAnsi" w:hAnsiTheme="majorHAnsi" w:cstheme="majorHAnsi"/>
          <w:color w:val="000000"/>
        </w:rPr>
        <w:t xml:space="preserve"> of all the Registered </w:t>
      </w:r>
      <w:r w:rsidRPr="00E1285E">
        <w:rPr>
          <w:rFonts w:asciiTheme="majorHAnsi" w:hAnsiTheme="majorHAnsi" w:cstheme="majorHAnsi"/>
          <w:color w:val="000000"/>
        </w:rPr>
        <w:t>Doctors</w:t>
      </w:r>
      <w:r w:rsidR="00F6204D" w:rsidRPr="00E1285E">
        <w:rPr>
          <w:rFonts w:asciiTheme="majorHAnsi" w:hAnsiTheme="majorHAnsi" w:cstheme="majorHAnsi"/>
          <w:color w:val="000000"/>
        </w:rPr>
        <w:t xml:space="preserve"> in chronological order.</w:t>
      </w:r>
    </w:p>
    <w:p w14:paraId="5FA6A18A" w14:textId="77777777" w:rsidR="00F6204D" w:rsidRPr="00E1285E" w:rsidRDefault="00F6204D" w:rsidP="00F6204D">
      <w:pPr>
        <w:pBdr>
          <w:top w:val="nil"/>
          <w:left w:val="nil"/>
          <w:bottom w:val="nil"/>
          <w:right w:val="nil"/>
          <w:between w:val="nil"/>
        </w:pBdr>
        <w:spacing w:line="276" w:lineRule="auto"/>
        <w:ind w:left="720"/>
        <w:jc w:val="both"/>
        <w:rPr>
          <w:rFonts w:asciiTheme="majorHAnsi" w:hAnsiTheme="majorHAnsi" w:cstheme="majorHAnsi"/>
        </w:rPr>
      </w:pPr>
    </w:p>
    <w:p w14:paraId="16901E73" w14:textId="74D95F27" w:rsidR="00F6204D" w:rsidRPr="00E1285E" w:rsidRDefault="00F6204D" w:rsidP="00F6204D">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lastRenderedPageBreak/>
        <w:t xml:space="preserve">Show all </w:t>
      </w:r>
      <w:r w:rsidR="001427E5" w:rsidRPr="00E1285E">
        <w:rPr>
          <w:rFonts w:asciiTheme="majorHAnsi" w:hAnsiTheme="majorHAnsi" w:cstheme="majorHAnsi"/>
          <w:b/>
        </w:rPr>
        <w:t>Doctor</w:t>
      </w:r>
      <w:r w:rsidRPr="00E1285E">
        <w:rPr>
          <w:rFonts w:asciiTheme="majorHAnsi" w:hAnsiTheme="majorHAnsi" w:cstheme="majorHAnsi"/>
          <w:b/>
        </w:rPr>
        <w:t>s</w:t>
      </w:r>
      <w:r w:rsidRPr="00E1285E">
        <w:rPr>
          <w:rFonts w:asciiTheme="majorHAnsi" w:hAnsiTheme="majorHAnsi" w:cstheme="majorHAnsi"/>
        </w:rPr>
        <w:t xml:space="preserve">: We will show all the registered </w:t>
      </w:r>
      <w:r w:rsidR="001427E5" w:rsidRPr="00E1285E">
        <w:rPr>
          <w:rFonts w:asciiTheme="majorHAnsi" w:hAnsiTheme="majorHAnsi" w:cstheme="majorHAnsi"/>
        </w:rPr>
        <w:t>doctor</w:t>
      </w:r>
      <w:r w:rsidRPr="00E1285E">
        <w:rPr>
          <w:rFonts w:asciiTheme="majorHAnsi" w:hAnsiTheme="majorHAnsi" w:cstheme="majorHAnsi"/>
        </w:rPr>
        <w:t>s of the platform and will display following information about them:</w:t>
      </w:r>
    </w:p>
    <w:p w14:paraId="31ECEA29" w14:textId="411C2F47" w:rsidR="00F6204D" w:rsidRPr="00E1285E" w:rsidRDefault="00F6204D"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Name of </w:t>
      </w:r>
      <w:r w:rsidR="001427E5" w:rsidRPr="00E1285E">
        <w:rPr>
          <w:rFonts w:asciiTheme="majorHAnsi" w:hAnsiTheme="majorHAnsi" w:cstheme="majorHAnsi"/>
        </w:rPr>
        <w:t>Doctor</w:t>
      </w:r>
    </w:p>
    <w:p w14:paraId="68DFEC33" w14:textId="77777777" w:rsidR="00F6204D" w:rsidRPr="00E1285E" w:rsidRDefault="00F6204D"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Email Address</w:t>
      </w:r>
    </w:p>
    <w:p w14:paraId="71756167" w14:textId="77777777" w:rsidR="00F6204D" w:rsidRPr="00E1285E" w:rsidRDefault="00F6204D"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Mobile Number</w:t>
      </w:r>
    </w:p>
    <w:p w14:paraId="3F269671" w14:textId="0DB2229C" w:rsidR="00F6204D" w:rsidRPr="00E1285E" w:rsidRDefault="001427E5"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Image</w:t>
      </w:r>
    </w:p>
    <w:p w14:paraId="05E6721F" w14:textId="4898428E" w:rsidR="001427E5" w:rsidRPr="00E1285E" w:rsidRDefault="001427E5"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Doctor’s Availability: Day wise Start time and End time with option to add breaks</w:t>
      </w:r>
    </w:p>
    <w:p w14:paraId="143E2398" w14:textId="41976029" w:rsidR="001427E5" w:rsidRPr="00E1285E" w:rsidRDefault="001427E5"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Default Time per appointment</w:t>
      </w:r>
    </w:p>
    <w:p w14:paraId="6750ECE5" w14:textId="632C729B" w:rsidR="000D0B6B" w:rsidRPr="00E1285E" w:rsidRDefault="000D0B6B"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Head Doctor: Yes/No</w:t>
      </w:r>
    </w:p>
    <w:p w14:paraId="466647CA" w14:textId="77777777" w:rsidR="00F6204D" w:rsidRPr="00E1285E" w:rsidRDefault="00F6204D"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Status (active/deactivated)</w:t>
      </w:r>
    </w:p>
    <w:p w14:paraId="5CDCE8F2" w14:textId="7EC9ED35" w:rsidR="00F6204D" w:rsidRPr="00E1285E" w:rsidRDefault="00F6204D" w:rsidP="00F6204D">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Registration Date</w:t>
      </w:r>
    </w:p>
    <w:p w14:paraId="239E12DA" w14:textId="592D85D8" w:rsidR="00917A0B" w:rsidRPr="00E1285E" w:rsidRDefault="00917A0B" w:rsidP="00917A0B">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UrNavi Tech: Cumulative appointments done as yet. Doctor wise upcoming appointment</w:t>
      </w:r>
    </w:p>
    <w:p w14:paraId="42749F30" w14:textId="0F0BC79C" w:rsidR="00917A0B" w:rsidRPr="00E1285E" w:rsidRDefault="00917A0B" w:rsidP="00917A0B">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Activation - Deactivation history</w:t>
      </w:r>
    </w:p>
    <w:p w14:paraId="15904570" w14:textId="73CB5D09" w:rsidR="00917A0B" w:rsidRPr="00E1285E" w:rsidRDefault="00917A0B" w:rsidP="00917A0B">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[Inventcolabs]: Noted</w:t>
      </w:r>
    </w:p>
    <w:p w14:paraId="5BBD24A5" w14:textId="77777777" w:rsidR="00917A0B" w:rsidRPr="00E1285E" w:rsidRDefault="00917A0B" w:rsidP="00917A0B">
      <w:pPr>
        <w:pBdr>
          <w:top w:val="nil"/>
          <w:left w:val="nil"/>
          <w:bottom w:val="nil"/>
          <w:right w:val="nil"/>
          <w:between w:val="nil"/>
        </w:pBdr>
        <w:spacing w:line="276" w:lineRule="auto"/>
        <w:jc w:val="both"/>
        <w:rPr>
          <w:rFonts w:asciiTheme="majorHAnsi" w:hAnsiTheme="majorHAnsi" w:cstheme="majorHAnsi"/>
        </w:rPr>
      </w:pPr>
    </w:p>
    <w:p w14:paraId="7AD1FCDA"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Mayur Feedback: </w:t>
      </w:r>
      <w:r w:rsidRPr="00E1285E">
        <w:rPr>
          <w:rFonts w:asciiTheme="majorHAnsi" w:eastAsia="Arial Unicode MS" w:hAnsiTheme="majorHAnsi" w:cstheme="majorHAnsi"/>
          <w:b/>
          <w:highlight w:val="yellow"/>
        </w:rPr>
        <w:t>Filter/sort by ratings of the doctor</w:t>
      </w:r>
    </w:p>
    <w:p w14:paraId="21E18094" w14:textId="41ED03DE" w:rsidR="00F6204D" w:rsidRPr="00E1285E" w:rsidRDefault="002E013C" w:rsidP="001427E5">
      <w:p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b/>
          <w:highlight w:val="yellow"/>
        </w:rPr>
        <w:t>[Inventcolabs]: Noted</w:t>
      </w:r>
    </w:p>
    <w:p w14:paraId="630E807C" w14:textId="70DBC673" w:rsidR="00F6204D" w:rsidRPr="00E1285E" w:rsidRDefault="00F6204D" w:rsidP="00F6204D">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Search </w:t>
      </w:r>
      <w:r w:rsidR="001427E5" w:rsidRPr="00E1285E">
        <w:rPr>
          <w:rFonts w:asciiTheme="majorHAnsi" w:hAnsiTheme="majorHAnsi" w:cstheme="majorHAnsi"/>
          <w:b/>
        </w:rPr>
        <w:t>Doctor</w:t>
      </w:r>
      <w:r w:rsidRPr="00E1285E">
        <w:rPr>
          <w:rFonts w:asciiTheme="majorHAnsi" w:hAnsiTheme="majorHAnsi" w:cstheme="majorHAnsi"/>
        </w:rPr>
        <w:t xml:space="preserve">: Admin would be able to search the desired </w:t>
      </w:r>
      <w:r w:rsidR="001427E5" w:rsidRPr="00E1285E">
        <w:rPr>
          <w:rFonts w:asciiTheme="majorHAnsi" w:hAnsiTheme="majorHAnsi" w:cstheme="majorHAnsi"/>
        </w:rPr>
        <w:t>Doctor</w:t>
      </w:r>
      <w:r w:rsidRPr="00E1285E">
        <w:rPr>
          <w:rFonts w:asciiTheme="majorHAnsi" w:hAnsiTheme="majorHAnsi" w:cstheme="majorHAnsi"/>
        </w:rPr>
        <w:t xml:space="preserve"> using keyword search or advanced search filter:</w:t>
      </w:r>
    </w:p>
    <w:p w14:paraId="3E640344" w14:textId="410AD27E" w:rsidR="00F6204D" w:rsidRPr="00E1285E" w:rsidRDefault="00F6204D" w:rsidP="00526E5F">
      <w:pPr>
        <w:numPr>
          <w:ilvl w:val="0"/>
          <w:numId w:val="12"/>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Search </w:t>
      </w:r>
      <w:r w:rsidR="001427E5" w:rsidRPr="00E1285E">
        <w:rPr>
          <w:rFonts w:asciiTheme="majorHAnsi" w:hAnsiTheme="majorHAnsi" w:cstheme="majorHAnsi"/>
        </w:rPr>
        <w:t>doctor</w:t>
      </w:r>
      <w:r w:rsidRPr="00E1285E">
        <w:rPr>
          <w:rFonts w:asciiTheme="majorHAnsi" w:hAnsiTheme="majorHAnsi" w:cstheme="majorHAnsi"/>
        </w:rPr>
        <w:t xml:space="preserve"> by their name (Keyword search)</w:t>
      </w:r>
    </w:p>
    <w:p w14:paraId="1DDE28F6" w14:textId="3A00CFA0" w:rsidR="00F6204D" w:rsidRPr="00E1285E" w:rsidRDefault="00F6204D" w:rsidP="00526E5F">
      <w:pPr>
        <w:numPr>
          <w:ilvl w:val="0"/>
          <w:numId w:val="12"/>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Search </w:t>
      </w:r>
      <w:r w:rsidR="001427E5" w:rsidRPr="00E1285E">
        <w:rPr>
          <w:rFonts w:asciiTheme="majorHAnsi" w:hAnsiTheme="majorHAnsi" w:cstheme="majorHAnsi"/>
        </w:rPr>
        <w:t>doctor</w:t>
      </w:r>
      <w:r w:rsidRPr="00E1285E">
        <w:rPr>
          <w:rFonts w:asciiTheme="majorHAnsi" w:hAnsiTheme="majorHAnsi" w:cstheme="majorHAnsi"/>
        </w:rPr>
        <w:t xml:space="preserve"> by their Email address or Mobile number (keyword search)</w:t>
      </w:r>
    </w:p>
    <w:p w14:paraId="6ED6365D" w14:textId="77777777" w:rsidR="00F6204D" w:rsidRPr="00E1285E" w:rsidRDefault="00F6204D" w:rsidP="00F6204D">
      <w:pPr>
        <w:pBdr>
          <w:top w:val="nil"/>
          <w:left w:val="nil"/>
          <w:bottom w:val="nil"/>
          <w:right w:val="nil"/>
          <w:between w:val="nil"/>
        </w:pBdr>
        <w:spacing w:line="276" w:lineRule="auto"/>
        <w:jc w:val="both"/>
        <w:rPr>
          <w:rFonts w:asciiTheme="majorHAnsi" w:hAnsiTheme="majorHAnsi" w:cstheme="majorHAnsi"/>
        </w:rPr>
      </w:pPr>
    </w:p>
    <w:p w14:paraId="2AF07530" w14:textId="01C870A6" w:rsidR="00F6204D" w:rsidRPr="00E1285E" w:rsidRDefault="00F6204D" w:rsidP="00F6204D">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Add New </w:t>
      </w:r>
      <w:r w:rsidR="001427E5" w:rsidRPr="00E1285E">
        <w:rPr>
          <w:rFonts w:asciiTheme="majorHAnsi" w:hAnsiTheme="majorHAnsi" w:cstheme="majorHAnsi"/>
          <w:b/>
        </w:rPr>
        <w:t>Doctor</w:t>
      </w:r>
      <w:r w:rsidRPr="00E1285E">
        <w:rPr>
          <w:rFonts w:asciiTheme="majorHAnsi" w:hAnsiTheme="majorHAnsi" w:cstheme="majorHAnsi"/>
        </w:rPr>
        <w:t xml:space="preserve">: Admin would be able to add new </w:t>
      </w:r>
      <w:r w:rsidR="001427E5" w:rsidRPr="00E1285E">
        <w:rPr>
          <w:rFonts w:asciiTheme="majorHAnsi" w:hAnsiTheme="majorHAnsi" w:cstheme="majorHAnsi"/>
        </w:rPr>
        <w:t>doctor</w:t>
      </w:r>
      <w:r w:rsidRPr="00E1285E">
        <w:rPr>
          <w:rFonts w:asciiTheme="majorHAnsi" w:hAnsiTheme="majorHAnsi" w:cstheme="majorHAnsi"/>
        </w:rPr>
        <w:t xml:space="preserve"> by providing certain details</w:t>
      </w:r>
    </w:p>
    <w:p w14:paraId="65CC7F63" w14:textId="456B4AF9" w:rsidR="00F6204D" w:rsidRPr="00E1285E" w:rsidRDefault="00F6204D" w:rsidP="00F6204D">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Name of </w:t>
      </w:r>
      <w:r w:rsidR="001427E5" w:rsidRPr="00E1285E">
        <w:rPr>
          <w:rFonts w:asciiTheme="majorHAnsi" w:hAnsiTheme="majorHAnsi" w:cstheme="majorHAnsi"/>
        </w:rPr>
        <w:t>Doctor</w:t>
      </w:r>
      <w:r w:rsidRPr="00E1285E">
        <w:rPr>
          <w:rFonts w:asciiTheme="majorHAnsi" w:hAnsiTheme="majorHAnsi" w:cstheme="majorHAnsi"/>
        </w:rPr>
        <w:t>: Should be Alphabetic only (some names could have numbers in them or special characters) English</w:t>
      </w:r>
    </w:p>
    <w:p w14:paraId="713FE7B5" w14:textId="77777777" w:rsidR="00F6204D" w:rsidRPr="00E1285E" w:rsidRDefault="00F6204D" w:rsidP="00F6204D">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Email Address</w:t>
      </w:r>
    </w:p>
    <w:p w14:paraId="3BA8F66D" w14:textId="77777777" w:rsidR="00F6204D" w:rsidRPr="00E1285E" w:rsidRDefault="00F6204D" w:rsidP="00F6204D">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Mobile number </w:t>
      </w:r>
    </w:p>
    <w:p w14:paraId="5C028E2F" w14:textId="77777777" w:rsidR="00F6204D" w:rsidRPr="00E1285E" w:rsidRDefault="00F6204D" w:rsidP="00F6204D">
      <w:pPr>
        <w:numPr>
          <w:ilvl w:val="1"/>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Number Validation and system will check if the same number exists in database - show appropriate message</w:t>
      </w:r>
    </w:p>
    <w:p w14:paraId="69159210" w14:textId="77777777" w:rsidR="00F6204D" w:rsidRPr="00E1285E" w:rsidRDefault="00F6204D" w:rsidP="00F6204D">
      <w:pPr>
        <w:numPr>
          <w:ilvl w:val="1"/>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Number should be min 8 and Max 12 number, Country code should be default </w:t>
      </w:r>
    </w:p>
    <w:p w14:paraId="7B916CB7" w14:textId="658BDC39" w:rsidR="00F6204D" w:rsidRPr="00E1285E" w:rsidRDefault="00F6204D" w:rsidP="00F6204D">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Profile Pic</w:t>
      </w:r>
    </w:p>
    <w:p w14:paraId="44617E53" w14:textId="77777777" w:rsidR="001427E5" w:rsidRPr="00E1285E" w:rsidRDefault="001427E5" w:rsidP="001427E5">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Doctor’s Availability: Day wise Start time and End time with option to add breaks</w:t>
      </w:r>
    </w:p>
    <w:p w14:paraId="6B381C34" w14:textId="0AA4FEC2" w:rsidR="001427E5" w:rsidRPr="00E1285E" w:rsidRDefault="001427E5" w:rsidP="001427E5">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Default Time per appointment</w:t>
      </w:r>
    </w:p>
    <w:p w14:paraId="19E50B43" w14:textId="067ACE11" w:rsidR="00DF347A" w:rsidRPr="00E1285E" w:rsidRDefault="00DF347A" w:rsidP="00DF347A">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Mark Doctor as Head Doctor: Assign doctors underneath them</w:t>
      </w:r>
    </w:p>
    <w:p w14:paraId="55193990" w14:textId="77777777" w:rsidR="00917A0B" w:rsidRPr="00E1285E" w:rsidRDefault="00917A0B" w:rsidP="00917A0B">
      <w:pPr>
        <w:pStyle w:val="CommentText"/>
        <w:rPr>
          <w:rFonts w:asciiTheme="majorHAnsi" w:hAnsiTheme="majorHAnsi" w:cstheme="majorHAnsi"/>
          <w:b/>
          <w:highlight w:val="yellow"/>
        </w:rPr>
      </w:pPr>
      <w:r w:rsidRPr="00E1285E">
        <w:rPr>
          <w:rFonts w:asciiTheme="majorHAnsi" w:hAnsiTheme="majorHAnsi" w:cstheme="majorHAnsi"/>
          <w:b/>
          <w:highlight w:val="yellow"/>
        </w:rPr>
        <w:t>UrNavi Tech: Adding multiline notes shall be possible in new doctor form</w:t>
      </w:r>
    </w:p>
    <w:p w14:paraId="30400F82" w14:textId="42E0AF32" w:rsidR="00917A0B" w:rsidRPr="00E1285E" w:rsidRDefault="00917A0B" w:rsidP="00917A0B">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Adding of Doctors certificate shall be done by Admin. Multiple certificate of qualification shall be added</w:t>
      </w:r>
    </w:p>
    <w:p w14:paraId="6BEED686" w14:textId="77777777" w:rsidR="00917A0B" w:rsidRPr="00E1285E" w:rsidRDefault="00917A0B" w:rsidP="00917A0B">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highlight w:val="yellow"/>
        </w:rPr>
        <w:t>[Inventcolabs]: Noted</w:t>
      </w:r>
    </w:p>
    <w:p w14:paraId="1504A0D1" w14:textId="77777777" w:rsidR="00F6204D" w:rsidRPr="00E1285E" w:rsidRDefault="00F6204D" w:rsidP="001427E5">
      <w:pPr>
        <w:pBdr>
          <w:top w:val="nil"/>
          <w:left w:val="nil"/>
          <w:bottom w:val="nil"/>
          <w:right w:val="nil"/>
          <w:between w:val="nil"/>
        </w:pBdr>
        <w:spacing w:line="276" w:lineRule="auto"/>
        <w:jc w:val="both"/>
        <w:rPr>
          <w:rFonts w:asciiTheme="majorHAnsi" w:hAnsiTheme="majorHAnsi" w:cstheme="majorHAnsi"/>
        </w:rPr>
      </w:pPr>
    </w:p>
    <w:p w14:paraId="6D9A40F9" w14:textId="7954345D" w:rsidR="00F6204D" w:rsidRPr="00E1285E" w:rsidRDefault="001427E5" w:rsidP="00F6204D">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rPr>
        <w:t>Doctor</w:t>
      </w:r>
      <w:r w:rsidR="00F6204D" w:rsidRPr="00E1285E">
        <w:rPr>
          <w:rFonts w:asciiTheme="majorHAnsi" w:hAnsiTheme="majorHAnsi" w:cstheme="majorHAnsi"/>
        </w:rPr>
        <w:t xml:space="preserve"> will receive an SMS with a link to Download Application &amp; temp. password to login.</w:t>
      </w:r>
    </w:p>
    <w:p w14:paraId="51BB827F" w14:textId="77777777" w:rsidR="00F6204D" w:rsidRPr="00E1285E" w:rsidRDefault="00F6204D" w:rsidP="00F6204D">
      <w:pPr>
        <w:pBdr>
          <w:top w:val="nil"/>
          <w:left w:val="nil"/>
          <w:bottom w:val="nil"/>
          <w:right w:val="nil"/>
          <w:between w:val="nil"/>
        </w:pBdr>
        <w:spacing w:line="276" w:lineRule="auto"/>
        <w:ind w:left="720"/>
        <w:jc w:val="both"/>
        <w:rPr>
          <w:rFonts w:asciiTheme="majorHAnsi" w:hAnsiTheme="majorHAnsi" w:cstheme="majorHAnsi"/>
        </w:rPr>
      </w:pPr>
    </w:p>
    <w:p w14:paraId="218A2DA9" w14:textId="4FFAA6B6" w:rsidR="00F6204D" w:rsidRPr="00E1285E" w:rsidRDefault="00F6204D" w:rsidP="00F6204D">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Edit </w:t>
      </w:r>
      <w:r w:rsidR="001A7AA1" w:rsidRPr="00E1285E">
        <w:rPr>
          <w:rFonts w:asciiTheme="majorHAnsi" w:hAnsiTheme="majorHAnsi" w:cstheme="majorHAnsi"/>
          <w:b/>
        </w:rPr>
        <w:t>Doctor</w:t>
      </w:r>
      <w:r w:rsidRPr="00E1285E">
        <w:rPr>
          <w:rFonts w:asciiTheme="majorHAnsi" w:hAnsiTheme="majorHAnsi" w:cstheme="majorHAnsi"/>
          <w:b/>
        </w:rPr>
        <w:t xml:space="preserve"> Profile</w:t>
      </w:r>
      <w:r w:rsidRPr="00E1285E">
        <w:rPr>
          <w:rFonts w:asciiTheme="majorHAnsi" w:hAnsiTheme="majorHAnsi" w:cstheme="majorHAnsi"/>
        </w:rPr>
        <w:t xml:space="preserve">: Admin would be able to edit the profile of any </w:t>
      </w:r>
      <w:r w:rsidR="001A7AA1" w:rsidRPr="00E1285E">
        <w:rPr>
          <w:rFonts w:asciiTheme="majorHAnsi" w:hAnsiTheme="majorHAnsi" w:cstheme="majorHAnsi"/>
        </w:rPr>
        <w:t>doctor</w:t>
      </w:r>
      <w:r w:rsidRPr="00E1285E">
        <w:rPr>
          <w:rFonts w:asciiTheme="majorHAnsi" w:hAnsiTheme="majorHAnsi" w:cstheme="majorHAnsi"/>
        </w:rPr>
        <w:t xml:space="preserve">. All the details which has been filled by the </w:t>
      </w:r>
      <w:r w:rsidR="001A7AA1" w:rsidRPr="00E1285E">
        <w:rPr>
          <w:rFonts w:asciiTheme="majorHAnsi" w:hAnsiTheme="majorHAnsi" w:cstheme="majorHAnsi"/>
        </w:rPr>
        <w:t>doctor</w:t>
      </w:r>
      <w:r w:rsidRPr="00E1285E">
        <w:rPr>
          <w:rFonts w:asciiTheme="majorHAnsi" w:hAnsiTheme="majorHAnsi" w:cstheme="majorHAnsi"/>
        </w:rPr>
        <w:t xml:space="preserve"> at the time of registration will be visible here. Admin can edit the profile by clicking the edit button. The fields which are allowed for edit are mentioned below:</w:t>
      </w:r>
    </w:p>
    <w:p w14:paraId="3BD3C4E6" w14:textId="77777777" w:rsidR="001A7AA1" w:rsidRPr="00E1285E" w:rsidRDefault="001A7AA1" w:rsidP="001A7AA1">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Name of Doctor</w:t>
      </w:r>
    </w:p>
    <w:p w14:paraId="463586E4" w14:textId="77777777" w:rsidR="001A7AA1" w:rsidRPr="00E1285E" w:rsidRDefault="001A7AA1" w:rsidP="001A7AA1">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lastRenderedPageBreak/>
        <w:t>Email Address</w:t>
      </w:r>
    </w:p>
    <w:p w14:paraId="0E84C2C8" w14:textId="77777777" w:rsidR="001A7AA1" w:rsidRPr="00E1285E" w:rsidRDefault="001A7AA1" w:rsidP="001A7AA1">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Mobile Number</w:t>
      </w:r>
    </w:p>
    <w:p w14:paraId="16311FFE" w14:textId="77777777" w:rsidR="001A7AA1" w:rsidRPr="00E1285E" w:rsidRDefault="001A7AA1" w:rsidP="001A7AA1">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Image</w:t>
      </w:r>
    </w:p>
    <w:p w14:paraId="75A502A0" w14:textId="77777777" w:rsidR="001A7AA1" w:rsidRPr="00E1285E" w:rsidRDefault="001A7AA1" w:rsidP="001A7AA1">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Doctor’s Availability: Day wise Start time and End time with option to add breaks</w:t>
      </w:r>
    </w:p>
    <w:p w14:paraId="12F5215F" w14:textId="55AB7AB6" w:rsidR="00F6204D" w:rsidRPr="00E1285E" w:rsidRDefault="001A7AA1" w:rsidP="00DE6511">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Default Time per appointment</w:t>
      </w:r>
    </w:p>
    <w:p w14:paraId="11AE23EF" w14:textId="0A3738D1" w:rsidR="00DE6511" w:rsidRPr="00E1285E" w:rsidRDefault="00DE6511" w:rsidP="00DE6511">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URNavi Tech: Entire new doc addition form fields shall be editable</w:t>
      </w:r>
    </w:p>
    <w:p w14:paraId="038B4E28" w14:textId="5D7D013D" w:rsidR="00DE6511" w:rsidRPr="00E1285E" w:rsidRDefault="00DE6511" w:rsidP="00DE6511">
      <w:p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b/>
          <w:highlight w:val="yellow"/>
        </w:rPr>
        <w:t>[InventColabs]: Noted.</w:t>
      </w:r>
    </w:p>
    <w:p w14:paraId="1FA5644B" w14:textId="77777777" w:rsidR="00DE6511" w:rsidRPr="00E1285E" w:rsidRDefault="00DE6511" w:rsidP="00DE6511">
      <w:pPr>
        <w:pBdr>
          <w:top w:val="nil"/>
          <w:left w:val="nil"/>
          <w:bottom w:val="nil"/>
          <w:right w:val="nil"/>
          <w:between w:val="nil"/>
        </w:pBdr>
        <w:spacing w:line="276" w:lineRule="auto"/>
        <w:jc w:val="both"/>
        <w:rPr>
          <w:rFonts w:asciiTheme="majorHAnsi" w:hAnsiTheme="majorHAnsi" w:cstheme="majorHAnsi"/>
        </w:rPr>
      </w:pPr>
    </w:p>
    <w:p w14:paraId="610E081C" w14:textId="5CF3EA0D" w:rsidR="00F6204D" w:rsidRPr="00E1285E" w:rsidRDefault="00F6204D" w:rsidP="00F6204D">
      <w:pPr>
        <w:spacing w:line="276" w:lineRule="auto"/>
        <w:jc w:val="both"/>
        <w:rPr>
          <w:rFonts w:asciiTheme="majorHAnsi" w:hAnsiTheme="majorHAnsi" w:cstheme="majorHAnsi"/>
        </w:rPr>
      </w:pPr>
      <w:r w:rsidRPr="00E1285E">
        <w:rPr>
          <w:rFonts w:asciiTheme="majorHAnsi" w:hAnsiTheme="majorHAnsi" w:cstheme="majorHAnsi"/>
        </w:rPr>
        <w:tab/>
        <w:t xml:space="preserve">Admin can also not change the password of the </w:t>
      </w:r>
      <w:r w:rsidR="001A7AA1" w:rsidRPr="00E1285E">
        <w:rPr>
          <w:rFonts w:asciiTheme="majorHAnsi" w:hAnsiTheme="majorHAnsi" w:cstheme="majorHAnsi"/>
        </w:rPr>
        <w:t>doctor</w:t>
      </w:r>
      <w:r w:rsidRPr="00E1285E">
        <w:rPr>
          <w:rFonts w:asciiTheme="majorHAnsi" w:hAnsiTheme="majorHAnsi" w:cstheme="majorHAnsi"/>
        </w:rPr>
        <w:t xml:space="preserve"> and also can’t read it.</w:t>
      </w:r>
    </w:p>
    <w:p w14:paraId="725A08C3" w14:textId="77777777" w:rsidR="00F6204D" w:rsidRPr="00E1285E" w:rsidRDefault="00F6204D" w:rsidP="00F6204D">
      <w:pPr>
        <w:pBdr>
          <w:top w:val="nil"/>
          <w:left w:val="nil"/>
          <w:bottom w:val="nil"/>
          <w:right w:val="nil"/>
          <w:between w:val="nil"/>
        </w:pBdr>
        <w:spacing w:line="276" w:lineRule="auto"/>
        <w:jc w:val="both"/>
        <w:rPr>
          <w:rFonts w:asciiTheme="majorHAnsi" w:hAnsiTheme="majorHAnsi" w:cstheme="majorHAnsi"/>
        </w:rPr>
      </w:pPr>
    </w:p>
    <w:p w14:paraId="030F24F1" w14:textId="3D76DBBE" w:rsidR="00F6204D" w:rsidRPr="00E1285E" w:rsidRDefault="00F6204D" w:rsidP="00F6204D">
      <w:pPr>
        <w:ind w:firstLine="720"/>
        <w:rPr>
          <w:rFonts w:asciiTheme="majorHAnsi" w:hAnsiTheme="majorHAnsi" w:cstheme="majorHAnsi"/>
          <w:color w:val="000000"/>
        </w:rPr>
      </w:pPr>
      <w:r w:rsidRPr="00E1285E">
        <w:rPr>
          <w:rFonts w:asciiTheme="majorHAnsi" w:hAnsiTheme="majorHAnsi" w:cstheme="majorHAnsi"/>
          <w:b/>
        </w:rPr>
        <w:t xml:space="preserve">NOTE: </w:t>
      </w:r>
      <w:r w:rsidRPr="00E1285E">
        <w:rPr>
          <w:rFonts w:asciiTheme="majorHAnsi" w:hAnsiTheme="majorHAnsi" w:cstheme="majorHAnsi"/>
          <w:color w:val="000000"/>
        </w:rPr>
        <w:t xml:space="preserve">Admin can set status active/deactivate the </w:t>
      </w:r>
      <w:r w:rsidR="000626D3" w:rsidRPr="00E1285E">
        <w:rPr>
          <w:rFonts w:asciiTheme="majorHAnsi" w:hAnsiTheme="majorHAnsi" w:cstheme="majorHAnsi"/>
          <w:color w:val="000000"/>
        </w:rPr>
        <w:t>doctor</w:t>
      </w:r>
      <w:r w:rsidRPr="00E1285E">
        <w:rPr>
          <w:rFonts w:asciiTheme="majorHAnsi" w:hAnsiTheme="majorHAnsi" w:cstheme="majorHAnsi"/>
          <w:color w:val="000000"/>
        </w:rPr>
        <w:t>.</w:t>
      </w:r>
    </w:p>
    <w:p w14:paraId="13D8EB75" w14:textId="523C75E5" w:rsidR="00DE6511" w:rsidRPr="00E1285E" w:rsidRDefault="00DE6511" w:rsidP="00DE6511">
      <w:pPr>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History logs</w:t>
      </w:r>
    </w:p>
    <w:p w14:paraId="7483A835" w14:textId="7D8CBD5C" w:rsidR="00DE6511" w:rsidRPr="00E1285E" w:rsidRDefault="00DE6511" w:rsidP="00DE6511">
      <w:pPr>
        <w:rPr>
          <w:rFonts w:asciiTheme="majorHAnsi" w:hAnsiTheme="majorHAnsi" w:cstheme="majorHAnsi"/>
          <w:color w:val="000000"/>
        </w:rPr>
      </w:pPr>
      <w:r w:rsidRPr="00E1285E">
        <w:rPr>
          <w:rFonts w:asciiTheme="majorHAnsi" w:hAnsiTheme="majorHAnsi" w:cstheme="majorHAnsi"/>
          <w:b/>
          <w:highlight w:val="yellow"/>
        </w:rPr>
        <w:t>[InventColabs]: Noted.</w:t>
      </w:r>
    </w:p>
    <w:p w14:paraId="135EC2D2" w14:textId="232A886D" w:rsidR="00757D83" w:rsidRPr="00E1285E" w:rsidRDefault="00757D83" w:rsidP="00F6204D">
      <w:pPr>
        <w:ind w:firstLine="720"/>
        <w:rPr>
          <w:rFonts w:asciiTheme="majorHAnsi" w:hAnsiTheme="majorHAnsi" w:cstheme="majorHAnsi"/>
          <w:color w:val="000000"/>
        </w:rPr>
      </w:pPr>
      <w:r w:rsidRPr="00E1285E">
        <w:rPr>
          <w:rFonts w:asciiTheme="majorHAnsi" w:hAnsiTheme="majorHAnsi" w:cstheme="majorHAnsi"/>
          <w:color w:val="000000"/>
        </w:rPr>
        <w:t>Admin would be able to access availability calendar of Specific doctor and block certain dates</w:t>
      </w:r>
    </w:p>
    <w:p w14:paraId="1398265D" w14:textId="77777777" w:rsidR="00F6204D" w:rsidRPr="00E1285E" w:rsidRDefault="00F6204D" w:rsidP="00062DDD">
      <w:pPr>
        <w:pBdr>
          <w:top w:val="nil"/>
          <w:left w:val="nil"/>
          <w:bottom w:val="nil"/>
          <w:right w:val="nil"/>
          <w:between w:val="nil"/>
        </w:pBdr>
        <w:spacing w:line="276" w:lineRule="auto"/>
        <w:jc w:val="both"/>
        <w:rPr>
          <w:rFonts w:asciiTheme="majorHAnsi" w:hAnsiTheme="majorHAnsi" w:cstheme="majorHAnsi"/>
          <w:b/>
        </w:rPr>
      </w:pPr>
    </w:p>
    <w:p w14:paraId="0434FD09" w14:textId="546811F0" w:rsidR="00982541" w:rsidRPr="00E1285E" w:rsidRDefault="00F64150"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Product Manager:</w:t>
      </w:r>
      <w:r w:rsidR="008F4E27" w:rsidRPr="00E1285E">
        <w:rPr>
          <w:rFonts w:asciiTheme="majorHAnsi" w:hAnsiTheme="majorHAnsi" w:cstheme="majorHAnsi"/>
          <w:b/>
          <w:color w:val="000000"/>
        </w:rPr>
        <w:t xml:space="preserve"> </w:t>
      </w:r>
      <w:r w:rsidR="00982541" w:rsidRPr="00E1285E">
        <w:rPr>
          <w:rFonts w:asciiTheme="majorHAnsi" w:hAnsiTheme="majorHAnsi" w:cstheme="majorHAnsi"/>
          <w:lang w:val="en-US"/>
        </w:rPr>
        <w:t>The "Product Manager" is a backend feature that allows administrators to efficiently manage all products. This involves viewing, searching, adding new products, and performing actions such as editing, deleting, deactivating, and activating products. Below is a structured outline for this manager:</w:t>
      </w:r>
    </w:p>
    <w:p w14:paraId="3784FF60" w14:textId="7C43FFDD" w:rsidR="008F4E27" w:rsidRPr="00E1285E" w:rsidRDefault="002E013C" w:rsidP="008F4E27">
      <w:pPr>
        <w:pBdr>
          <w:top w:val="nil"/>
          <w:left w:val="nil"/>
          <w:bottom w:val="nil"/>
          <w:right w:val="nil"/>
          <w:between w:val="nil"/>
        </w:pBdr>
        <w:spacing w:line="276" w:lineRule="auto"/>
        <w:jc w:val="both"/>
        <w:rPr>
          <w:rFonts w:asciiTheme="majorHAnsi" w:eastAsia="Arial Unicode MS" w:hAnsiTheme="majorHAnsi" w:cstheme="majorHAnsi"/>
          <w:b/>
          <w:highlight w:val="yellow"/>
        </w:rPr>
      </w:pPr>
      <w:r w:rsidRPr="00E1285E">
        <w:rPr>
          <w:rFonts w:asciiTheme="majorHAnsi" w:hAnsiTheme="majorHAnsi" w:cstheme="majorHAnsi"/>
          <w:b/>
          <w:color w:val="000000"/>
          <w:highlight w:val="yellow"/>
        </w:rPr>
        <w:t xml:space="preserve">Mayur Feedback: </w:t>
      </w:r>
      <w:r w:rsidRPr="00E1285E">
        <w:rPr>
          <w:rFonts w:asciiTheme="majorHAnsi" w:eastAsia="Arial Unicode MS" w:hAnsiTheme="majorHAnsi" w:cstheme="majorHAnsi"/>
          <w:b/>
          <w:highlight w:val="yellow"/>
        </w:rPr>
        <w:t>Strip/single unit selection should be there</w:t>
      </w:r>
    </w:p>
    <w:p w14:paraId="57BBB32D" w14:textId="09514421" w:rsidR="002E013C" w:rsidRPr="00E1285E" w:rsidRDefault="002E013C" w:rsidP="008F4E27">
      <w:p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highlight w:val="yellow"/>
        </w:rPr>
        <w:t>[Inventcolabs]: Noted</w:t>
      </w:r>
    </w:p>
    <w:p w14:paraId="415E4D63" w14:textId="4911552A" w:rsidR="008F4E27" w:rsidRPr="00E1285E" w:rsidRDefault="008F4E27" w:rsidP="008F4E27">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Show all Products</w:t>
      </w:r>
      <w:r w:rsidRPr="00E1285E">
        <w:rPr>
          <w:rFonts w:asciiTheme="majorHAnsi" w:hAnsiTheme="majorHAnsi" w:cstheme="majorHAnsi"/>
        </w:rPr>
        <w:t xml:space="preserve">: </w:t>
      </w:r>
      <w:r w:rsidRPr="00E1285E">
        <w:rPr>
          <w:rFonts w:asciiTheme="majorHAnsi" w:hAnsiTheme="majorHAnsi" w:cstheme="majorHAnsi"/>
          <w:lang w:val="en-US"/>
        </w:rPr>
        <w:t>Display a list of all products in a tabular format on the backend dashboard. Include relevant details</w:t>
      </w:r>
      <w:r w:rsidRPr="00E1285E">
        <w:rPr>
          <w:rFonts w:asciiTheme="majorHAnsi" w:hAnsiTheme="majorHAnsi" w:cstheme="majorHAnsi"/>
        </w:rPr>
        <w:t>:</w:t>
      </w:r>
    </w:p>
    <w:p w14:paraId="59CBA80E" w14:textId="1322F40B" w:rsidR="008F4E27" w:rsidRPr="00E1285E" w:rsidRDefault="008F4E27" w:rsidP="008F4E27">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Name of Product</w:t>
      </w:r>
    </w:p>
    <w:p w14:paraId="74FAF9CC" w14:textId="7893B5C8" w:rsidR="008F4E27" w:rsidRPr="00E1285E" w:rsidRDefault="008F4E27" w:rsidP="008F4E27">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Image of the Product</w:t>
      </w:r>
    </w:p>
    <w:p w14:paraId="55B1B968" w14:textId="54373AF8" w:rsidR="008F4E27" w:rsidRPr="00E1285E" w:rsidRDefault="008F4E27" w:rsidP="008F4E27">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Price of the Product</w:t>
      </w:r>
    </w:p>
    <w:p w14:paraId="65DE27C4" w14:textId="2A95FB00" w:rsidR="008F4E27" w:rsidRPr="00E1285E" w:rsidRDefault="008F4E27" w:rsidP="008F4E27">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lang w:val="en-US"/>
        </w:rPr>
        <w:t>Additional pertinent information</w:t>
      </w:r>
    </w:p>
    <w:p w14:paraId="0DC38E51" w14:textId="77777777" w:rsidR="008F4E27" w:rsidRPr="00E1285E" w:rsidRDefault="008F4E27" w:rsidP="008F4E27">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Status (active/deactivated)</w:t>
      </w:r>
    </w:p>
    <w:p w14:paraId="223770CD" w14:textId="06430584" w:rsidR="008F4E27" w:rsidRPr="00E1285E" w:rsidRDefault="008F4E27" w:rsidP="008F4E27">
      <w:pPr>
        <w:numPr>
          <w:ilvl w:val="0"/>
          <w:numId w:val="5"/>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Created Date</w:t>
      </w:r>
    </w:p>
    <w:p w14:paraId="43EF24DD" w14:textId="77777777" w:rsidR="008F4E27" w:rsidRPr="00E1285E" w:rsidRDefault="008F4E27" w:rsidP="008F4E27">
      <w:pPr>
        <w:pBdr>
          <w:top w:val="nil"/>
          <w:left w:val="nil"/>
          <w:bottom w:val="nil"/>
          <w:right w:val="nil"/>
          <w:between w:val="nil"/>
        </w:pBdr>
        <w:spacing w:line="276" w:lineRule="auto"/>
        <w:jc w:val="both"/>
        <w:rPr>
          <w:rFonts w:asciiTheme="majorHAnsi" w:hAnsiTheme="majorHAnsi" w:cstheme="majorHAnsi"/>
        </w:rPr>
      </w:pPr>
    </w:p>
    <w:p w14:paraId="48661B8F" w14:textId="20256E70" w:rsidR="008F4E27" w:rsidRPr="00E1285E" w:rsidRDefault="008F4E27" w:rsidP="008F4E27">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Search Products</w:t>
      </w:r>
      <w:r w:rsidRPr="00E1285E">
        <w:rPr>
          <w:rFonts w:asciiTheme="majorHAnsi" w:hAnsiTheme="majorHAnsi" w:cstheme="majorHAnsi"/>
        </w:rPr>
        <w:t xml:space="preserve">: Admin would be able to search the desired </w:t>
      </w:r>
      <w:r w:rsidR="006E30B5" w:rsidRPr="00E1285E">
        <w:rPr>
          <w:rFonts w:asciiTheme="majorHAnsi" w:hAnsiTheme="majorHAnsi" w:cstheme="majorHAnsi"/>
        </w:rPr>
        <w:t>Product</w:t>
      </w:r>
      <w:r w:rsidRPr="00E1285E">
        <w:rPr>
          <w:rFonts w:asciiTheme="majorHAnsi" w:hAnsiTheme="majorHAnsi" w:cstheme="majorHAnsi"/>
        </w:rPr>
        <w:t xml:space="preserve"> using keyword search or advanced search filter:</w:t>
      </w:r>
    </w:p>
    <w:p w14:paraId="18C31269"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Mayur Feedback: </w:t>
      </w:r>
      <w:r w:rsidRPr="00E1285E">
        <w:rPr>
          <w:rFonts w:asciiTheme="majorHAnsi" w:eastAsia="Arial Unicode MS" w:hAnsiTheme="majorHAnsi" w:cstheme="majorHAnsi"/>
          <w:b/>
          <w:highlight w:val="yellow"/>
        </w:rPr>
        <w:t>Filters should be specified Ex. Brand, category, price, quantity etc.</w:t>
      </w:r>
    </w:p>
    <w:p w14:paraId="570A8186" w14:textId="466C03E2" w:rsidR="002E013C" w:rsidRPr="00E1285E" w:rsidRDefault="002E013C" w:rsidP="008F4E27">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highlight w:val="yellow"/>
        </w:rPr>
        <w:t>[Inventcolabs]: Noted</w:t>
      </w:r>
    </w:p>
    <w:p w14:paraId="1F6D01FF" w14:textId="1ACBC651" w:rsidR="008F4E27" w:rsidRPr="00E1285E" w:rsidRDefault="008F4E27" w:rsidP="00526E5F">
      <w:pPr>
        <w:numPr>
          <w:ilvl w:val="0"/>
          <w:numId w:val="12"/>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Search </w:t>
      </w:r>
      <w:r w:rsidR="006E30B5" w:rsidRPr="00E1285E">
        <w:rPr>
          <w:rFonts w:asciiTheme="majorHAnsi" w:hAnsiTheme="majorHAnsi" w:cstheme="majorHAnsi"/>
        </w:rPr>
        <w:t>product</w:t>
      </w:r>
      <w:r w:rsidRPr="00E1285E">
        <w:rPr>
          <w:rFonts w:asciiTheme="majorHAnsi" w:hAnsiTheme="majorHAnsi" w:cstheme="majorHAnsi"/>
        </w:rPr>
        <w:t xml:space="preserve"> by their name (Keyword search)</w:t>
      </w:r>
    </w:p>
    <w:p w14:paraId="33F262FD" w14:textId="0E483D0B" w:rsidR="008F4E27" w:rsidRPr="00E1285E" w:rsidRDefault="008F4E27" w:rsidP="008F4E27">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t xml:space="preserve">Add New </w:t>
      </w:r>
      <w:r w:rsidR="00063EF2" w:rsidRPr="00E1285E">
        <w:rPr>
          <w:rFonts w:asciiTheme="majorHAnsi" w:hAnsiTheme="majorHAnsi" w:cstheme="majorHAnsi"/>
          <w:b/>
        </w:rPr>
        <w:t>Product</w:t>
      </w:r>
      <w:r w:rsidRPr="00E1285E">
        <w:rPr>
          <w:rFonts w:asciiTheme="majorHAnsi" w:hAnsiTheme="majorHAnsi" w:cstheme="majorHAnsi"/>
        </w:rPr>
        <w:t xml:space="preserve">: Admin would be able to add new </w:t>
      </w:r>
      <w:r w:rsidR="00063EF2" w:rsidRPr="00E1285E">
        <w:rPr>
          <w:rFonts w:asciiTheme="majorHAnsi" w:hAnsiTheme="majorHAnsi" w:cstheme="majorHAnsi"/>
        </w:rPr>
        <w:t>product</w:t>
      </w:r>
      <w:r w:rsidRPr="00E1285E">
        <w:rPr>
          <w:rFonts w:asciiTheme="majorHAnsi" w:hAnsiTheme="majorHAnsi" w:cstheme="majorHAnsi"/>
        </w:rPr>
        <w:t xml:space="preserve"> by providing certain details</w:t>
      </w:r>
    </w:p>
    <w:p w14:paraId="045A913D" w14:textId="712A6551" w:rsidR="00DE6511" w:rsidRPr="00E1285E" w:rsidRDefault="00DE6511" w:rsidP="00DE6511">
      <w:pPr>
        <w:pBdr>
          <w:top w:val="nil"/>
          <w:left w:val="nil"/>
          <w:bottom w:val="nil"/>
          <w:right w:val="nil"/>
          <w:between w:val="nil"/>
        </w:pBd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URNavi Tech: Batch no, Source, Multiline description field to be provided</w:t>
      </w:r>
    </w:p>
    <w:p w14:paraId="027DCB7E" w14:textId="595B72E6" w:rsidR="00DE6511" w:rsidRPr="00E1285E" w:rsidRDefault="00DE6511" w:rsidP="00DE6511">
      <w:pPr>
        <w:pBdr>
          <w:top w:val="nil"/>
          <w:left w:val="nil"/>
          <w:bottom w:val="nil"/>
          <w:right w:val="nil"/>
          <w:between w:val="nil"/>
        </w:pBdr>
        <w:spacing w:line="276" w:lineRule="auto"/>
        <w:jc w:val="both"/>
        <w:rPr>
          <w:rFonts w:asciiTheme="majorHAnsi" w:hAnsiTheme="majorHAnsi" w:cstheme="majorHAnsi"/>
          <w:b/>
        </w:rPr>
      </w:pPr>
      <w:r w:rsidRPr="00E1285E">
        <w:rPr>
          <w:rFonts w:asciiTheme="majorHAnsi" w:hAnsiTheme="majorHAnsi" w:cstheme="majorHAnsi"/>
          <w:b/>
          <w:highlight w:val="yellow"/>
        </w:rPr>
        <w:t>[Inventcolabs]: Noted</w:t>
      </w:r>
    </w:p>
    <w:p w14:paraId="74CC4518" w14:textId="156BF04D" w:rsidR="008F4E27" w:rsidRPr="00E1285E" w:rsidRDefault="00063EF2" w:rsidP="008F4E27">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Product Name</w:t>
      </w:r>
    </w:p>
    <w:p w14:paraId="1480B636" w14:textId="4E5C9A1B" w:rsidR="0072722F" w:rsidRPr="00E1285E" w:rsidRDefault="00063EF2" w:rsidP="0072722F">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Image Upload</w:t>
      </w:r>
      <w:r w:rsidR="0072722F" w:rsidRPr="00E1285E">
        <w:rPr>
          <w:rFonts w:asciiTheme="majorHAnsi" w:hAnsiTheme="majorHAnsi" w:cstheme="majorHAnsi"/>
        </w:rPr>
        <w:t xml:space="preserve">: </w:t>
      </w:r>
      <w:r w:rsidR="0072722F" w:rsidRPr="00E1285E">
        <w:rPr>
          <w:rFonts w:asciiTheme="majorHAnsi" w:hAnsiTheme="majorHAnsi" w:cstheme="majorHAnsi"/>
          <w:lang w:val="en-US"/>
        </w:rPr>
        <w:t>Allow admins to upload product images directly from their device or provide a URL for the product image.</w:t>
      </w:r>
    </w:p>
    <w:p w14:paraId="6542D2AB" w14:textId="4891780C" w:rsidR="008F4E27" w:rsidRPr="00E1285E" w:rsidRDefault="005B1607" w:rsidP="008F4E27">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Product </w:t>
      </w:r>
      <w:r w:rsidR="00063EF2" w:rsidRPr="00E1285E">
        <w:rPr>
          <w:rFonts w:asciiTheme="majorHAnsi" w:hAnsiTheme="majorHAnsi" w:cstheme="majorHAnsi"/>
        </w:rPr>
        <w:t>Pri</w:t>
      </w:r>
      <w:r w:rsidRPr="00E1285E">
        <w:rPr>
          <w:rFonts w:asciiTheme="majorHAnsi" w:hAnsiTheme="majorHAnsi" w:cstheme="majorHAnsi"/>
        </w:rPr>
        <w:t>c</w:t>
      </w:r>
      <w:r w:rsidR="00063EF2" w:rsidRPr="00E1285E">
        <w:rPr>
          <w:rFonts w:asciiTheme="majorHAnsi" w:hAnsiTheme="majorHAnsi" w:cstheme="majorHAnsi"/>
        </w:rPr>
        <w:t>e</w:t>
      </w:r>
    </w:p>
    <w:p w14:paraId="551D26D8" w14:textId="1BAD04D0" w:rsidR="008F4E27" w:rsidRPr="00E1285E" w:rsidRDefault="005B1607" w:rsidP="005B1607">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Small Description</w:t>
      </w:r>
    </w:p>
    <w:p w14:paraId="2F001516" w14:textId="77777777" w:rsidR="008F4E27" w:rsidRPr="00E1285E" w:rsidRDefault="008F4E27" w:rsidP="005B1607">
      <w:pPr>
        <w:pBdr>
          <w:top w:val="nil"/>
          <w:left w:val="nil"/>
          <w:bottom w:val="nil"/>
          <w:right w:val="nil"/>
          <w:between w:val="nil"/>
        </w:pBdr>
        <w:spacing w:line="276" w:lineRule="auto"/>
        <w:jc w:val="both"/>
        <w:rPr>
          <w:rFonts w:asciiTheme="majorHAnsi" w:hAnsiTheme="majorHAnsi" w:cstheme="majorHAnsi"/>
        </w:rPr>
      </w:pPr>
    </w:p>
    <w:p w14:paraId="3135C21D" w14:textId="42C11CBA" w:rsidR="008F4E27" w:rsidRPr="00E1285E" w:rsidRDefault="008F4E27" w:rsidP="008F4E27">
      <w:pPr>
        <w:pBdr>
          <w:top w:val="nil"/>
          <w:left w:val="nil"/>
          <w:bottom w:val="nil"/>
          <w:right w:val="nil"/>
          <w:between w:val="nil"/>
        </w:pBdr>
        <w:spacing w:line="276" w:lineRule="auto"/>
        <w:ind w:left="720"/>
        <w:jc w:val="both"/>
        <w:rPr>
          <w:rFonts w:asciiTheme="majorHAnsi" w:hAnsiTheme="majorHAnsi" w:cstheme="majorHAnsi"/>
        </w:rPr>
      </w:pPr>
      <w:r w:rsidRPr="00E1285E">
        <w:rPr>
          <w:rFonts w:asciiTheme="majorHAnsi" w:hAnsiTheme="majorHAnsi" w:cstheme="majorHAnsi"/>
          <w:b/>
        </w:rPr>
        <w:lastRenderedPageBreak/>
        <w:t xml:space="preserve">Edit </w:t>
      </w:r>
      <w:r w:rsidR="005B1607" w:rsidRPr="00E1285E">
        <w:rPr>
          <w:rFonts w:asciiTheme="majorHAnsi" w:hAnsiTheme="majorHAnsi" w:cstheme="majorHAnsi"/>
          <w:b/>
        </w:rPr>
        <w:t>Product</w:t>
      </w:r>
      <w:r w:rsidRPr="00E1285E">
        <w:rPr>
          <w:rFonts w:asciiTheme="majorHAnsi" w:hAnsiTheme="majorHAnsi" w:cstheme="majorHAnsi"/>
        </w:rPr>
        <w:t xml:space="preserve">: Admin would be able to edit the </w:t>
      </w:r>
      <w:r w:rsidR="00085726" w:rsidRPr="00E1285E">
        <w:rPr>
          <w:rFonts w:asciiTheme="majorHAnsi" w:hAnsiTheme="majorHAnsi" w:cstheme="majorHAnsi"/>
        </w:rPr>
        <w:t>product</w:t>
      </w:r>
      <w:r w:rsidRPr="00E1285E">
        <w:rPr>
          <w:rFonts w:asciiTheme="majorHAnsi" w:hAnsiTheme="majorHAnsi" w:cstheme="majorHAnsi"/>
        </w:rPr>
        <w:t xml:space="preserve">. All the details which has been filled by the </w:t>
      </w:r>
      <w:r w:rsidR="00E07B9D" w:rsidRPr="00E1285E">
        <w:rPr>
          <w:rFonts w:asciiTheme="majorHAnsi" w:hAnsiTheme="majorHAnsi" w:cstheme="majorHAnsi"/>
        </w:rPr>
        <w:t>admin</w:t>
      </w:r>
      <w:r w:rsidRPr="00E1285E">
        <w:rPr>
          <w:rFonts w:asciiTheme="majorHAnsi" w:hAnsiTheme="majorHAnsi" w:cstheme="majorHAnsi"/>
        </w:rPr>
        <w:t xml:space="preserve"> at the time of </w:t>
      </w:r>
      <w:r w:rsidR="00E07B9D" w:rsidRPr="00E1285E">
        <w:rPr>
          <w:rFonts w:asciiTheme="majorHAnsi" w:hAnsiTheme="majorHAnsi" w:cstheme="majorHAnsi"/>
        </w:rPr>
        <w:t>adding product</w:t>
      </w:r>
      <w:r w:rsidRPr="00E1285E">
        <w:rPr>
          <w:rFonts w:asciiTheme="majorHAnsi" w:hAnsiTheme="majorHAnsi" w:cstheme="majorHAnsi"/>
        </w:rPr>
        <w:t xml:space="preserve"> will be visible here. Admin can edit the </w:t>
      </w:r>
      <w:r w:rsidR="00E07B9D" w:rsidRPr="00E1285E">
        <w:rPr>
          <w:rFonts w:asciiTheme="majorHAnsi" w:hAnsiTheme="majorHAnsi" w:cstheme="majorHAnsi"/>
        </w:rPr>
        <w:t>product information</w:t>
      </w:r>
      <w:r w:rsidRPr="00E1285E">
        <w:rPr>
          <w:rFonts w:asciiTheme="majorHAnsi" w:hAnsiTheme="majorHAnsi" w:cstheme="majorHAnsi"/>
        </w:rPr>
        <w:t xml:space="preserve"> by clicking the edit button. The fields which are allowed for edit are mentioned below:</w:t>
      </w:r>
    </w:p>
    <w:p w14:paraId="33FB71CD" w14:textId="77777777" w:rsidR="00E236BE" w:rsidRPr="00E1285E" w:rsidRDefault="00E236BE" w:rsidP="00E236BE">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Product Name</w:t>
      </w:r>
    </w:p>
    <w:p w14:paraId="504989BB" w14:textId="77777777" w:rsidR="00E236BE" w:rsidRPr="00E1285E" w:rsidRDefault="00E236BE" w:rsidP="00E236BE">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Image Upload</w:t>
      </w:r>
    </w:p>
    <w:p w14:paraId="3035B6FB" w14:textId="77777777" w:rsidR="00E236BE" w:rsidRPr="00E1285E" w:rsidRDefault="00E236BE" w:rsidP="00E236BE">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Product Price</w:t>
      </w:r>
    </w:p>
    <w:p w14:paraId="17B9922E" w14:textId="77777777" w:rsidR="00E236BE" w:rsidRPr="00E1285E" w:rsidRDefault="00E236BE" w:rsidP="00E236BE">
      <w:pPr>
        <w:numPr>
          <w:ilvl w:val="0"/>
          <w:numId w:val="7"/>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Small Description</w:t>
      </w:r>
    </w:p>
    <w:p w14:paraId="5E6AF0E8" w14:textId="77777777" w:rsidR="008F4E27" w:rsidRPr="00E1285E" w:rsidRDefault="008F4E27" w:rsidP="008F4E27">
      <w:pPr>
        <w:pBdr>
          <w:top w:val="nil"/>
          <w:left w:val="nil"/>
          <w:bottom w:val="nil"/>
          <w:right w:val="nil"/>
          <w:between w:val="nil"/>
        </w:pBdr>
        <w:spacing w:line="276" w:lineRule="auto"/>
        <w:jc w:val="both"/>
        <w:rPr>
          <w:rFonts w:asciiTheme="majorHAnsi" w:hAnsiTheme="majorHAnsi" w:cstheme="majorHAnsi"/>
        </w:rPr>
      </w:pPr>
    </w:p>
    <w:p w14:paraId="3D7E74C6" w14:textId="1EBF94EE" w:rsidR="00884F11" w:rsidRPr="00E1285E" w:rsidRDefault="008F4E27" w:rsidP="00611B0B">
      <w:pPr>
        <w:ind w:firstLine="720"/>
        <w:rPr>
          <w:rFonts w:asciiTheme="majorHAnsi" w:hAnsiTheme="majorHAnsi" w:cstheme="majorHAnsi"/>
          <w:color w:val="000000"/>
        </w:rPr>
      </w:pPr>
      <w:r w:rsidRPr="00E1285E">
        <w:rPr>
          <w:rFonts w:asciiTheme="majorHAnsi" w:hAnsiTheme="majorHAnsi" w:cstheme="majorHAnsi"/>
          <w:b/>
        </w:rPr>
        <w:t xml:space="preserve">NOTE: </w:t>
      </w:r>
      <w:r w:rsidRPr="00E1285E">
        <w:rPr>
          <w:rFonts w:asciiTheme="majorHAnsi" w:hAnsiTheme="majorHAnsi" w:cstheme="majorHAnsi"/>
          <w:color w:val="000000"/>
        </w:rPr>
        <w:t xml:space="preserve">Admin can set status active/deactivate the </w:t>
      </w:r>
      <w:r w:rsidR="00884F11" w:rsidRPr="00E1285E">
        <w:rPr>
          <w:rFonts w:asciiTheme="majorHAnsi" w:hAnsiTheme="majorHAnsi" w:cstheme="majorHAnsi"/>
          <w:color w:val="000000"/>
        </w:rPr>
        <w:t>product</w:t>
      </w:r>
      <w:r w:rsidRPr="00E1285E">
        <w:rPr>
          <w:rFonts w:asciiTheme="majorHAnsi" w:hAnsiTheme="majorHAnsi" w:cstheme="majorHAnsi"/>
          <w:color w:val="000000"/>
        </w:rPr>
        <w:t>.</w:t>
      </w:r>
    </w:p>
    <w:p w14:paraId="793C3CC1" w14:textId="77777777" w:rsidR="00884F11" w:rsidRPr="00E1285E" w:rsidRDefault="00884F11" w:rsidP="008F4E27">
      <w:pPr>
        <w:ind w:firstLine="720"/>
        <w:rPr>
          <w:rFonts w:asciiTheme="majorHAnsi" w:hAnsiTheme="majorHAnsi" w:cstheme="majorHAnsi"/>
          <w:color w:val="000000"/>
        </w:rPr>
      </w:pPr>
    </w:p>
    <w:p w14:paraId="0738D275" w14:textId="755C0067" w:rsidR="00B104DF" w:rsidRPr="00E1285E" w:rsidRDefault="00A67E31" w:rsidP="00526E5F">
      <w:pPr>
        <w:numPr>
          <w:ilvl w:val="0"/>
          <w:numId w:val="10"/>
        </w:numPr>
        <w:pBdr>
          <w:top w:val="nil"/>
          <w:left w:val="nil"/>
          <w:bottom w:val="nil"/>
          <w:right w:val="nil"/>
          <w:between w:val="nil"/>
        </w:pBdr>
        <w:spacing w:line="276" w:lineRule="auto"/>
        <w:jc w:val="both"/>
        <w:rPr>
          <w:rFonts w:asciiTheme="majorHAnsi" w:hAnsiTheme="majorHAnsi" w:cstheme="majorHAnsi"/>
          <w:b/>
          <w:bCs/>
          <w:lang w:val="en-US"/>
        </w:rPr>
      </w:pPr>
      <w:r w:rsidRPr="00E1285E">
        <w:rPr>
          <w:rFonts w:asciiTheme="majorHAnsi" w:hAnsiTheme="majorHAnsi" w:cstheme="majorHAnsi"/>
          <w:b/>
          <w:color w:val="000000"/>
        </w:rPr>
        <w:t>Appointment Base Price Manager</w:t>
      </w:r>
      <w:r w:rsidR="0099496F" w:rsidRPr="00E1285E">
        <w:rPr>
          <w:rFonts w:asciiTheme="majorHAnsi" w:hAnsiTheme="majorHAnsi" w:cstheme="majorHAnsi"/>
          <w:b/>
          <w:color w:val="000000"/>
        </w:rPr>
        <w:t>:</w:t>
      </w:r>
      <w:r w:rsidRPr="00E1285E">
        <w:rPr>
          <w:rFonts w:asciiTheme="majorHAnsi" w:hAnsiTheme="majorHAnsi" w:cstheme="majorHAnsi"/>
          <w:lang w:val="en-US"/>
        </w:rPr>
        <w:t xml:space="preserve"> The "Appointment Base Price Manager" is a backend feature that enables administrators to manage the base prices for different types of appointments. Additionally, it provides the flexibility for admins to set and modify appointment timings. Below is an outline for this manager:</w:t>
      </w:r>
      <w:r w:rsidR="00B104DF" w:rsidRPr="00E1285E">
        <w:rPr>
          <w:rFonts w:asciiTheme="majorHAnsi" w:hAnsiTheme="majorHAnsi" w:cstheme="majorHAnsi"/>
          <w:b/>
          <w:bCs/>
          <w:lang w:val="en-US"/>
        </w:rPr>
        <w:t xml:space="preserve"> </w:t>
      </w:r>
    </w:p>
    <w:p w14:paraId="10CBDF64" w14:textId="06645FB4"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View Base Prices: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Display the base prices for different types of appointments (e.g., New Appointment, Follow-Up Appointment) in a clear tabular format on the backend dashboard.</w:t>
      </w:r>
    </w:p>
    <w:p w14:paraId="53B83C61" w14:textId="6AFA3E35" w:rsidR="00901B5B" w:rsidRPr="00E1285E" w:rsidRDefault="00901B5B" w:rsidP="00901B5B">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Open for Re Appointment (Unique appointment number will remain open) Validity 10 days, after 10 days it will be considered as normal appointment. Auto change to new appointment from Open for Re Appointment</w:t>
      </w:r>
    </w:p>
    <w:p w14:paraId="1D315631" w14:textId="2902F783" w:rsidR="00901B5B" w:rsidRPr="00E1285E" w:rsidRDefault="00901B5B" w:rsidP="00901B5B">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268A27C2" w14:textId="610C1514"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Edit Base Prices: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edit the base prices for each type of appointment. This involves updating the price in USD.</w:t>
      </w:r>
    </w:p>
    <w:p w14:paraId="27917D1B" w14:textId="4D6C5424" w:rsidR="00555C4E" w:rsidRPr="00E1285E" w:rsidRDefault="00555C4E" w:rsidP="00555C4E">
      <w:pPr>
        <w:autoSpaceDE w:val="0"/>
        <w:autoSpaceDN w:val="0"/>
        <w:adjustRightInd w:val="0"/>
        <w:rPr>
          <w:rFonts w:asciiTheme="majorHAnsi" w:hAnsiTheme="majorHAnsi" w:cstheme="majorHAnsi"/>
          <w:b/>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Payment gateway will show local currency cost?</w:t>
      </w:r>
    </w:p>
    <w:p w14:paraId="4FE4B73A" w14:textId="471CC28F" w:rsidR="00555C4E" w:rsidRPr="00E1285E" w:rsidRDefault="00555C4E" w:rsidP="00555C4E">
      <w:pPr>
        <w:autoSpaceDE w:val="0"/>
        <w:autoSpaceDN w:val="0"/>
        <w:adjustRightInd w:val="0"/>
        <w:rPr>
          <w:rFonts w:asciiTheme="majorHAnsi" w:hAnsiTheme="majorHAnsi" w:cstheme="majorHAnsi"/>
          <w:b/>
          <w:lang w:val="en-US"/>
        </w:rPr>
      </w:pPr>
      <w:r w:rsidRPr="00E1285E">
        <w:rPr>
          <w:rFonts w:asciiTheme="majorHAnsi" w:hAnsiTheme="majorHAnsi" w:cstheme="majorHAnsi"/>
          <w:b/>
          <w:highlight w:val="yellow"/>
          <w:lang w:val="en-US"/>
        </w:rPr>
        <w:t>[InventColabs]: Noted</w:t>
      </w:r>
    </w:p>
    <w:p w14:paraId="0940F6E6" w14:textId="5ACD4FAE"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Add New Appointment Type:</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Provide an option to add new appointment types if needed. Each appointment type should have a distinct base price.</w:t>
      </w:r>
    </w:p>
    <w:p w14:paraId="39BCDD74" w14:textId="4F29DC9D" w:rsidR="00555C4E" w:rsidRPr="00E1285E" w:rsidRDefault="00555C4E" w:rsidP="00555C4E">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Default appointment Types : New Appointment, Followup appointment, Open for Re-Appointment, Rescheduled Appointment, Cancelled</w:t>
      </w:r>
    </w:p>
    <w:p w14:paraId="117699C2" w14:textId="05F2F4E4" w:rsidR="00555C4E" w:rsidRPr="00E1285E" w:rsidRDefault="00555C4E" w:rsidP="00555C4E">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406DFB5A" w14:textId="388E201A"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Delete/Deactivate/Activate Appointment Type:</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delete, deactivate, or activate appointment types. This provides flexibility in managing appointment types.</w:t>
      </w:r>
    </w:p>
    <w:p w14:paraId="1F658039" w14:textId="77777777" w:rsidR="00B104DF" w:rsidRPr="00E1285E" w:rsidRDefault="00B104DF" w:rsidP="00A67E31">
      <w:pPr>
        <w:autoSpaceDE w:val="0"/>
        <w:autoSpaceDN w:val="0"/>
        <w:adjustRightInd w:val="0"/>
        <w:ind w:left="720"/>
        <w:rPr>
          <w:rFonts w:asciiTheme="majorHAnsi" w:hAnsiTheme="majorHAnsi" w:cstheme="majorHAnsi"/>
          <w:b/>
          <w:bCs/>
          <w:lang w:val="en-US"/>
        </w:rPr>
      </w:pPr>
    </w:p>
    <w:p w14:paraId="56508C21" w14:textId="515FBCC8" w:rsidR="00A67E31" w:rsidRPr="00E1285E" w:rsidRDefault="00A67E31" w:rsidP="00A67E31">
      <w:pPr>
        <w:autoSpaceDE w:val="0"/>
        <w:autoSpaceDN w:val="0"/>
        <w:adjustRightInd w:val="0"/>
        <w:ind w:left="720"/>
        <w:rPr>
          <w:rFonts w:asciiTheme="majorHAnsi" w:hAnsiTheme="majorHAnsi" w:cstheme="majorHAnsi"/>
          <w:b/>
          <w:bCs/>
          <w:lang w:val="en-US"/>
        </w:rPr>
      </w:pPr>
      <w:commentRangeStart w:id="36"/>
      <w:commentRangeStart w:id="37"/>
      <w:r w:rsidRPr="00E1285E">
        <w:rPr>
          <w:rFonts w:asciiTheme="majorHAnsi" w:hAnsiTheme="majorHAnsi" w:cstheme="majorHAnsi"/>
          <w:b/>
          <w:bCs/>
          <w:lang w:val="en-US"/>
        </w:rPr>
        <w:t>Manage Appointment Timings:</w:t>
      </w:r>
      <w:commentRangeEnd w:id="36"/>
      <w:r w:rsidR="006E3518">
        <w:rPr>
          <w:rStyle w:val="CommentReference"/>
        </w:rPr>
        <w:commentReference w:id="36"/>
      </w:r>
      <w:commentRangeEnd w:id="37"/>
      <w:r w:rsidR="007D2BBA">
        <w:rPr>
          <w:rStyle w:val="CommentReference"/>
        </w:rPr>
        <w:commentReference w:id="37"/>
      </w:r>
    </w:p>
    <w:p w14:paraId="50A15081" w14:textId="77777777" w:rsidR="00555C4E" w:rsidRPr="00E1285E" w:rsidRDefault="00555C4E" w:rsidP="00555C4E">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All upcoming appointments, Appointments by doctor, todays appoitments</w:t>
      </w:r>
    </w:p>
    <w:p w14:paraId="7FA3D9FB" w14:textId="564D5BE8" w:rsidR="00555C4E" w:rsidRPr="00E1285E" w:rsidRDefault="00555C4E" w:rsidP="00555C4E">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440EF0D2" w14:textId="1CC613D9"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View Appointment Timings: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Display the current appointment timings for each type (e.g., New Appointment, Follow-Up Appointment).</w:t>
      </w:r>
    </w:p>
    <w:p w14:paraId="12B85AE4" w14:textId="31CB948A"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Edit Appointment Timings: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Enable admins to modify the appointment timings according to the clinic's schedule. This involves specifying the start and end times for each type of appointment.</w:t>
      </w:r>
    </w:p>
    <w:p w14:paraId="6A0E50FD" w14:textId="66F0BAA2" w:rsidR="002E013C" w:rsidRPr="00E1285E" w:rsidRDefault="002E013C" w:rsidP="002E013C">
      <w:pPr>
        <w:autoSpaceDE w:val="0"/>
        <w:autoSpaceDN w:val="0"/>
        <w:adjustRightInd w:val="0"/>
        <w:rPr>
          <w:rFonts w:asciiTheme="majorHAnsi" w:eastAsia="Arial Unicode MS" w:hAnsiTheme="majorHAnsi" w:cstheme="majorHAnsi"/>
          <w:b/>
          <w:highlight w:val="yellow"/>
        </w:rPr>
      </w:pPr>
      <w:r w:rsidRPr="00E1285E">
        <w:rPr>
          <w:rFonts w:asciiTheme="majorHAnsi" w:hAnsiTheme="majorHAnsi" w:cstheme="majorHAnsi"/>
          <w:b/>
          <w:highlight w:val="yellow"/>
          <w:lang w:val="en-US"/>
        </w:rPr>
        <w:t xml:space="preserve">Mayur: </w:t>
      </w:r>
      <w:r w:rsidRPr="00E1285E">
        <w:rPr>
          <w:rFonts w:asciiTheme="majorHAnsi" w:eastAsia="Arial Unicode MS" w:hAnsiTheme="majorHAnsi" w:cstheme="majorHAnsi"/>
          <w:b/>
          <w:highlight w:val="yellow"/>
        </w:rPr>
        <w:t>Only start time and not the end time</w:t>
      </w:r>
    </w:p>
    <w:p w14:paraId="3C34CD11" w14:textId="1F533B90" w:rsidR="002E013C" w:rsidRPr="00E1285E" w:rsidRDefault="002E013C" w:rsidP="002E013C">
      <w:pPr>
        <w:autoSpaceDE w:val="0"/>
        <w:autoSpaceDN w:val="0"/>
        <w:adjustRightInd w:val="0"/>
        <w:rPr>
          <w:rFonts w:asciiTheme="majorHAnsi" w:hAnsiTheme="majorHAnsi" w:cstheme="majorHAnsi"/>
          <w:b/>
          <w:lang w:val="en-US"/>
        </w:rPr>
      </w:pPr>
      <w:r w:rsidRPr="00E1285E">
        <w:rPr>
          <w:rFonts w:asciiTheme="majorHAnsi" w:hAnsiTheme="majorHAnsi" w:cstheme="majorHAnsi"/>
          <w:b/>
          <w:highlight w:val="yellow"/>
          <w:lang w:val="en-US"/>
        </w:rPr>
        <w:t>[Inventcolabs]: Noted</w:t>
      </w:r>
    </w:p>
    <w:p w14:paraId="64CAC06B" w14:textId="5BB09791"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Configure Time Slots: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Provide an interface where admins can configure time slots for different types of appointments. This includes defining the duration of each appointment.</w:t>
      </w:r>
    </w:p>
    <w:p w14:paraId="535098B3" w14:textId="2305E840"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Set Working Days: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set working days for appointments. This ensures that the appointment system aligns with the clinic's operational days.</w:t>
      </w:r>
    </w:p>
    <w:p w14:paraId="0E7B8CB7" w14:textId="77777777" w:rsidR="00150651" w:rsidRPr="00E1285E" w:rsidRDefault="00150651" w:rsidP="00150651">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Appointment booking date limit - min 48 hrs prior to max 7 days later. CRUD</w:t>
      </w:r>
    </w:p>
    <w:p w14:paraId="34AB92E0" w14:textId="37A0B0FD" w:rsidR="00150651" w:rsidRPr="00E1285E" w:rsidRDefault="00150651" w:rsidP="00150651">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lastRenderedPageBreak/>
        <w:t>[InventColabs]: Noted</w:t>
      </w:r>
    </w:p>
    <w:p w14:paraId="6838F294" w14:textId="77777777" w:rsidR="00B104DF" w:rsidRPr="00E1285E" w:rsidRDefault="00B104DF" w:rsidP="00B104DF">
      <w:pPr>
        <w:autoSpaceDE w:val="0"/>
        <w:autoSpaceDN w:val="0"/>
        <w:adjustRightInd w:val="0"/>
        <w:ind w:left="720"/>
        <w:rPr>
          <w:rFonts w:asciiTheme="majorHAnsi" w:hAnsiTheme="majorHAnsi" w:cstheme="majorHAnsi"/>
          <w:b/>
          <w:bCs/>
          <w:lang w:val="en-US"/>
        </w:rPr>
      </w:pPr>
    </w:p>
    <w:p w14:paraId="412AFAF9" w14:textId="5AC7550D" w:rsidR="00B104DF"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Action Buttons: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Clearly label and position action buttons (Edit Base Prices, Add New Appointment Type, Edit Timings) for easy access.</w:t>
      </w:r>
    </w:p>
    <w:p w14:paraId="052ACDAB" w14:textId="6F011E37"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Status Indicators:</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Use status indicators (e.g., active, inactive) to provide a quick visual representation of the status of each appointment type.</w:t>
      </w:r>
    </w:p>
    <w:p w14:paraId="0B6E4A60" w14:textId="704B2D2D" w:rsidR="00A67E31" w:rsidRPr="00E1285E" w:rsidRDefault="00A67E31" w:rsidP="00B104D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Efficient Time Management:</w:t>
      </w:r>
      <w:r w:rsidR="00B104DF" w:rsidRPr="00E1285E">
        <w:rPr>
          <w:rFonts w:asciiTheme="majorHAnsi" w:hAnsiTheme="majorHAnsi" w:cstheme="majorHAnsi"/>
          <w:b/>
          <w:bCs/>
          <w:lang w:val="en-US"/>
        </w:rPr>
        <w:t xml:space="preserve"> </w:t>
      </w:r>
      <w:r w:rsidRPr="00E1285E">
        <w:rPr>
          <w:rFonts w:asciiTheme="majorHAnsi" w:hAnsiTheme="majorHAnsi" w:cstheme="majorHAnsi"/>
          <w:lang w:val="en-US"/>
        </w:rPr>
        <w:t>The ability to configure appointment timings helps in efficient scheduling according to the clinic's operational hours.</w:t>
      </w:r>
    </w:p>
    <w:p w14:paraId="1E2029A1" w14:textId="77777777" w:rsidR="00B104DF" w:rsidRPr="00E1285E" w:rsidRDefault="00B104DF" w:rsidP="00A67E31">
      <w:pPr>
        <w:autoSpaceDE w:val="0"/>
        <w:autoSpaceDN w:val="0"/>
        <w:adjustRightInd w:val="0"/>
        <w:ind w:left="720"/>
        <w:rPr>
          <w:rFonts w:asciiTheme="majorHAnsi" w:hAnsiTheme="majorHAnsi" w:cstheme="majorHAnsi"/>
          <w:b/>
          <w:bCs/>
          <w:lang w:val="en-US"/>
        </w:rPr>
      </w:pPr>
    </w:p>
    <w:p w14:paraId="1A046334" w14:textId="5F4BD406" w:rsidR="00A67E31" w:rsidRPr="00E1285E" w:rsidRDefault="00A67E31" w:rsidP="00E030B9">
      <w:pPr>
        <w:autoSpaceDE w:val="0"/>
        <w:autoSpaceDN w:val="0"/>
        <w:adjustRightInd w:val="0"/>
        <w:ind w:left="720"/>
        <w:rPr>
          <w:rFonts w:asciiTheme="majorHAnsi" w:hAnsiTheme="majorHAnsi" w:cstheme="majorHAnsi"/>
          <w:lang w:val="en-US"/>
        </w:rPr>
      </w:pPr>
      <w:r w:rsidRPr="00E1285E">
        <w:rPr>
          <w:rFonts w:asciiTheme="majorHAnsi" w:hAnsiTheme="majorHAnsi" w:cstheme="majorHAnsi"/>
          <w:b/>
          <w:bCs/>
          <w:lang w:val="en-US"/>
        </w:rPr>
        <w:t>Note:</w:t>
      </w:r>
      <w:r w:rsidRPr="00E1285E">
        <w:rPr>
          <w:rFonts w:asciiTheme="majorHAnsi" w:hAnsiTheme="majorHAnsi" w:cstheme="majorHAnsi"/>
          <w:lang w:val="en-US"/>
        </w:rPr>
        <w:t xml:space="preserve"> Prioritize data security and privacy compliance, especially when dealing with sensitive appointment and pricing information. Regularly review and update security measures to stay in line with industry standards.</w:t>
      </w:r>
    </w:p>
    <w:p w14:paraId="15D07998" w14:textId="79D582B9" w:rsidR="009B13C7" w:rsidRPr="00E1285E" w:rsidRDefault="009B13C7" w:rsidP="00116573">
      <w:pPr>
        <w:pBdr>
          <w:top w:val="nil"/>
          <w:left w:val="nil"/>
          <w:bottom w:val="nil"/>
          <w:right w:val="nil"/>
          <w:between w:val="nil"/>
        </w:pBdr>
        <w:spacing w:line="276" w:lineRule="auto"/>
        <w:jc w:val="both"/>
        <w:rPr>
          <w:rFonts w:asciiTheme="majorHAnsi" w:hAnsiTheme="majorHAnsi" w:cstheme="majorHAnsi"/>
          <w:lang w:val="en-US"/>
        </w:rPr>
      </w:pPr>
    </w:p>
    <w:p w14:paraId="1961F4EB" w14:textId="34B0129D" w:rsidR="009B680F" w:rsidRPr="00E1285E" w:rsidRDefault="009B680F" w:rsidP="00526E5F">
      <w:pPr>
        <w:widowControl w:val="0"/>
        <w:numPr>
          <w:ilvl w:val="0"/>
          <w:numId w:val="11"/>
        </w:numPr>
        <w:pBdr>
          <w:top w:val="nil"/>
          <w:left w:val="nil"/>
          <w:bottom w:val="nil"/>
          <w:right w:val="nil"/>
          <w:between w:val="nil"/>
        </w:pBdr>
        <w:spacing w:line="276" w:lineRule="auto"/>
        <w:ind w:left="709" w:hanging="283"/>
        <w:jc w:val="both"/>
        <w:rPr>
          <w:rFonts w:asciiTheme="majorHAnsi" w:hAnsiTheme="majorHAnsi" w:cstheme="majorHAnsi"/>
          <w:color w:val="000000"/>
        </w:rPr>
      </w:pPr>
      <w:r w:rsidRPr="00E1285E">
        <w:rPr>
          <w:rFonts w:asciiTheme="majorHAnsi" w:hAnsiTheme="majorHAnsi" w:cstheme="majorHAnsi"/>
          <w:b/>
          <w:color w:val="000000"/>
        </w:rPr>
        <w:t>Country Variance Setup</w:t>
      </w:r>
      <w:r w:rsidR="00F95007" w:rsidRPr="00E1285E">
        <w:rPr>
          <w:rFonts w:asciiTheme="majorHAnsi" w:hAnsiTheme="majorHAnsi" w:cstheme="majorHAnsi"/>
          <w:b/>
          <w:color w:val="000000"/>
        </w:rPr>
        <w:t xml:space="preserve">: </w:t>
      </w:r>
      <w:r w:rsidRPr="00E1285E">
        <w:rPr>
          <w:rFonts w:asciiTheme="majorHAnsi" w:hAnsiTheme="majorHAnsi" w:cstheme="majorHAnsi"/>
          <w:color w:val="000000"/>
        </w:rPr>
        <w:t xml:space="preserve"> </w:t>
      </w:r>
      <w:r w:rsidRPr="00E1285E">
        <w:rPr>
          <w:rFonts w:asciiTheme="majorHAnsi" w:hAnsiTheme="majorHAnsi" w:cstheme="majorHAnsi"/>
          <w:lang w:val="en-US"/>
        </w:rPr>
        <w:t>The "Country Variance Setup" feature allows administrators to set country variances and fixed logistics costs for each country. This functionality ensures that prices are adjusted based on the user's location at the time of booking. Below is an outline for this setup:</w:t>
      </w:r>
    </w:p>
    <w:p w14:paraId="5DFD8E05" w14:textId="257B5894" w:rsidR="009B680F" w:rsidRPr="00E1285E" w:rsidRDefault="009B680F" w:rsidP="009B680F">
      <w:pPr>
        <w:autoSpaceDE w:val="0"/>
        <w:autoSpaceDN w:val="0"/>
        <w:adjustRightInd w:val="0"/>
        <w:rPr>
          <w:rFonts w:asciiTheme="majorHAnsi" w:hAnsiTheme="majorHAnsi" w:cstheme="majorHAnsi"/>
          <w:lang w:val="en-US"/>
        </w:rPr>
      </w:pPr>
    </w:p>
    <w:p w14:paraId="68405D74" w14:textId="3EE04093" w:rsidR="009B680F" w:rsidRPr="00E1285E" w:rsidRDefault="009B680F" w:rsidP="009B680F">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List of All Countries: </w:t>
      </w:r>
      <w:r w:rsidRPr="00E1285E">
        <w:rPr>
          <w:rFonts w:asciiTheme="majorHAnsi" w:hAnsiTheme="majorHAnsi" w:cstheme="majorHAnsi"/>
          <w:lang w:val="en-US"/>
        </w:rPr>
        <w:t>Display a comprehensive list of all countries on the backend dashboard.</w:t>
      </w:r>
    </w:p>
    <w:p w14:paraId="3785FBCD" w14:textId="4CC19402"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Enter Variance Percentage:</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enter a variance percentage (in +/-) for each country. This variance will be applied to adjust prices based on the user's location.</w:t>
      </w:r>
    </w:p>
    <w:p w14:paraId="367F09BD" w14:textId="746926F4"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Fixed Logistics Cost:</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Provide an option for admins to set a fixed logistics cost for each country. This cost is added to the cart amount during the booking process.</w:t>
      </w:r>
    </w:p>
    <w:p w14:paraId="5F7BD31F" w14:textId="3DF4CFB0"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Edit/Delete/Activate/Deactivate Variance:</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edit, delete, activate, or deactivate country variances. This provides flexibility in managing pricing strategies.</w:t>
      </w:r>
    </w:p>
    <w:p w14:paraId="1FDB2998" w14:textId="77777777" w:rsidR="00A70ED5" w:rsidRPr="00E1285E" w:rsidRDefault="00A70ED5" w:rsidP="009B680F">
      <w:pPr>
        <w:autoSpaceDE w:val="0"/>
        <w:autoSpaceDN w:val="0"/>
        <w:adjustRightInd w:val="0"/>
        <w:ind w:left="709"/>
        <w:rPr>
          <w:rFonts w:asciiTheme="majorHAnsi" w:hAnsiTheme="majorHAnsi" w:cstheme="majorHAnsi"/>
          <w:b/>
          <w:bCs/>
          <w:lang w:val="en-US"/>
        </w:rPr>
      </w:pPr>
    </w:p>
    <w:p w14:paraId="2C5F2368" w14:textId="73D079BC" w:rsidR="009B680F" w:rsidRPr="00E1285E" w:rsidRDefault="009B680F" w:rsidP="009B680F">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Show Price Based on User Location:</w:t>
      </w:r>
    </w:p>
    <w:p w14:paraId="5929C539" w14:textId="46BDD2B7"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Geolocation Integration:</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Integrate geolocation services to determine the user's location at the time of booking.</w:t>
      </w:r>
    </w:p>
    <w:p w14:paraId="5AE3BC5C" w14:textId="77777777" w:rsidR="00150651" w:rsidRPr="00E352CF" w:rsidRDefault="00150651" w:rsidP="00150651">
      <w:pPr>
        <w:pStyle w:val="CommentText"/>
        <w:rPr>
          <w:rFonts w:asciiTheme="majorHAnsi" w:hAnsiTheme="majorHAnsi" w:cstheme="majorHAnsi"/>
          <w:b/>
          <w:highlight w:val="green"/>
          <w:rPrChange w:id="38" w:author="Microsoft Office User" w:date="2024-01-30T12:13:00Z">
            <w:rPr>
              <w:rFonts w:asciiTheme="majorHAnsi" w:hAnsiTheme="majorHAnsi" w:cstheme="majorHAnsi"/>
              <w:b/>
              <w:highlight w:val="yellow"/>
            </w:rPr>
          </w:rPrChange>
        </w:rPr>
      </w:pPr>
      <w:r w:rsidRPr="00E352CF">
        <w:rPr>
          <w:rFonts w:asciiTheme="majorHAnsi" w:hAnsiTheme="majorHAnsi" w:cstheme="majorHAnsi"/>
          <w:b/>
          <w:highlight w:val="green"/>
          <w:lang w:val="en-US"/>
          <w:rPrChange w:id="39" w:author="Microsoft Office User" w:date="2024-01-30T12:13:00Z">
            <w:rPr>
              <w:rFonts w:asciiTheme="majorHAnsi" w:hAnsiTheme="majorHAnsi" w:cstheme="majorHAnsi"/>
              <w:b/>
              <w:highlight w:val="yellow"/>
              <w:lang w:val="en-US"/>
            </w:rPr>
          </w:rPrChange>
        </w:rPr>
        <w:t xml:space="preserve">URNavi Tech: </w:t>
      </w:r>
      <w:r w:rsidRPr="00E352CF">
        <w:rPr>
          <w:rFonts w:asciiTheme="majorHAnsi" w:hAnsiTheme="majorHAnsi" w:cstheme="majorHAnsi"/>
          <w:b/>
          <w:highlight w:val="green"/>
          <w:rPrChange w:id="40" w:author="Microsoft Office User" w:date="2024-01-30T12:13:00Z">
            <w:rPr>
              <w:rFonts w:asciiTheme="majorHAnsi" w:hAnsiTheme="majorHAnsi" w:cstheme="majorHAnsi"/>
              <w:b/>
              <w:highlight w:val="yellow"/>
            </w:rPr>
          </w:rPrChange>
        </w:rPr>
        <w:t>Do we need Location permission? What if user is in particular country and patients(family members) in other country</w:t>
      </w:r>
    </w:p>
    <w:p w14:paraId="6DBDFF98" w14:textId="77777777" w:rsidR="00150651" w:rsidRPr="00E352CF" w:rsidRDefault="00150651" w:rsidP="00150651">
      <w:pPr>
        <w:pStyle w:val="CommentText"/>
        <w:rPr>
          <w:rFonts w:asciiTheme="majorHAnsi" w:hAnsiTheme="majorHAnsi" w:cstheme="majorHAnsi"/>
          <w:b/>
          <w:highlight w:val="green"/>
          <w:rPrChange w:id="41" w:author="Microsoft Office User" w:date="2024-01-30T12:13:00Z">
            <w:rPr>
              <w:rFonts w:asciiTheme="majorHAnsi" w:hAnsiTheme="majorHAnsi" w:cstheme="majorHAnsi"/>
              <w:b/>
              <w:highlight w:val="yellow"/>
            </w:rPr>
          </w:rPrChange>
        </w:rPr>
      </w:pPr>
      <w:r w:rsidRPr="00E352CF">
        <w:rPr>
          <w:rFonts w:asciiTheme="majorHAnsi" w:hAnsiTheme="majorHAnsi" w:cstheme="majorHAnsi"/>
          <w:b/>
          <w:highlight w:val="green"/>
          <w:rPrChange w:id="42" w:author="Microsoft Office User" w:date="2024-01-30T12:13:00Z">
            <w:rPr>
              <w:rFonts w:asciiTheme="majorHAnsi" w:hAnsiTheme="majorHAnsi" w:cstheme="majorHAnsi"/>
              <w:b/>
              <w:highlight w:val="yellow"/>
            </w:rPr>
          </w:rPrChange>
        </w:rPr>
        <w:t>Can we have patient wise(UHID) country allocation while adding patient?</w:t>
      </w:r>
    </w:p>
    <w:p w14:paraId="7B498F58" w14:textId="3C57E872" w:rsidR="00150651" w:rsidRPr="00E352CF" w:rsidRDefault="00150651" w:rsidP="00150651">
      <w:pPr>
        <w:autoSpaceDE w:val="0"/>
        <w:autoSpaceDN w:val="0"/>
        <w:adjustRightInd w:val="0"/>
        <w:rPr>
          <w:rFonts w:asciiTheme="majorHAnsi" w:hAnsiTheme="majorHAnsi" w:cstheme="majorHAnsi"/>
          <w:b/>
          <w:highlight w:val="green"/>
          <w:lang w:val="en-US"/>
          <w:rPrChange w:id="43" w:author="Microsoft Office User" w:date="2024-01-30T12:13:00Z">
            <w:rPr>
              <w:rFonts w:asciiTheme="majorHAnsi" w:hAnsiTheme="majorHAnsi" w:cstheme="majorHAnsi"/>
              <w:b/>
              <w:highlight w:val="yellow"/>
              <w:lang w:val="en-US"/>
            </w:rPr>
          </w:rPrChange>
        </w:rPr>
      </w:pPr>
      <w:r w:rsidRPr="00E352CF">
        <w:rPr>
          <w:rFonts w:asciiTheme="majorHAnsi" w:hAnsiTheme="majorHAnsi" w:cstheme="majorHAnsi"/>
          <w:b/>
          <w:highlight w:val="green"/>
          <w:lang w:val="en-US"/>
          <w:rPrChange w:id="44" w:author="Microsoft Office User" w:date="2024-01-30T12:13:00Z">
            <w:rPr>
              <w:rFonts w:asciiTheme="majorHAnsi" w:hAnsiTheme="majorHAnsi" w:cstheme="majorHAnsi"/>
              <w:b/>
              <w:highlight w:val="yellow"/>
              <w:lang w:val="en-US"/>
            </w:rPr>
          </w:rPrChange>
        </w:rPr>
        <w:t>[InventColabs]: If you never require to update user Location on backend then we never require location permission.</w:t>
      </w:r>
    </w:p>
    <w:p w14:paraId="137D3B14" w14:textId="2ED7363E" w:rsidR="00150651" w:rsidRPr="00E352CF" w:rsidRDefault="00150651" w:rsidP="00150651">
      <w:pPr>
        <w:autoSpaceDE w:val="0"/>
        <w:autoSpaceDN w:val="0"/>
        <w:adjustRightInd w:val="0"/>
        <w:rPr>
          <w:rFonts w:asciiTheme="majorHAnsi" w:hAnsiTheme="majorHAnsi" w:cstheme="majorHAnsi"/>
          <w:b/>
          <w:highlight w:val="green"/>
          <w:lang w:val="en-US"/>
          <w:rPrChange w:id="45" w:author="Microsoft Office User" w:date="2024-01-30T12:13:00Z">
            <w:rPr>
              <w:rFonts w:asciiTheme="majorHAnsi" w:hAnsiTheme="majorHAnsi" w:cstheme="majorHAnsi"/>
              <w:b/>
              <w:highlight w:val="yellow"/>
              <w:lang w:val="en-US"/>
            </w:rPr>
          </w:rPrChange>
        </w:rPr>
      </w:pPr>
      <w:r w:rsidRPr="00E352CF">
        <w:rPr>
          <w:rFonts w:asciiTheme="majorHAnsi" w:hAnsiTheme="majorHAnsi" w:cstheme="majorHAnsi"/>
          <w:b/>
          <w:highlight w:val="green"/>
          <w:lang w:val="en-US"/>
          <w:rPrChange w:id="46" w:author="Microsoft Office User" w:date="2024-01-30T12:13:00Z">
            <w:rPr>
              <w:rFonts w:asciiTheme="majorHAnsi" w:hAnsiTheme="majorHAnsi" w:cstheme="majorHAnsi"/>
              <w:b/>
              <w:highlight w:val="yellow"/>
              <w:lang w:val="en-US"/>
            </w:rPr>
          </w:rPrChange>
        </w:rPr>
        <w:t>No any issue related to any country. It works.</w:t>
      </w:r>
    </w:p>
    <w:p w14:paraId="1148BD45" w14:textId="0D905215" w:rsidR="00150651" w:rsidRPr="00E1285E" w:rsidRDefault="00150651" w:rsidP="00150651">
      <w:pPr>
        <w:autoSpaceDE w:val="0"/>
        <w:autoSpaceDN w:val="0"/>
        <w:adjustRightInd w:val="0"/>
        <w:rPr>
          <w:rFonts w:asciiTheme="majorHAnsi" w:hAnsiTheme="majorHAnsi" w:cstheme="majorHAnsi"/>
          <w:b/>
          <w:lang w:val="en-US"/>
        </w:rPr>
      </w:pPr>
      <w:r w:rsidRPr="00E352CF">
        <w:rPr>
          <w:rFonts w:asciiTheme="majorHAnsi" w:hAnsiTheme="majorHAnsi" w:cstheme="majorHAnsi"/>
          <w:b/>
          <w:highlight w:val="green"/>
          <w:lang w:val="en-US"/>
          <w:rPrChange w:id="47" w:author="Microsoft Office User" w:date="2024-01-30T12:13:00Z">
            <w:rPr>
              <w:rFonts w:asciiTheme="majorHAnsi" w:hAnsiTheme="majorHAnsi" w:cstheme="majorHAnsi"/>
              <w:b/>
              <w:highlight w:val="yellow"/>
              <w:lang w:val="en-US"/>
            </w:rPr>
          </w:rPrChange>
        </w:rPr>
        <w:t xml:space="preserve">Sure, We can </w:t>
      </w:r>
      <w:r w:rsidRPr="00E352CF">
        <w:rPr>
          <w:rFonts w:asciiTheme="majorHAnsi" w:hAnsiTheme="majorHAnsi" w:cstheme="majorHAnsi"/>
          <w:b/>
          <w:highlight w:val="green"/>
          <w:rPrChange w:id="48" w:author="Microsoft Office User" w:date="2024-01-30T12:13:00Z">
            <w:rPr>
              <w:rFonts w:asciiTheme="majorHAnsi" w:hAnsiTheme="majorHAnsi" w:cstheme="majorHAnsi"/>
              <w:b/>
              <w:highlight w:val="yellow"/>
            </w:rPr>
          </w:rPrChange>
        </w:rPr>
        <w:t>patient wise(UHID) country allocation while adding patient</w:t>
      </w:r>
    </w:p>
    <w:p w14:paraId="73F896A3" w14:textId="165432AE"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Apply Country Variance:</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Apply the configured country variance percentage to adjust the prices based on the user's country.</w:t>
      </w:r>
    </w:p>
    <w:p w14:paraId="04A9DB61" w14:textId="7FF0E07A"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Show Prices in USD:</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Ensure that all displayed prices are in USD to maintain consistency.</w:t>
      </w:r>
    </w:p>
    <w:p w14:paraId="02C23909" w14:textId="77777777" w:rsidR="00A70ED5" w:rsidRPr="00E1285E" w:rsidRDefault="00A70ED5" w:rsidP="009B680F">
      <w:pPr>
        <w:autoSpaceDE w:val="0"/>
        <w:autoSpaceDN w:val="0"/>
        <w:adjustRightInd w:val="0"/>
        <w:ind w:left="709"/>
        <w:rPr>
          <w:rFonts w:asciiTheme="majorHAnsi" w:hAnsiTheme="majorHAnsi" w:cstheme="majorHAnsi"/>
          <w:b/>
          <w:bCs/>
          <w:lang w:val="en-US"/>
        </w:rPr>
      </w:pPr>
    </w:p>
    <w:p w14:paraId="0351C20D" w14:textId="0C719362" w:rsidR="009B680F" w:rsidRPr="00E1285E" w:rsidRDefault="009B680F" w:rsidP="009B680F">
      <w:pPr>
        <w:autoSpaceDE w:val="0"/>
        <w:autoSpaceDN w:val="0"/>
        <w:adjustRightInd w:val="0"/>
        <w:ind w:left="709"/>
        <w:rPr>
          <w:rFonts w:asciiTheme="majorHAnsi" w:hAnsiTheme="majorHAnsi" w:cstheme="majorHAnsi"/>
          <w:b/>
          <w:bCs/>
          <w:lang w:val="en-US"/>
        </w:rPr>
      </w:pPr>
      <w:r w:rsidRPr="00E1285E">
        <w:rPr>
          <w:rFonts w:asciiTheme="majorHAnsi" w:hAnsiTheme="majorHAnsi" w:cstheme="majorHAnsi"/>
          <w:b/>
          <w:bCs/>
          <w:lang w:val="en-US"/>
        </w:rPr>
        <w:t>Logistics Cost on Products:</w:t>
      </w:r>
    </w:p>
    <w:p w14:paraId="502F9CEF" w14:textId="77777777" w:rsidR="009F7481" w:rsidRPr="002237D8" w:rsidRDefault="009F7481" w:rsidP="009F7481">
      <w:pPr>
        <w:pStyle w:val="CommentText"/>
        <w:rPr>
          <w:rFonts w:asciiTheme="majorHAnsi" w:hAnsiTheme="majorHAnsi" w:cstheme="majorHAnsi"/>
          <w:b/>
          <w:highlight w:val="green"/>
          <w:rPrChange w:id="49" w:author="Microsoft Office User" w:date="2024-01-30T12:16:00Z">
            <w:rPr>
              <w:rFonts w:asciiTheme="majorHAnsi" w:hAnsiTheme="majorHAnsi" w:cstheme="majorHAnsi"/>
              <w:b/>
              <w:highlight w:val="yellow"/>
            </w:rPr>
          </w:rPrChange>
        </w:rPr>
      </w:pPr>
      <w:r w:rsidRPr="002237D8">
        <w:rPr>
          <w:rFonts w:asciiTheme="majorHAnsi" w:hAnsiTheme="majorHAnsi" w:cstheme="majorHAnsi"/>
          <w:b/>
          <w:highlight w:val="green"/>
          <w:lang w:val="en-US"/>
          <w:rPrChange w:id="50" w:author="Microsoft Office User" w:date="2024-01-30T12:16:00Z">
            <w:rPr>
              <w:rFonts w:asciiTheme="majorHAnsi" w:hAnsiTheme="majorHAnsi" w:cstheme="majorHAnsi"/>
              <w:b/>
              <w:highlight w:val="yellow"/>
              <w:lang w:val="en-US"/>
            </w:rPr>
          </w:rPrChange>
        </w:rPr>
        <w:t xml:space="preserve">URNavi Tech: </w:t>
      </w:r>
      <w:r w:rsidRPr="002237D8">
        <w:rPr>
          <w:rFonts w:asciiTheme="majorHAnsi" w:hAnsiTheme="majorHAnsi" w:cstheme="majorHAnsi"/>
          <w:b/>
          <w:highlight w:val="green"/>
          <w:rPrChange w:id="51" w:author="Microsoft Office User" w:date="2024-01-30T12:16:00Z">
            <w:rPr>
              <w:rFonts w:asciiTheme="majorHAnsi" w:hAnsiTheme="majorHAnsi" w:cstheme="majorHAnsi"/>
              <w:b/>
              <w:highlight w:val="yellow"/>
            </w:rPr>
          </w:rPrChange>
        </w:rPr>
        <w:t>Logistics cost will be added in absolute terms. How to deal when patient is in foreign land and delivery requested in India?</w:t>
      </w:r>
    </w:p>
    <w:p w14:paraId="4DA46DBE" w14:textId="77777777" w:rsidR="009F7481" w:rsidRPr="002237D8" w:rsidRDefault="009F7481" w:rsidP="009F7481">
      <w:pPr>
        <w:pStyle w:val="CommentText"/>
        <w:rPr>
          <w:rFonts w:asciiTheme="majorHAnsi" w:hAnsiTheme="majorHAnsi" w:cstheme="majorHAnsi"/>
          <w:b/>
          <w:highlight w:val="green"/>
          <w:rPrChange w:id="52" w:author="Microsoft Office User" w:date="2024-01-30T12:16:00Z">
            <w:rPr>
              <w:rFonts w:asciiTheme="majorHAnsi" w:hAnsiTheme="majorHAnsi" w:cstheme="majorHAnsi"/>
              <w:b/>
              <w:highlight w:val="yellow"/>
            </w:rPr>
          </w:rPrChange>
        </w:rPr>
      </w:pPr>
      <w:r w:rsidRPr="002237D8">
        <w:rPr>
          <w:rFonts w:asciiTheme="majorHAnsi" w:hAnsiTheme="majorHAnsi" w:cstheme="majorHAnsi"/>
          <w:b/>
          <w:highlight w:val="green"/>
          <w:rPrChange w:id="53" w:author="Microsoft Office User" w:date="2024-01-30T12:16:00Z">
            <w:rPr>
              <w:rFonts w:asciiTheme="majorHAnsi" w:hAnsiTheme="majorHAnsi" w:cstheme="majorHAnsi"/>
              <w:b/>
              <w:highlight w:val="yellow"/>
            </w:rPr>
          </w:rPrChange>
        </w:rPr>
        <w:t>How to deal when patient used to live in India and now shifted to Foreign.</w:t>
      </w:r>
    </w:p>
    <w:p w14:paraId="3812E199" w14:textId="77777777" w:rsidR="009F7481" w:rsidRPr="002237D8" w:rsidRDefault="009F7481" w:rsidP="009F7481">
      <w:pPr>
        <w:pStyle w:val="CommentText"/>
        <w:rPr>
          <w:rFonts w:asciiTheme="majorHAnsi" w:hAnsiTheme="majorHAnsi" w:cstheme="majorHAnsi"/>
          <w:b/>
          <w:highlight w:val="green"/>
          <w:rPrChange w:id="54" w:author="Microsoft Office User" w:date="2024-01-30T12:16:00Z">
            <w:rPr>
              <w:rFonts w:asciiTheme="majorHAnsi" w:hAnsiTheme="majorHAnsi" w:cstheme="majorHAnsi"/>
              <w:b/>
              <w:highlight w:val="yellow"/>
            </w:rPr>
          </w:rPrChange>
        </w:rPr>
      </w:pPr>
      <w:r w:rsidRPr="002237D8">
        <w:rPr>
          <w:rFonts w:asciiTheme="majorHAnsi" w:hAnsiTheme="majorHAnsi" w:cstheme="majorHAnsi"/>
          <w:b/>
          <w:highlight w:val="green"/>
          <w:rPrChange w:id="55" w:author="Microsoft Office User" w:date="2024-01-30T12:16:00Z">
            <w:rPr>
              <w:rFonts w:asciiTheme="majorHAnsi" w:hAnsiTheme="majorHAnsi" w:cstheme="majorHAnsi"/>
              <w:b/>
              <w:highlight w:val="yellow"/>
            </w:rPr>
          </w:rPrChange>
        </w:rPr>
        <w:t>Point left open for discussion.</w:t>
      </w:r>
    </w:p>
    <w:p w14:paraId="476580AD" w14:textId="77777777" w:rsidR="009F7481" w:rsidRPr="002237D8" w:rsidRDefault="009F7481" w:rsidP="009F7481">
      <w:pPr>
        <w:pStyle w:val="CommentText"/>
        <w:rPr>
          <w:rFonts w:asciiTheme="majorHAnsi" w:hAnsiTheme="majorHAnsi" w:cstheme="majorHAnsi"/>
          <w:b/>
          <w:highlight w:val="green"/>
          <w:rPrChange w:id="56" w:author="Microsoft Office User" w:date="2024-01-30T12:16:00Z">
            <w:rPr>
              <w:rFonts w:asciiTheme="majorHAnsi" w:hAnsiTheme="majorHAnsi" w:cstheme="majorHAnsi"/>
              <w:b/>
              <w:highlight w:val="yellow"/>
            </w:rPr>
          </w:rPrChange>
        </w:rPr>
      </w:pPr>
      <w:r w:rsidRPr="002237D8">
        <w:rPr>
          <w:rFonts w:asciiTheme="majorHAnsi" w:hAnsiTheme="majorHAnsi" w:cstheme="majorHAnsi"/>
          <w:b/>
          <w:highlight w:val="green"/>
          <w:rPrChange w:id="57" w:author="Microsoft Office User" w:date="2024-01-30T12:16:00Z">
            <w:rPr>
              <w:rFonts w:asciiTheme="majorHAnsi" w:hAnsiTheme="majorHAnsi" w:cstheme="majorHAnsi"/>
              <w:b/>
              <w:highlight w:val="yellow"/>
            </w:rPr>
          </w:rPrChange>
        </w:rPr>
        <w:t>Can Doc confirm location in consultancy and add a note on it?</w:t>
      </w:r>
    </w:p>
    <w:p w14:paraId="7C2FBF5C" w14:textId="4ED8FE2B" w:rsidR="009F7481" w:rsidRPr="00E1285E" w:rsidRDefault="009F7481" w:rsidP="009F7481">
      <w:pPr>
        <w:autoSpaceDE w:val="0"/>
        <w:autoSpaceDN w:val="0"/>
        <w:adjustRightInd w:val="0"/>
        <w:rPr>
          <w:rFonts w:asciiTheme="majorHAnsi" w:hAnsiTheme="majorHAnsi" w:cstheme="majorHAnsi"/>
          <w:b/>
          <w:lang w:val="en-US"/>
        </w:rPr>
      </w:pPr>
      <w:r w:rsidRPr="002237D8">
        <w:rPr>
          <w:rFonts w:asciiTheme="majorHAnsi" w:hAnsiTheme="majorHAnsi" w:cstheme="majorHAnsi"/>
          <w:b/>
          <w:highlight w:val="green"/>
          <w:lang w:val="en-US"/>
          <w:rPrChange w:id="58" w:author="Microsoft Office User" w:date="2024-01-30T12:16:00Z">
            <w:rPr>
              <w:rFonts w:asciiTheme="majorHAnsi" w:hAnsiTheme="majorHAnsi" w:cstheme="majorHAnsi"/>
              <w:b/>
              <w:highlight w:val="yellow"/>
              <w:lang w:val="en-US"/>
            </w:rPr>
          </w:rPrChange>
        </w:rPr>
        <w:t>[InventColabs]:</w:t>
      </w:r>
      <w:r w:rsidR="0049047E" w:rsidRPr="002237D8">
        <w:rPr>
          <w:rFonts w:asciiTheme="majorHAnsi" w:hAnsiTheme="majorHAnsi" w:cstheme="majorHAnsi"/>
          <w:b/>
          <w:highlight w:val="green"/>
          <w:lang w:val="en-US"/>
          <w:rPrChange w:id="59" w:author="Microsoft Office User" w:date="2024-01-30T12:16:00Z">
            <w:rPr>
              <w:rFonts w:asciiTheme="majorHAnsi" w:hAnsiTheme="majorHAnsi" w:cstheme="majorHAnsi"/>
              <w:b/>
              <w:highlight w:val="yellow"/>
              <w:lang w:val="en-US"/>
            </w:rPr>
          </w:rPrChange>
        </w:rPr>
        <w:t xml:space="preserve"> Client will provide shipping fees chart, We will apply them.</w:t>
      </w:r>
    </w:p>
    <w:p w14:paraId="53813EAA" w14:textId="23F2FA2E"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Product Categorization:</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 xml:space="preserve">Allow admins to categorize </w:t>
      </w:r>
      <w:r w:rsidR="0049047E" w:rsidRPr="00E1285E">
        <w:rPr>
          <w:rFonts w:asciiTheme="majorHAnsi" w:hAnsiTheme="majorHAnsi" w:cstheme="majorHAnsi"/>
          <w:lang w:val="en-US"/>
        </w:rPr>
        <w:t>Logistic Cost</w:t>
      </w:r>
      <w:r w:rsidRPr="00E1285E">
        <w:rPr>
          <w:rFonts w:asciiTheme="majorHAnsi" w:hAnsiTheme="majorHAnsi" w:cstheme="majorHAnsi"/>
          <w:lang w:val="en-US"/>
        </w:rPr>
        <w:t xml:space="preserve"> based on the delivery address. This categorization will help in applying the country variance and logistics cost to specific products.</w:t>
      </w:r>
    </w:p>
    <w:p w14:paraId="65DB11AA" w14:textId="7979F240"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Markup on Products:</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Provide an option to apply the configured markup on products based on the delivery address. This ensures that the pricing strategy is consistent.</w:t>
      </w:r>
    </w:p>
    <w:p w14:paraId="2A559B47" w14:textId="0302440C"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Action Buttons:</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Clearly label and position action buttons (Edit Variance, Add New Country, Edit Logistics Cost) for easy access.</w:t>
      </w:r>
    </w:p>
    <w:p w14:paraId="030CA99C" w14:textId="0C09AEAB" w:rsidR="009B680F" w:rsidRPr="00E1285E" w:rsidRDefault="009B680F" w:rsidP="00A70ED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Status Indicators:</w:t>
      </w:r>
      <w:r w:rsidR="00A70ED5" w:rsidRPr="00E1285E">
        <w:rPr>
          <w:rFonts w:asciiTheme="majorHAnsi" w:hAnsiTheme="majorHAnsi" w:cstheme="majorHAnsi"/>
          <w:b/>
          <w:bCs/>
          <w:lang w:val="en-US"/>
        </w:rPr>
        <w:t xml:space="preserve"> </w:t>
      </w:r>
      <w:r w:rsidRPr="00E1285E">
        <w:rPr>
          <w:rFonts w:asciiTheme="majorHAnsi" w:hAnsiTheme="majorHAnsi" w:cstheme="majorHAnsi"/>
          <w:lang w:val="en-US"/>
        </w:rPr>
        <w:t>Use status indicators (e.g., active, inactive) to provide a quick visual representation of the status of each country variance.</w:t>
      </w:r>
    </w:p>
    <w:p w14:paraId="165722E4" w14:textId="77777777" w:rsidR="00A70ED5" w:rsidRPr="00E1285E" w:rsidRDefault="00A70ED5" w:rsidP="009B680F">
      <w:pPr>
        <w:autoSpaceDE w:val="0"/>
        <w:autoSpaceDN w:val="0"/>
        <w:adjustRightInd w:val="0"/>
        <w:ind w:left="709"/>
        <w:rPr>
          <w:rFonts w:asciiTheme="majorHAnsi" w:hAnsiTheme="majorHAnsi" w:cstheme="majorHAnsi"/>
          <w:b/>
          <w:bCs/>
          <w:lang w:val="en-US"/>
        </w:rPr>
      </w:pPr>
    </w:p>
    <w:p w14:paraId="37364374" w14:textId="77777777" w:rsidR="009B680F" w:rsidRPr="00E1285E" w:rsidRDefault="009B680F" w:rsidP="009B680F">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Note:</w:t>
      </w:r>
      <w:r w:rsidRPr="00E1285E">
        <w:rPr>
          <w:rFonts w:asciiTheme="majorHAnsi" w:hAnsiTheme="majorHAnsi" w:cstheme="majorHAnsi"/>
          <w:lang w:val="en-US"/>
        </w:rPr>
        <w:t xml:space="preserve"> Prioritize data security and privacy compliance, especially when dealing with sensitive pricing and location information. Regularly review and update security measures to stay in line with industry standards.</w:t>
      </w:r>
    </w:p>
    <w:p w14:paraId="2D77E19B" w14:textId="77777777" w:rsidR="00A20569" w:rsidRPr="00E1285E" w:rsidRDefault="00A20569" w:rsidP="00A20569">
      <w:pPr>
        <w:widowControl w:val="0"/>
        <w:pBdr>
          <w:top w:val="nil"/>
          <w:left w:val="nil"/>
          <w:bottom w:val="nil"/>
          <w:right w:val="nil"/>
          <w:between w:val="nil"/>
        </w:pBdr>
        <w:spacing w:line="276" w:lineRule="auto"/>
        <w:jc w:val="both"/>
        <w:rPr>
          <w:rFonts w:asciiTheme="majorHAnsi" w:hAnsiTheme="majorHAnsi" w:cstheme="majorHAnsi"/>
          <w:color w:val="000000"/>
        </w:rPr>
      </w:pPr>
    </w:p>
    <w:p w14:paraId="65B27C40" w14:textId="77777777" w:rsidR="00CB3C9C" w:rsidRPr="00E1285E" w:rsidRDefault="00CB3C9C" w:rsidP="00526E5F">
      <w:pPr>
        <w:numPr>
          <w:ilvl w:val="0"/>
          <w:numId w:val="20"/>
        </w:numPr>
        <w:spacing w:line="276" w:lineRule="auto"/>
        <w:jc w:val="both"/>
        <w:textAlignment w:val="baseline"/>
        <w:rPr>
          <w:rFonts w:asciiTheme="majorHAnsi" w:eastAsia="Times New Roman" w:hAnsiTheme="majorHAnsi" w:cstheme="majorHAnsi"/>
          <w:b/>
          <w:bCs/>
          <w:color w:val="000000"/>
          <w:lang w:val="en-IN"/>
        </w:rPr>
      </w:pPr>
      <w:r w:rsidRPr="00E1285E">
        <w:rPr>
          <w:rFonts w:asciiTheme="majorHAnsi" w:eastAsia="Times New Roman" w:hAnsiTheme="majorHAnsi" w:cstheme="majorHAnsi"/>
          <w:b/>
          <w:bCs/>
          <w:color w:val="000000"/>
          <w:shd w:val="clear" w:color="auto" w:fill="FFFFFF"/>
          <w:lang w:val="en-IN"/>
        </w:rPr>
        <w:t xml:space="preserve">Discount Management: </w:t>
      </w:r>
      <w:r w:rsidRPr="00E1285E">
        <w:rPr>
          <w:rFonts w:asciiTheme="majorHAnsi" w:eastAsia="Times New Roman" w:hAnsiTheme="majorHAnsi" w:cstheme="majorHAnsi"/>
          <w:color w:val="000000"/>
          <w:shd w:val="clear" w:color="auto" w:fill="FFFFFF"/>
          <w:lang w:val="en-IN"/>
        </w:rPr>
        <w:t>Admin would be able to generate different Promo codes. List of the available Promo codes will display on the screen and the admin can generate Promo discount codes. </w:t>
      </w:r>
    </w:p>
    <w:p w14:paraId="24A620E0" w14:textId="77777777" w:rsidR="006C587A" w:rsidRPr="00E1285E" w:rsidRDefault="006C587A" w:rsidP="006C587A">
      <w:pPr>
        <w:pStyle w:val="CommentText"/>
        <w:rPr>
          <w:rFonts w:asciiTheme="majorHAnsi" w:hAnsiTheme="majorHAnsi" w:cstheme="majorHAnsi"/>
          <w:b/>
          <w:highlight w:val="yellow"/>
        </w:rPr>
      </w:pPr>
      <w:r w:rsidRPr="00E1285E">
        <w:rPr>
          <w:rFonts w:asciiTheme="majorHAnsi" w:eastAsia="Times New Roman" w:hAnsiTheme="majorHAnsi" w:cstheme="majorHAnsi"/>
          <w:b/>
          <w:sz w:val="24"/>
          <w:szCs w:val="24"/>
          <w:highlight w:val="yellow"/>
          <w:lang w:val="en-IN"/>
        </w:rPr>
        <w:t xml:space="preserve">URNavi Tech: </w:t>
      </w:r>
      <w:r w:rsidRPr="00E1285E">
        <w:rPr>
          <w:rFonts w:asciiTheme="majorHAnsi" w:hAnsiTheme="majorHAnsi" w:cstheme="majorHAnsi"/>
          <w:b/>
          <w:highlight w:val="yellow"/>
        </w:rPr>
        <w:t>Applicable to either Appointment or Product or both. Shall be able to decide. Use of promocode shall be tracked wrt to revenue module</w:t>
      </w:r>
    </w:p>
    <w:p w14:paraId="0B5580FD" w14:textId="068E48FC" w:rsidR="00CB3C9C" w:rsidRPr="00E1285E" w:rsidRDefault="006C587A" w:rsidP="00CB3C9C">
      <w:pPr>
        <w:spacing w:line="276" w:lineRule="auto"/>
        <w:jc w:val="both"/>
        <w:rPr>
          <w:rFonts w:asciiTheme="majorHAnsi" w:eastAsia="Times New Roman" w:hAnsiTheme="majorHAnsi" w:cstheme="majorHAnsi"/>
          <w:b/>
          <w:sz w:val="24"/>
          <w:szCs w:val="24"/>
          <w:lang w:val="en-IN"/>
        </w:rPr>
      </w:pPr>
      <w:r w:rsidRPr="00E1285E">
        <w:rPr>
          <w:rFonts w:asciiTheme="majorHAnsi" w:eastAsia="Times New Roman" w:hAnsiTheme="majorHAnsi" w:cstheme="majorHAnsi"/>
          <w:b/>
          <w:sz w:val="24"/>
          <w:szCs w:val="24"/>
          <w:highlight w:val="yellow"/>
          <w:lang w:val="en-IN"/>
        </w:rPr>
        <w:t>[InventColabs]: Noted</w:t>
      </w:r>
    </w:p>
    <w:p w14:paraId="66CB6867" w14:textId="77777777" w:rsidR="006C587A" w:rsidRPr="00E1285E" w:rsidRDefault="006C587A" w:rsidP="00CB3C9C">
      <w:pPr>
        <w:spacing w:line="276" w:lineRule="auto"/>
        <w:jc w:val="both"/>
        <w:rPr>
          <w:rFonts w:asciiTheme="majorHAnsi" w:eastAsia="Times New Roman" w:hAnsiTheme="majorHAnsi" w:cstheme="majorHAnsi"/>
          <w:sz w:val="24"/>
          <w:szCs w:val="24"/>
          <w:lang w:val="en-IN"/>
        </w:rPr>
      </w:pPr>
    </w:p>
    <w:p w14:paraId="6A42264D" w14:textId="77777777" w:rsidR="00CB3C9C" w:rsidRPr="00E1285E" w:rsidRDefault="00CB3C9C" w:rsidP="00CB3C9C">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Show:</w:t>
      </w:r>
      <w:r w:rsidRPr="00E1285E">
        <w:rPr>
          <w:rFonts w:asciiTheme="majorHAnsi" w:eastAsia="Times New Roman" w:hAnsiTheme="majorHAnsi" w:cstheme="majorHAnsi"/>
          <w:color w:val="000000"/>
          <w:shd w:val="clear" w:color="auto" w:fill="FFFFFF"/>
          <w:lang w:val="en-IN"/>
        </w:rPr>
        <w:t xml:space="preserve"> Following information will display on the screen:</w:t>
      </w:r>
    </w:p>
    <w:p w14:paraId="06C44140" w14:textId="0977E871" w:rsidR="00CB3C9C" w:rsidRPr="00E1285E" w:rsidRDefault="00CB3C9C"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Discount Name in English</w:t>
      </w:r>
    </w:p>
    <w:p w14:paraId="757F6EA9" w14:textId="2BB40AEB" w:rsidR="00CB3C9C" w:rsidRPr="00E1285E" w:rsidRDefault="00CB3C9C"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 xml:space="preserve">Discount </w:t>
      </w:r>
      <w:r w:rsidR="001E2B5B" w:rsidRPr="00E1285E">
        <w:rPr>
          <w:rFonts w:asciiTheme="majorHAnsi" w:eastAsia="Times New Roman" w:hAnsiTheme="majorHAnsi" w:cstheme="majorHAnsi"/>
          <w:color w:val="000000"/>
          <w:lang w:val="en-IN"/>
        </w:rPr>
        <w:t>Percentage</w:t>
      </w:r>
    </w:p>
    <w:p w14:paraId="0DF8F7AD" w14:textId="44BBDA50" w:rsidR="00CB3C9C" w:rsidRPr="00E1285E" w:rsidRDefault="001E2B5B"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 xml:space="preserve">Valid </w:t>
      </w:r>
      <w:r w:rsidR="00CB3C9C" w:rsidRPr="00E1285E">
        <w:rPr>
          <w:rFonts w:asciiTheme="majorHAnsi" w:eastAsia="Times New Roman" w:hAnsiTheme="majorHAnsi" w:cstheme="majorHAnsi"/>
          <w:color w:val="000000"/>
          <w:lang w:val="en-IN"/>
        </w:rPr>
        <w:t>Start Date</w:t>
      </w:r>
      <w:r w:rsidRPr="00E1285E">
        <w:rPr>
          <w:rFonts w:asciiTheme="majorHAnsi" w:eastAsia="Times New Roman" w:hAnsiTheme="majorHAnsi" w:cstheme="majorHAnsi"/>
          <w:color w:val="000000"/>
          <w:lang w:val="en-IN"/>
        </w:rPr>
        <w:t xml:space="preserve"> to </w:t>
      </w:r>
      <w:r w:rsidR="00CB3C9C" w:rsidRPr="00E1285E">
        <w:rPr>
          <w:rFonts w:asciiTheme="majorHAnsi" w:eastAsia="Times New Roman" w:hAnsiTheme="majorHAnsi" w:cstheme="majorHAnsi"/>
          <w:color w:val="000000"/>
          <w:lang w:val="en-IN"/>
        </w:rPr>
        <w:t>End Date</w:t>
      </w:r>
    </w:p>
    <w:p w14:paraId="75B2F558" w14:textId="543260C8" w:rsidR="00DD3C55" w:rsidRPr="00E1285E" w:rsidRDefault="00DD3C55"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Select Category:</w:t>
      </w:r>
    </w:p>
    <w:p w14:paraId="2BB7CB13" w14:textId="4A4F261B" w:rsidR="00DD3C55" w:rsidRPr="00E1285E" w:rsidRDefault="004F2B2D" w:rsidP="00526E5F">
      <w:pPr>
        <w:numPr>
          <w:ilvl w:val="2"/>
          <w:numId w:val="21"/>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Festival</w:t>
      </w:r>
    </w:p>
    <w:p w14:paraId="5975C6C1" w14:textId="6B2BFB9D" w:rsidR="004F2B2D" w:rsidRPr="00E1285E" w:rsidRDefault="004F2B2D" w:rsidP="00526E5F">
      <w:pPr>
        <w:numPr>
          <w:ilvl w:val="2"/>
          <w:numId w:val="21"/>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Specific Organization: Patient with email address of specific type set by admin</w:t>
      </w:r>
    </w:p>
    <w:p w14:paraId="11609978" w14:textId="7D7271C0" w:rsidR="004F2B2D" w:rsidRPr="00E1285E" w:rsidRDefault="00396598" w:rsidP="00526E5F">
      <w:pPr>
        <w:numPr>
          <w:ilvl w:val="2"/>
          <w:numId w:val="21"/>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Test Patient</w:t>
      </w:r>
    </w:p>
    <w:p w14:paraId="2A82CE02" w14:textId="688F7383" w:rsidR="00396598" w:rsidRPr="00E1285E" w:rsidRDefault="00396598" w:rsidP="00526E5F">
      <w:pPr>
        <w:numPr>
          <w:ilvl w:val="2"/>
          <w:numId w:val="21"/>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One time use or recurring use</w:t>
      </w:r>
    </w:p>
    <w:p w14:paraId="2342690A" w14:textId="77777777" w:rsidR="00CB3C9C" w:rsidRPr="00E1285E" w:rsidRDefault="00CB3C9C"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Status: Active/Inactive</w:t>
      </w:r>
    </w:p>
    <w:p w14:paraId="45C45928" w14:textId="77777777" w:rsidR="00CB3C9C" w:rsidRPr="00E1285E" w:rsidRDefault="00CB3C9C"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Created Date</w:t>
      </w:r>
    </w:p>
    <w:p w14:paraId="256EE405" w14:textId="2BB41E1F" w:rsidR="00017236" w:rsidRPr="00E1285E" w:rsidRDefault="00017236" w:rsidP="00017236">
      <w:pPr>
        <w:widowControl w:val="0"/>
        <w:pBdr>
          <w:top w:val="nil"/>
          <w:left w:val="nil"/>
          <w:bottom w:val="nil"/>
          <w:right w:val="nil"/>
          <w:between w:val="nil"/>
        </w:pBdr>
        <w:spacing w:line="276" w:lineRule="auto"/>
        <w:ind w:left="709"/>
        <w:jc w:val="both"/>
        <w:rPr>
          <w:rFonts w:asciiTheme="majorHAnsi" w:hAnsiTheme="majorHAnsi" w:cstheme="majorHAnsi"/>
          <w:b/>
          <w:color w:val="000000"/>
        </w:rPr>
      </w:pPr>
    </w:p>
    <w:p w14:paraId="31EC3541" w14:textId="77777777" w:rsidR="00CB3C9C" w:rsidRPr="00E1285E" w:rsidRDefault="00CB3C9C" w:rsidP="00CB3C9C">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Search Codes</w:t>
      </w:r>
      <w:r w:rsidRPr="00E1285E">
        <w:rPr>
          <w:rFonts w:asciiTheme="majorHAnsi" w:eastAsia="Times New Roman" w:hAnsiTheme="majorHAnsi" w:cstheme="majorHAnsi"/>
          <w:color w:val="000000"/>
          <w:shd w:val="clear" w:color="auto" w:fill="FFFFFF"/>
          <w:lang w:val="en-IN"/>
        </w:rPr>
        <w:t>: Admin would be able to search the desired Promo code using keyword search filter:</w:t>
      </w:r>
    </w:p>
    <w:p w14:paraId="4DC3C472" w14:textId="77777777" w:rsidR="00CB3C9C" w:rsidRPr="00E1285E" w:rsidRDefault="00CB3C9C" w:rsidP="00526E5F">
      <w:pPr>
        <w:numPr>
          <w:ilvl w:val="0"/>
          <w:numId w:val="22"/>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Search Promo code by name of the code (Keyword search)</w:t>
      </w:r>
    </w:p>
    <w:p w14:paraId="6A542E57" w14:textId="77777777" w:rsidR="00CB3C9C" w:rsidRPr="00E1285E" w:rsidRDefault="00CB3C9C" w:rsidP="00CB3C9C">
      <w:pPr>
        <w:spacing w:line="276" w:lineRule="auto"/>
        <w:jc w:val="both"/>
        <w:rPr>
          <w:rFonts w:asciiTheme="majorHAnsi" w:eastAsia="Times New Roman" w:hAnsiTheme="majorHAnsi" w:cstheme="majorHAnsi"/>
          <w:sz w:val="24"/>
          <w:szCs w:val="24"/>
          <w:lang w:val="en-IN"/>
        </w:rPr>
      </w:pPr>
    </w:p>
    <w:p w14:paraId="3A82B325" w14:textId="77777777" w:rsidR="00CB3C9C" w:rsidRPr="00E1285E" w:rsidRDefault="00CB3C9C" w:rsidP="00CB3C9C">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Filters</w:t>
      </w:r>
      <w:r w:rsidRPr="00E1285E">
        <w:rPr>
          <w:rFonts w:asciiTheme="majorHAnsi" w:eastAsia="Times New Roman" w:hAnsiTheme="majorHAnsi" w:cstheme="majorHAnsi"/>
          <w:color w:val="000000"/>
          <w:shd w:val="clear" w:color="auto" w:fill="FFFFFF"/>
          <w:lang w:val="en-IN"/>
        </w:rPr>
        <w:t>:</w:t>
      </w:r>
    </w:p>
    <w:p w14:paraId="431F6FBA" w14:textId="77777777" w:rsidR="00CB3C9C" w:rsidRPr="00E1285E" w:rsidRDefault="00CB3C9C" w:rsidP="00526E5F">
      <w:pPr>
        <w:numPr>
          <w:ilvl w:val="0"/>
          <w:numId w:val="23"/>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Filter by Creation Date range</w:t>
      </w:r>
    </w:p>
    <w:p w14:paraId="280E11E2" w14:textId="77777777" w:rsidR="00CB3C9C" w:rsidRPr="00E1285E" w:rsidRDefault="00CB3C9C" w:rsidP="00526E5F">
      <w:pPr>
        <w:numPr>
          <w:ilvl w:val="0"/>
          <w:numId w:val="23"/>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Filter by Active/Inactive status</w:t>
      </w:r>
    </w:p>
    <w:p w14:paraId="3ED0C060" w14:textId="77777777" w:rsidR="00CB3C9C" w:rsidRPr="00E1285E" w:rsidRDefault="00CB3C9C" w:rsidP="00CB3C9C">
      <w:pPr>
        <w:spacing w:line="276" w:lineRule="auto"/>
        <w:jc w:val="both"/>
        <w:rPr>
          <w:rFonts w:asciiTheme="majorHAnsi" w:eastAsia="Times New Roman" w:hAnsiTheme="majorHAnsi" w:cstheme="majorHAnsi"/>
          <w:sz w:val="24"/>
          <w:szCs w:val="24"/>
          <w:lang w:val="en-IN"/>
        </w:rPr>
      </w:pPr>
    </w:p>
    <w:p w14:paraId="69710255" w14:textId="77777777" w:rsidR="00CB3C9C" w:rsidRPr="00E1285E" w:rsidRDefault="00CB3C9C" w:rsidP="00CB3C9C">
      <w:pPr>
        <w:spacing w:line="276" w:lineRule="auto"/>
        <w:ind w:left="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Add/Edit new Promo code:</w:t>
      </w:r>
      <w:r w:rsidRPr="00E1285E">
        <w:rPr>
          <w:rFonts w:asciiTheme="majorHAnsi" w:eastAsia="Times New Roman" w:hAnsiTheme="majorHAnsi" w:cstheme="majorHAnsi"/>
          <w:color w:val="000000"/>
          <w:shd w:val="clear" w:color="auto" w:fill="FFFFFF"/>
          <w:lang w:val="en-IN"/>
        </w:rPr>
        <w:t xml:space="preserve"> Admin would be able to add/edit Promo code with following information:</w:t>
      </w:r>
    </w:p>
    <w:p w14:paraId="373F43D9" w14:textId="5F1C8F97" w:rsidR="00396598" w:rsidRPr="00E1285E" w:rsidRDefault="00396598" w:rsidP="00396598">
      <w:pPr>
        <w:pStyle w:val="ListParagraph"/>
        <w:numPr>
          <w:ilvl w:val="0"/>
          <w:numId w:val="7"/>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Discount Name in English</w:t>
      </w:r>
    </w:p>
    <w:p w14:paraId="111AA4F7" w14:textId="7001CEC1" w:rsidR="00396598" w:rsidRPr="00E1285E" w:rsidRDefault="00396598" w:rsidP="00396598">
      <w:pPr>
        <w:pStyle w:val="ListParagraph"/>
        <w:numPr>
          <w:ilvl w:val="0"/>
          <w:numId w:val="7"/>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Discount Percentage</w:t>
      </w:r>
    </w:p>
    <w:p w14:paraId="463755FF" w14:textId="559B8774" w:rsidR="00396598" w:rsidRPr="00E1285E" w:rsidRDefault="00396598" w:rsidP="00396598">
      <w:pPr>
        <w:pStyle w:val="ListParagraph"/>
        <w:numPr>
          <w:ilvl w:val="0"/>
          <w:numId w:val="7"/>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Valid Start Date to End Date</w:t>
      </w:r>
    </w:p>
    <w:p w14:paraId="53EAEF4D" w14:textId="4046B070" w:rsidR="00396598" w:rsidRPr="00E1285E" w:rsidRDefault="00396598" w:rsidP="00396598">
      <w:pPr>
        <w:pStyle w:val="ListParagraph"/>
        <w:numPr>
          <w:ilvl w:val="0"/>
          <w:numId w:val="7"/>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Select Category:</w:t>
      </w:r>
    </w:p>
    <w:p w14:paraId="76EB4ABD" w14:textId="77777777" w:rsidR="00396598" w:rsidRPr="00E1285E" w:rsidRDefault="00396598" w:rsidP="00526E5F">
      <w:pPr>
        <w:numPr>
          <w:ilvl w:val="2"/>
          <w:numId w:val="24"/>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Festival</w:t>
      </w:r>
    </w:p>
    <w:p w14:paraId="3B9F38D6" w14:textId="77777777" w:rsidR="00396598" w:rsidRPr="00E1285E" w:rsidRDefault="00396598" w:rsidP="00526E5F">
      <w:pPr>
        <w:numPr>
          <w:ilvl w:val="2"/>
          <w:numId w:val="24"/>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Specific Organization: Patient with email address of specific type set by admin</w:t>
      </w:r>
    </w:p>
    <w:p w14:paraId="66542D1A" w14:textId="77777777" w:rsidR="00396598" w:rsidRPr="00E1285E" w:rsidRDefault="00396598" w:rsidP="00526E5F">
      <w:pPr>
        <w:numPr>
          <w:ilvl w:val="2"/>
          <w:numId w:val="24"/>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lastRenderedPageBreak/>
        <w:t>Test Patient</w:t>
      </w:r>
    </w:p>
    <w:p w14:paraId="02F40BA6" w14:textId="6E61417D" w:rsidR="00396598" w:rsidRPr="00E1285E" w:rsidRDefault="00396598" w:rsidP="00396598">
      <w:pPr>
        <w:pStyle w:val="ListParagraph"/>
        <w:numPr>
          <w:ilvl w:val="0"/>
          <w:numId w:val="7"/>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One time use or recurring use</w:t>
      </w:r>
    </w:p>
    <w:p w14:paraId="7848195B" w14:textId="60BAF412" w:rsidR="00CB3C9C" w:rsidRPr="00E1285E" w:rsidRDefault="00CB3C9C" w:rsidP="00396598">
      <w:pPr>
        <w:pStyle w:val="ListParagraph"/>
        <w:numPr>
          <w:ilvl w:val="0"/>
          <w:numId w:val="7"/>
        </w:num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Name of the Promo code in English</w:t>
      </w:r>
    </w:p>
    <w:p w14:paraId="5177F1C1" w14:textId="77777777" w:rsidR="00CB3C9C" w:rsidRPr="00E1285E" w:rsidRDefault="00CB3C9C" w:rsidP="00CB3C9C">
      <w:pPr>
        <w:spacing w:line="276" w:lineRule="auto"/>
        <w:ind w:firstLine="720"/>
        <w:jc w:val="both"/>
        <w:rPr>
          <w:rFonts w:asciiTheme="majorHAnsi" w:eastAsia="Times New Roman" w:hAnsiTheme="majorHAnsi" w:cstheme="majorHAnsi"/>
          <w:color w:val="000000"/>
          <w:lang w:val="en-IN"/>
        </w:rPr>
      </w:pPr>
    </w:p>
    <w:p w14:paraId="37F44AF4" w14:textId="114855E3" w:rsidR="00CB3C9C" w:rsidRPr="00E1285E" w:rsidRDefault="00CB3C9C" w:rsidP="00CB3C9C">
      <w:pPr>
        <w:widowControl w:val="0"/>
        <w:pBdr>
          <w:top w:val="nil"/>
          <w:left w:val="nil"/>
          <w:bottom w:val="nil"/>
          <w:right w:val="nil"/>
          <w:between w:val="nil"/>
        </w:pBdr>
        <w:spacing w:line="276" w:lineRule="auto"/>
        <w:ind w:left="709"/>
        <w:jc w:val="both"/>
        <w:rPr>
          <w:rFonts w:asciiTheme="majorHAnsi" w:eastAsia="Times New Roman" w:hAnsiTheme="majorHAnsi" w:cstheme="majorHAnsi"/>
          <w:color w:val="000000"/>
          <w:shd w:val="clear" w:color="auto" w:fill="FFFFFF"/>
          <w:lang w:val="en-IN"/>
        </w:rPr>
      </w:pPr>
      <w:r w:rsidRPr="00E1285E">
        <w:rPr>
          <w:rFonts w:asciiTheme="majorHAnsi" w:eastAsia="Times New Roman" w:hAnsiTheme="majorHAnsi" w:cstheme="majorHAnsi"/>
          <w:color w:val="000000"/>
          <w:shd w:val="clear" w:color="auto" w:fill="FFFFFF"/>
          <w:lang w:val="en-IN"/>
        </w:rPr>
        <w:t>Admin can set status Activate/Deactivate Promo code</w:t>
      </w:r>
    </w:p>
    <w:p w14:paraId="045D404B" w14:textId="4FFFC7B6" w:rsidR="006C3B7E" w:rsidRPr="00E1285E" w:rsidRDefault="006C3B7E" w:rsidP="008E37FA">
      <w:pPr>
        <w:widowControl w:val="0"/>
        <w:pBdr>
          <w:top w:val="nil"/>
          <w:left w:val="nil"/>
          <w:bottom w:val="nil"/>
          <w:right w:val="nil"/>
          <w:between w:val="nil"/>
        </w:pBdr>
        <w:spacing w:line="276" w:lineRule="auto"/>
        <w:jc w:val="both"/>
        <w:rPr>
          <w:rFonts w:asciiTheme="majorHAnsi" w:hAnsiTheme="majorHAnsi" w:cstheme="majorHAnsi"/>
          <w:b/>
          <w:color w:val="000000"/>
        </w:rPr>
      </w:pPr>
    </w:p>
    <w:p w14:paraId="6DDFB392" w14:textId="75392DB3" w:rsidR="00704B24" w:rsidRPr="00E1285E" w:rsidRDefault="00E32303" w:rsidP="00526E5F">
      <w:pPr>
        <w:widowControl w:val="0"/>
        <w:numPr>
          <w:ilvl w:val="0"/>
          <w:numId w:val="11"/>
        </w:numPr>
        <w:pBdr>
          <w:top w:val="nil"/>
          <w:left w:val="nil"/>
          <w:bottom w:val="nil"/>
          <w:right w:val="nil"/>
          <w:between w:val="nil"/>
        </w:pBdr>
        <w:spacing w:line="276" w:lineRule="auto"/>
        <w:ind w:left="709" w:hanging="283"/>
        <w:jc w:val="both"/>
        <w:rPr>
          <w:rFonts w:asciiTheme="majorHAnsi" w:hAnsiTheme="majorHAnsi" w:cstheme="majorHAnsi"/>
          <w:b/>
          <w:color w:val="000000"/>
        </w:rPr>
      </w:pPr>
      <w:r w:rsidRPr="00E1285E">
        <w:rPr>
          <w:rFonts w:asciiTheme="majorHAnsi" w:hAnsiTheme="majorHAnsi" w:cstheme="majorHAnsi"/>
          <w:b/>
          <w:color w:val="000000"/>
        </w:rPr>
        <w:t>Access Appointments:</w:t>
      </w:r>
      <w:r w:rsidR="00862ED1" w:rsidRPr="00E1285E">
        <w:rPr>
          <w:rFonts w:asciiTheme="majorHAnsi" w:hAnsiTheme="majorHAnsi" w:cstheme="majorHAnsi"/>
          <w:b/>
          <w:color w:val="000000"/>
        </w:rPr>
        <w:t xml:space="preserve"> </w:t>
      </w:r>
      <w:r w:rsidR="00704B24" w:rsidRPr="00E1285E">
        <w:rPr>
          <w:rFonts w:asciiTheme="majorHAnsi" w:hAnsiTheme="majorHAnsi" w:cstheme="majorHAnsi"/>
          <w:lang w:val="en-US"/>
        </w:rPr>
        <w:t>The "Access Appointments Management" feature grants administrators comprehensive access to the appointment diary. Admins can categorize appointments based on past, today, tomorrow, and upcoming dates. The system provides various search criteria for efficient appointment retrieval and extensive details about each appointment. Below is a structured outline for this management system:</w:t>
      </w:r>
    </w:p>
    <w:p w14:paraId="2D9B1A9F" w14:textId="77777777" w:rsidR="00704B24" w:rsidRPr="00E1285E" w:rsidRDefault="00704B24" w:rsidP="00704B24">
      <w:pPr>
        <w:widowControl w:val="0"/>
        <w:pBdr>
          <w:top w:val="nil"/>
          <w:left w:val="nil"/>
          <w:bottom w:val="nil"/>
          <w:right w:val="nil"/>
          <w:between w:val="nil"/>
        </w:pBdr>
        <w:spacing w:line="276" w:lineRule="auto"/>
        <w:ind w:left="709"/>
        <w:jc w:val="both"/>
        <w:rPr>
          <w:rFonts w:asciiTheme="majorHAnsi" w:hAnsiTheme="majorHAnsi" w:cstheme="majorHAnsi"/>
          <w:b/>
          <w:color w:val="000000"/>
        </w:rPr>
      </w:pPr>
    </w:p>
    <w:p w14:paraId="39F8DEF3" w14:textId="77777777" w:rsidR="00704B24" w:rsidRPr="00E1285E" w:rsidRDefault="00704B24" w:rsidP="00704B24">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Appointment Diary:</w:t>
      </w:r>
    </w:p>
    <w:p w14:paraId="2FE240FC" w14:textId="2BCC890E"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Categorization:</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Organize appointments into categories such as Past, Today, Tomorrow, and Next Dates for easy navigation.</w:t>
      </w:r>
    </w:p>
    <w:p w14:paraId="5E1ED9C3" w14:textId="4317EF2E"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Search Functionality:</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search for appointments using criteria such as Appointment ID, User (Mobile Number or Name), Specific Date, or a combination of these.</w:t>
      </w:r>
    </w:p>
    <w:p w14:paraId="083F7FB9" w14:textId="6D683806" w:rsidR="006C587A" w:rsidRPr="00E1285E" w:rsidRDefault="006C587A" w:rsidP="006C587A">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Search wrt country and Ailment as well</w:t>
      </w:r>
    </w:p>
    <w:p w14:paraId="523A21AF" w14:textId="501F6643" w:rsidR="006C587A" w:rsidRPr="00E1285E" w:rsidRDefault="006C587A" w:rsidP="006C587A">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4C63460E" w14:textId="4FD9AFFD"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Detailed Appointment Information:</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Display detailed information about each appointment, including Date of Booking, Date of Appointment, Booked By, Booked For (Patient Name, Mobile Number), Type of Appointment, Previous History for the same UHID (case history data), Products Added by Doctor, Cart Status, Feedback by End User, and Current Status by Tele-Counselor.</w:t>
      </w:r>
    </w:p>
    <w:p w14:paraId="7445F7B1"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hAnsiTheme="majorHAnsi" w:cstheme="majorHAnsi"/>
          <w:b/>
          <w:highlight w:val="yellow"/>
          <w:lang w:val="en-US"/>
        </w:rPr>
        <w:t xml:space="preserve">Mayur Feedback: </w:t>
      </w:r>
      <w:r w:rsidRPr="00E1285E">
        <w:rPr>
          <w:rFonts w:asciiTheme="majorHAnsi" w:eastAsia="Arial Unicode MS" w:hAnsiTheme="majorHAnsi" w:cstheme="majorHAnsi"/>
          <w:b/>
          <w:highlight w:val="yellow"/>
        </w:rPr>
        <w:t>Still there, Unavailable for patient and purchased</w:t>
      </w:r>
    </w:p>
    <w:p w14:paraId="6D4168E1" w14:textId="0AD53E29" w:rsidR="002E013C" w:rsidRPr="00E1285E" w:rsidRDefault="002E013C" w:rsidP="002E013C">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2043279B" w14:textId="32FECE88" w:rsidR="00DA5245" w:rsidRPr="00E1285E" w:rsidRDefault="00DA5245" w:rsidP="00DA5245">
      <w:pPr>
        <w:pStyle w:val="ListParagraph"/>
        <w:autoSpaceDE w:val="0"/>
        <w:autoSpaceDN w:val="0"/>
        <w:adjustRightInd w:val="0"/>
        <w:ind w:left="1440"/>
        <w:rPr>
          <w:rFonts w:asciiTheme="majorHAnsi" w:hAnsiTheme="majorHAnsi" w:cstheme="majorHAnsi"/>
          <w:lang w:val="en-US"/>
        </w:rPr>
      </w:pPr>
    </w:p>
    <w:p w14:paraId="17835A2F" w14:textId="77777777" w:rsidR="00704B24" w:rsidRPr="00E1285E" w:rsidRDefault="00704B24" w:rsidP="00704B24">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Access Chat and Recorded Media:</w:t>
      </w:r>
    </w:p>
    <w:p w14:paraId="779C65CB" w14:textId="75F0311F"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commentRangeStart w:id="60"/>
      <w:commentRangeStart w:id="61"/>
      <w:r w:rsidRPr="00E1285E">
        <w:rPr>
          <w:rFonts w:asciiTheme="majorHAnsi" w:hAnsiTheme="majorHAnsi" w:cstheme="majorHAnsi"/>
          <w:b/>
          <w:bCs/>
          <w:lang w:val="en-US"/>
        </w:rPr>
        <w:t>Chat Access:</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Provide read-only access to the chat between the doctor and patient for review purposes</w:t>
      </w:r>
      <w:r w:rsidR="002D2FBC" w:rsidRPr="00E1285E">
        <w:rPr>
          <w:rFonts w:asciiTheme="majorHAnsi" w:hAnsiTheme="majorHAnsi" w:cstheme="majorHAnsi"/>
          <w:lang w:val="en-US"/>
        </w:rPr>
        <w:t xml:space="preserve"> and download into excel as well.</w:t>
      </w:r>
    </w:p>
    <w:p w14:paraId="262A1421" w14:textId="41A1151F"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Access Recorded Media:</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access recorded consultations. Admins should have the ability to delete recorded media (multiselect option)</w:t>
      </w:r>
      <w:r w:rsidR="000C4131" w:rsidRPr="00E1285E">
        <w:rPr>
          <w:rFonts w:asciiTheme="majorHAnsi" w:hAnsiTheme="majorHAnsi" w:cstheme="majorHAnsi"/>
          <w:lang w:val="en-US"/>
        </w:rPr>
        <w:t xml:space="preserve"> and download into excel as well.</w:t>
      </w:r>
      <w:commentRangeEnd w:id="60"/>
      <w:r w:rsidR="005A170D">
        <w:rPr>
          <w:rStyle w:val="CommentReference"/>
        </w:rPr>
        <w:commentReference w:id="60"/>
      </w:r>
      <w:commentRangeEnd w:id="61"/>
      <w:r w:rsidR="007D2BBA">
        <w:rPr>
          <w:rStyle w:val="CommentReference"/>
        </w:rPr>
        <w:commentReference w:id="61"/>
      </w:r>
    </w:p>
    <w:p w14:paraId="278ED1CC" w14:textId="77777777" w:rsidR="00DA5245" w:rsidRPr="00E1285E" w:rsidRDefault="00DA5245" w:rsidP="00704B24">
      <w:pPr>
        <w:autoSpaceDE w:val="0"/>
        <w:autoSpaceDN w:val="0"/>
        <w:adjustRightInd w:val="0"/>
        <w:ind w:left="709"/>
        <w:rPr>
          <w:rFonts w:asciiTheme="majorHAnsi" w:hAnsiTheme="majorHAnsi" w:cstheme="majorHAnsi"/>
          <w:b/>
          <w:bCs/>
          <w:lang w:val="en-US"/>
        </w:rPr>
      </w:pPr>
    </w:p>
    <w:p w14:paraId="3752F694" w14:textId="79AE1CAB" w:rsidR="00704B24" w:rsidRPr="00E1285E" w:rsidRDefault="00704B24" w:rsidP="00704B24">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Appointment Status Management:</w:t>
      </w:r>
    </w:p>
    <w:p w14:paraId="6136192C" w14:textId="0DAFB1B2"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Change Status:</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Enable admins to change the status of appointments, including options such as Called Patient, Available, Not Available, Reschedule, Cancel, and No Show.</w:t>
      </w:r>
    </w:p>
    <w:p w14:paraId="7623F6DB"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 xml:space="preserve">Appointment shall have unique ID. ID wise there shall be status as below - </w:t>
      </w:r>
    </w:p>
    <w:p w14:paraId="5CC230A9"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New Appointment</w:t>
      </w:r>
    </w:p>
    <w:p w14:paraId="20D19C09"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Followup</w:t>
      </w:r>
    </w:p>
    <w:p w14:paraId="245BDA8A"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Open for Re-appointment</w:t>
      </w:r>
    </w:p>
    <w:p w14:paraId="72DBAEBB"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Rescheduled</w:t>
      </w:r>
    </w:p>
    <w:p w14:paraId="70CB2A86"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Cancelled</w:t>
      </w:r>
    </w:p>
    <w:p w14:paraId="3D2B5AC7"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No Show</w:t>
      </w:r>
    </w:p>
    <w:p w14:paraId="43466720"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Refund</w:t>
      </w:r>
    </w:p>
    <w:p w14:paraId="2840A859" w14:textId="59E33AAB" w:rsidR="002C4F88" w:rsidRPr="00E1285E" w:rsidRDefault="002C4F88" w:rsidP="002C4F88">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rPr>
        <w:t>Admin can change status</w:t>
      </w:r>
    </w:p>
    <w:p w14:paraId="7D4EAA9A" w14:textId="57F6AEC9" w:rsidR="002C4F88" w:rsidRPr="00E1285E" w:rsidRDefault="002C4F88" w:rsidP="002C4F88">
      <w:pPr>
        <w:autoSpaceDE w:val="0"/>
        <w:autoSpaceDN w:val="0"/>
        <w:adjustRightInd w:val="0"/>
        <w:rPr>
          <w:rFonts w:asciiTheme="majorHAnsi" w:hAnsiTheme="majorHAnsi" w:cstheme="majorHAnsi"/>
          <w:b/>
          <w:highlight w:val="yellow"/>
          <w:lang w:val="en-US"/>
        </w:rPr>
      </w:pPr>
      <w:r w:rsidRPr="00E1285E">
        <w:rPr>
          <w:rFonts w:asciiTheme="majorHAnsi" w:hAnsiTheme="majorHAnsi" w:cstheme="majorHAnsi"/>
          <w:b/>
          <w:highlight w:val="yellow"/>
          <w:lang w:val="en-US"/>
        </w:rPr>
        <w:t>[Inventcolabs]: Noted</w:t>
      </w:r>
    </w:p>
    <w:p w14:paraId="2D9C27AB" w14:textId="5AAA8C02" w:rsidR="002C4F88" w:rsidRPr="00E1285E" w:rsidRDefault="002C4F88" w:rsidP="002C4F88">
      <w:pPr>
        <w:autoSpaceDE w:val="0"/>
        <w:autoSpaceDN w:val="0"/>
        <w:adjustRightInd w:val="0"/>
        <w:rPr>
          <w:rFonts w:asciiTheme="majorHAnsi" w:hAnsiTheme="majorHAnsi" w:cstheme="majorHAnsi"/>
          <w:b/>
          <w:lang w:val="en-US"/>
        </w:rPr>
      </w:pPr>
    </w:p>
    <w:p w14:paraId="3B3C6C8C"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 xml:space="preserve">Backend Status to Telecaller: </w:t>
      </w:r>
    </w:p>
    <w:p w14:paraId="181D17F8"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lastRenderedPageBreak/>
        <w:t>Called patient - No answer</w:t>
      </w:r>
    </w:p>
    <w:p w14:paraId="2F2D4828"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Called patient - Tech Ready</w:t>
      </w:r>
    </w:p>
    <w:p w14:paraId="7735EFCF" w14:textId="77777777" w:rsidR="002C4F88" w:rsidRPr="00E1285E" w:rsidRDefault="002C4F88" w:rsidP="002C4F88">
      <w:pPr>
        <w:pStyle w:val="CommentText"/>
        <w:rPr>
          <w:rFonts w:asciiTheme="majorHAnsi" w:hAnsiTheme="majorHAnsi" w:cstheme="majorHAnsi"/>
          <w:b/>
          <w:highlight w:val="yellow"/>
        </w:rPr>
      </w:pPr>
      <w:r w:rsidRPr="00E1285E">
        <w:rPr>
          <w:rFonts w:asciiTheme="majorHAnsi" w:hAnsiTheme="majorHAnsi" w:cstheme="majorHAnsi"/>
          <w:b/>
          <w:highlight w:val="yellow"/>
        </w:rPr>
        <w:t>Zoom, Google meet, App, WA call</w:t>
      </w:r>
    </w:p>
    <w:p w14:paraId="5BCA0E1A" w14:textId="094A3D3E" w:rsidR="002C4F88" w:rsidRPr="00E1285E" w:rsidRDefault="002C4F88" w:rsidP="002C4F88">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rPr>
        <w:t>Comment by Telecaller</w:t>
      </w:r>
    </w:p>
    <w:p w14:paraId="001C24FB" w14:textId="52C3602A" w:rsidR="002C4F88" w:rsidRPr="00E1285E" w:rsidRDefault="002C4F88" w:rsidP="002C4F88">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rPr>
        <w:t>Add call/Appointment ‘completed’ status</w:t>
      </w:r>
    </w:p>
    <w:p w14:paraId="06603279" w14:textId="347A5878" w:rsidR="002C4F88" w:rsidRPr="00E1285E" w:rsidRDefault="002C4F88" w:rsidP="002C4F88">
      <w:pPr>
        <w:autoSpaceDE w:val="0"/>
        <w:autoSpaceDN w:val="0"/>
        <w:adjustRightInd w:val="0"/>
        <w:rPr>
          <w:rFonts w:asciiTheme="majorHAnsi" w:hAnsiTheme="majorHAnsi" w:cstheme="majorHAnsi"/>
          <w:b/>
          <w:lang w:val="en-US"/>
        </w:rPr>
      </w:pPr>
      <w:r w:rsidRPr="00E1285E">
        <w:rPr>
          <w:rFonts w:asciiTheme="majorHAnsi" w:hAnsiTheme="majorHAnsi" w:cstheme="majorHAnsi"/>
          <w:b/>
          <w:highlight w:val="yellow"/>
          <w:lang w:val="en-US"/>
        </w:rPr>
        <w:t>[Inventcolabs]: Noted</w:t>
      </w:r>
    </w:p>
    <w:p w14:paraId="4147036D" w14:textId="2F0EF0B9"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Rescheduling:</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 xml:space="preserve">For rescheduling, display an available calendar for admins to pick a new date and time. If it's a follow-up appointment, show available slots of the same doctor. Admins need to add a reason for rescheduling, and only </w:t>
      </w:r>
      <w:r w:rsidR="002C4F88" w:rsidRPr="00E1285E">
        <w:rPr>
          <w:rFonts w:asciiTheme="majorHAnsi" w:hAnsiTheme="majorHAnsi" w:cstheme="majorHAnsi"/>
          <w:lang w:val="en-US"/>
        </w:rPr>
        <w:t>CRUD</w:t>
      </w:r>
      <w:r w:rsidRPr="00E1285E">
        <w:rPr>
          <w:rFonts w:asciiTheme="majorHAnsi" w:hAnsiTheme="majorHAnsi" w:cstheme="majorHAnsi"/>
          <w:lang w:val="en-US"/>
        </w:rPr>
        <w:t xml:space="preserve"> rescheduling is allowed.</w:t>
      </w:r>
    </w:p>
    <w:p w14:paraId="32A49FA4" w14:textId="74B0DFB2"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Notification for Missed Calls:</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Admins should be notified if a scheduled call did not happen. Admins can then assign another available doctor. The system will show available doctors, and chat and previous medical history will be transferred to the new doctor.</w:t>
      </w:r>
    </w:p>
    <w:p w14:paraId="6D576F5C" w14:textId="77777777" w:rsidR="00DA5245" w:rsidRPr="00E1285E" w:rsidRDefault="00DA5245" w:rsidP="00704B24">
      <w:pPr>
        <w:autoSpaceDE w:val="0"/>
        <w:autoSpaceDN w:val="0"/>
        <w:adjustRightInd w:val="0"/>
        <w:ind w:left="709"/>
        <w:rPr>
          <w:rFonts w:asciiTheme="majorHAnsi" w:hAnsiTheme="majorHAnsi" w:cstheme="majorHAnsi"/>
          <w:b/>
          <w:bCs/>
          <w:lang w:val="en-US"/>
        </w:rPr>
      </w:pPr>
    </w:p>
    <w:p w14:paraId="708D167D" w14:textId="408299EA" w:rsidR="00704B24" w:rsidRPr="00E1285E" w:rsidRDefault="00704B24" w:rsidP="00704B24">
      <w:pPr>
        <w:autoSpaceDE w:val="0"/>
        <w:autoSpaceDN w:val="0"/>
        <w:adjustRightInd w:val="0"/>
        <w:ind w:left="709"/>
        <w:rPr>
          <w:rFonts w:asciiTheme="majorHAnsi" w:hAnsiTheme="majorHAnsi" w:cstheme="majorHAnsi"/>
          <w:lang w:val="en-US"/>
        </w:rPr>
      </w:pPr>
      <w:commentRangeStart w:id="62"/>
      <w:commentRangeStart w:id="63"/>
      <w:r w:rsidRPr="00E1285E">
        <w:rPr>
          <w:rFonts w:asciiTheme="majorHAnsi" w:hAnsiTheme="majorHAnsi" w:cstheme="majorHAnsi"/>
          <w:b/>
          <w:bCs/>
          <w:lang w:val="en-US"/>
        </w:rPr>
        <w:t>Doctor Assignment and Changes:</w:t>
      </w:r>
      <w:commentRangeEnd w:id="62"/>
      <w:r w:rsidR="004B78CC">
        <w:rPr>
          <w:rStyle w:val="CommentReference"/>
        </w:rPr>
        <w:commentReference w:id="62"/>
      </w:r>
      <w:commentRangeEnd w:id="63"/>
      <w:r w:rsidR="00C05DCB">
        <w:rPr>
          <w:rStyle w:val="CommentReference"/>
        </w:rPr>
        <w:commentReference w:id="63"/>
      </w:r>
    </w:p>
    <w:p w14:paraId="1D1871B8" w14:textId="0AD4D232" w:rsidR="00704B24" w:rsidRPr="00E1285E" w:rsidRDefault="00704B24" w:rsidP="00DA5245">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Change Doctor for Appointment:</w:t>
      </w:r>
      <w:r w:rsidR="00DA5245"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change the assigned doctor for an appointment.</w:t>
      </w:r>
    </w:p>
    <w:p w14:paraId="7F7F95D5" w14:textId="77777777" w:rsidR="0039654D" w:rsidRPr="00E1285E" w:rsidRDefault="0039654D" w:rsidP="00704B24">
      <w:pPr>
        <w:autoSpaceDE w:val="0"/>
        <w:autoSpaceDN w:val="0"/>
        <w:adjustRightInd w:val="0"/>
        <w:ind w:left="709"/>
        <w:rPr>
          <w:rFonts w:asciiTheme="majorHAnsi" w:hAnsiTheme="majorHAnsi" w:cstheme="majorHAnsi"/>
          <w:b/>
          <w:bCs/>
          <w:lang w:val="en-US"/>
        </w:rPr>
      </w:pPr>
    </w:p>
    <w:p w14:paraId="4DCF5F9B" w14:textId="7862C07E" w:rsidR="00704B24" w:rsidRPr="00E1285E" w:rsidRDefault="00704B24" w:rsidP="00704B24">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Cancel Appointment:</w:t>
      </w:r>
    </w:p>
    <w:p w14:paraId="676A5853" w14:textId="675F93D0" w:rsidR="00704B24" w:rsidRPr="00E1285E" w:rsidRDefault="00704B24" w:rsidP="0039654D">
      <w:pPr>
        <w:pStyle w:val="ListParagraph"/>
        <w:numPr>
          <w:ilvl w:val="0"/>
          <w:numId w:val="7"/>
        </w:numPr>
        <w:autoSpaceDE w:val="0"/>
        <w:autoSpaceDN w:val="0"/>
        <w:adjustRightInd w:val="0"/>
        <w:rPr>
          <w:rFonts w:asciiTheme="majorHAnsi" w:hAnsiTheme="majorHAnsi" w:cstheme="majorHAnsi"/>
          <w:lang w:val="en-US"/>
        </w:rPr>
      </w:pPr>
      <w:commentRangeStart w:id="64"/>
      <w:commentRangeStart w:id="65"/>
      <w:r w:rsidRPr="00E1285E">
        <w:rPr>
          <w:rFonts w:asciiTheme="majorHAnsi" w:hAnsiTheme="majorHAnsi" w:cstheme="majorHAnsi"/>
          <w:b/>
          <w:bCs/>
          <w:lang w:val="en-US"/>
        </w:rPr>
        <w:t>Cancellation:</w:t>
      </w:r>
      <w:r w:rsidR="0039654D" w:rsidRPr="00E1285E">
        <w:rPr>
          <w:rFonts w:asciiTheme="majorHAnsi" w:hAnsiTheme="majorHAnsi" w:cstheme="majorHAnsi"/>
          <w:b/>
          <w:bCs/>
          <w:lang w:val="en-US"/>
        </w:rPr>
        <w:t xml:space="preserve"> </w:t>
      </w:r>
      <w:r w:rsidRPr="00E1285E">
        <w:rPr>
          <w:rFonts w:asciiTheme="majorHAnsi" w:hAnsiTheme="majorHAnsi" w:cstheme="majorHAnsi"/>
          <w:lang w:val="en-US"/>
        </w:rPr>
        <w:t>Allow admins to cancel appointments. Specify that cancellation is allowed but without a refund.</w:t>
      </w:r>
      <w:commentRangeEnd w:id="64"/>
      <w:r w:rsidR="005A170D">
        <w:rPr>
          <w:rStyle w:val="CommentReference"/>
        </w:rPr>
        <w:commentReference w:id="64"/>
      </w:r>
      <w:commentRangeEnd w:id="65"/>
      <w:r w:rsidR="00C05DCB">
        <w:rPr>
          <w:rStyle w:val="CommentReference"/>
        </w:rPr>
        <w:commentReference w:id="65"/>
      </w:r>
    </w:p>
    <w:p w14:paraId="58B674F1" w14:textId="77ACDE8A" w:rsidR="00FB6886" w:rsidRPr="00E1285E" w:rsidRDefault="00FB6886" w:rsidP="00FB6886">
      <w:pPr>
        <w:autoSpaceDE w:val="0"/>
        <w:autoSpaceDN w:val="0"/>
        <w:adjustRightInd w:val="0"/>
        <w:rPr>
          <w:rFonts w:asciiTheme="majorHAnsi" w:hAnsiTheme="majorHAnsi" w:cstheme="majorHAnsi"/>
          <w:highlight w:val="yellow"/>
        </w:rPr>
      </w:pPr>
      <w:r w:rsidRPr="00E1285E">
        <w:rPr>
          <w:rFonts w:asciiTheme="majorHAnsi" w:hAnsiTheme="majorHAnsi" w:cstheme="majorHAnsi"/>
          <w:highlight w:val="yellow"/>
          <w:lang w:val="en-US"/>
        </w:rPr>
        <w:t xml:space="preserve">URNavi Tech: </w:t>
      </w:r>
      <w:r w:rsidRPr="00E1285E">
        <w:rPr>
          <w:rFonts w:asciiTheme="majorHAnsi" w:hAnsiTheme="majorHAnsi" w:cstheme="majorHAnsi"/>
          <w:highlight w:val="yellow"/>
        </w:rPr>
        <w:t>If patient cancelled appointment then no refund. If SAPL couldn’t provide doc for consultation in booked time and patient not ready for rescheduling appointment, then cancellation is subject to refund, This can be dealt manually through Tele-caller</w:t>
      </w:r>
    </w:p>
    <w:p w14:paraId="1DC7B728" w14:textId="77777777" w:rsidR="00FB6886" w:rsidRPr="00E1285E" w:rsidRDefault="00FB6886" w:rsidP="00FB6886">
      <w:pPr>
        <w:autoSpaceDE w:val="0"/>
        <w:autoSpaceDN w:val="0"/>
        <w:adjustRightInd w:val="0"/>
        <w:rPr>
          <w:rFonts w:asciiTheme="majorHAnsi" w:hAnsiTheme="majorHAnsi" w:cstheme="majorHAnsi"/>
          <w:b/>
          <w:lang w:val="en-US"/>
        </w:rPr>
      </w:pPr>
      <w:r w:rsidRPr="00E1285E">
        <w:rPr>
          <w:rFonts w:asciiTheme="majorHAnsi" w:hAnsiTheme="majorHAnsi" w:cstheme="majorHAnsi"/>
          <w:b/>
          <w:highlight w:val="yellow"/>
          <w:lang w:val="en-US"/>
        </w:rPr>
        <w:t>[Inventcolabs]: Noted</w:t>
      </w:r>
    </w:p>
    <w:p w14:paraId="682EF9E3" w14:textId="77777777" w:rsidR="0039654D" w:rsidRPr="00E1285E" w:rsidRDefault="0039654D" w:rsidP="00FB6886">
      <w:pPr>
        <w:autoSpaceDE w:val="0"/>
        <w:autoSpaceDN w:val="0"/>
        <w:adjustRightInd w:val="0"/>
        <w:rPr>
          <w:rFonts w:asciiTheme="majorHAnsi" w:hAnsiTheme="majorHAnsi" w:cstheme="majorHAnsi"/>
          <w:b/>
          <w:bCs/>
          <w:lang w:val="en-US"/>
        </w:rPr>
      </w:pPr>
    </w:p>
    <w:p w14:paraId="75CB4D74" w14:textId="5F735FCC" w:rsidR="00704B24" w:rsidRPr="00E1285E" w:rsidRDefault="00704B24" w:rsidP="00704B24">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User Interface and Design:</w:t>
      </w:r>
    </w:p>
    <w:p w14:paraId="05F98291" w14:textId="09FB4DE6" w:rsidR="00704B24" w:rsidRPr="00E1285E" w:rsidRDefault="00704B24" w:rsidP="0039654D">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Search and Filter Options:</w:t>
      </w:r>
      <w:r w:rsidR="0039654D" w:rsidRPr="00E1285E">
        <w:rPr>
          <w:rFonts w:asciiTheme="majorHAnsi" w:hAnsiTheme="majorHAnsi" w:cstheme="majorHAnsi"/>
          <w:b/>
          <w:bCs/>
          <w:lang w:val="en-US"/>
        </w:rPr>
        <w:t xml:space="preserve"> </w:t>
      </w:r>
      <w:r w:rsidRPr="00E1285E">
        <w:rPr>
          <w:rFonts w:asciiTheme="majorHAnsi" w:hAnsiTheme="majorHAnsi" w:cstheme="majorHAnsi"/>
          <w:lang w:val="en-US"/>
        </w:rPr>
        <w:t>Implement user-friendly search and filter options for efficient navigation and retrieval of appointments.</w:t>
      </w:r>
    </w:p>
    <w:p w14:paraId="75D55CD4" w14:textId="63BA0B23" w:rsidR="00704B24" w:rsidRPr="00E1285E" w:rsidRDefault="00704B24" w:rsidP="0039654D">
      <w:pPr>
        <w:pStyle w:val="ListParagraph"/>
        <w:numPr>
          <w:ilvl w:val="0"/>
          <w:numId w:val="7"/>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Action Buttons:</w:t>
      </w:r>
      <w:r w:rsidR="0039654D" w:rsidRPr="00E1285E">
        <w:rPr>
          <w:rFonts w:asciiTheme="majorHAnsi" w:hAnsiTheme="majorHAnsi" w:cstheme="majorHAnsi"/>
          <w:b/>
          <w:bCs/>
          <w:lang w:val="en-US"/>
        </w:rPr>
        <w:t xml:space="preserve"> </w:t>
      </w:r>
      <w:r w:rsidRPr="00E1285E">
        <w:rPr>
          <w:rFonts w:asciiTheme="majorHAnsi" w:hAnsiTheme="majorHAnsi" w:cstheme="majorHAnsi"/>
          <w:lang w:val="en-US"/>
        </w:rPr>
        <w:t>Clearly label and position action buttons (Change Status, Reschedule, Cancel, Change Doctor) for easy access.</w:t>
      </w:r>
    </w:p>
    <w:p w14:paraId="7D0924A9" w14:textId="77777777" w:rsidR="0039654D" w:rsidRPr="00E1285E" w:rsidRDefault="0039654D" w:rsidP="00704B24">
      <w:pPr>
        <w:autoSpaceDE w:val="0"/>
        <w:autoSpaceDN w:val="0"/>
        <w:adjustRightInd w:val="0"/>
        <w:ind w:left="709"/>
        <w:rPr>
          <w:rFonts w:asciiTheme="majorHAnsi" w:hAnsiTheme="majorHAnsi" w:cstheme="majorHAnsi"/>
          <w:b/>
          <w:bCs/>
          <w:lang w:val="en-US"/>
        </w:rPr>
      </w:pPr>
    </w:p>
    <w:p w14:paraId="625D2015" w14:textId="77777777" w:rsidR="00704B24" w:rsidRDefault="00704B24" w:rsidP="00704B24">
      <w:pPr>
        <w:autoSpaceDE w:val="0"/>
        <w:autoSpaceDN w:val="0"/>
        <w:adjustRightInd w:val="0"/>
        <w:ind w:left="709"/>
        <w:rPr>
          <w:ins w:id="66" w:author="Sachin - URNAVI Tech" w:date="2024-01-22T15:03:00Z"/>
          <w:rFonts w:asciiTheme="majorHAnsi" w:hAnsiTheme="majorHAnsi" w:cstheme="majorHAnsi"/>
          <w:lang w:val="en-US"/>
        </w:rPr>
      </w:pPr>
      <w:r w:rsidRPr="00E1285E">
        <w:rPr>
          <w:rFonts w:asciiTheme="majorHAnsi" w:hAnsiTheme="majorHAnsi" w:cstheme="majorHAnsi"/>
          <w:b/>
          <w:bCs/>
          <w:lang w:val="en-US"/>
        </w:rPr>
        <w:t>Note:</w:t>
      </w:r>
      <w:r w:rsidRPr="00E1285E">
        <w:rPr>
          <w:rFonts w:asciiTheme="majorHAnsi" w:hAnsiTheme="majorHAnsi" w:cstheme="majorHAnsi"/>
          <w:lang w:val="en-US"/>
        </w:rPr>
        <w:t xml:space="preserve"> Prioritize data security and privacy compliance, especially when dealing with sensitive patient information and recorded media. Regularly review and update security measures to stay in line with industry standards.</w:t>
      </w:r>
    </w:p>
    <w:p w14:paraId="712F3A23" w14:textId="77777777" w:rsidR="005A0CCD" w:rsidRDefault="005A0CCD" w:rsidP="005A0CCD">
      <w:pPr>
        <w:widowControl w:val="0"/>
        <w:pBdr>
          <w:top w:val="nil"/>
          <w:left w:val="nil"/>
          <w:bottom w:val="nil"/>
          <w:right w:val="nil"/>
          <w:between w:val="nil"/>
        </w:pBdr>
        <w:spacing w:line="276" w:lineRule="auto"/>
        <w:jc w:val="both"/>
        <w:rPr>
          <w:ins w:id="67" w:author="Sachin - URNAVI Tech" w:date="2024-01-22T15:04:00Z"/>
          <w:rFonts w:asciiTheme="majorHAnsi" w:hAnsiTheme="majorHAnsi" w:cstheme="majorHAnsi"/>
          <w:color w:val="000000"/>
        </w:rPr>
      </w:pPr>
    </w:p>
    <w:p w14:paraId="59DF64AA" w14:textId="36E458CB" w:rsidR="005A0CCD" w:rsidRPr="0033481F" w:rsidRDefault="005A0CCD" w:rsidP="005A0CCD">
      <w:pPr>
        <w:widowControl w:val="0"/>
        <w:pBdr>
          <w:top w:val="nil"/>
          <w:left w:val="nil"/>
          <w:bottom w:val="nil"/>
          <w:right w:val="nil"/>
          <w:between w:val="nil"/>
        </w:pBdr>
        <w:spacing w:line="276" w:lineRule="auto"/>
        <w:jc w:val="both"/>
        <w:rPr>
          <w:ins w:id="68" w:author="Sachin - URNAVI Tech" w:date="2024-01-22T15:03:00Z"/>
          <w:rFonts w:asciiTheme="majorHAnsi" w:hAnsiTheme="majorHAnsi" w:cstheme="majorHAnsi"/>
          <w:color w:val="000000"/>
          <w:highlight w:val="yellow"/>
          <w:rPrChange w:id="69" w:author="Microsoft Office User" w:date="2024-01-30T12:19:00Z">
            <w:rPr>
              <w:ins w:id="70" w:author="Sachin - URNAVI Tech" w:date="2024-01-22T15:03:00Z"/>
              <w:rFonts w:asciiTheme="majorHAnsi" w:hAnsiTheme="majorHAnsi" w:cstheme="majorHAnsi"/>
              <w:color w:val="000000"/>
            </w:rPr>
          </w:rPrChange>
        </w:rPr>
      </w:pPr>
      <w:ins w:id="71" w:author="Sachin - URNAVI Tech" w:date="2024-01-22T15:03:00Z">
        <w:r w:rsidRPr="0033481F">
          <w:rPr>
            <w:rFonts w:asciiTheme="majorHAnsi" w:hAnsiTheme="majorHAnsi" w:cstheme="majorHAnsi"/>
            <w:color w:val="000000"/>
            <w:highlight w:val="yellow"/>
            <w:rPrChange w:id="72" w:author="Microsoft Office User" w:date="2024-01-30T12:19:00Z">
              <w:rPr>
                <w:rFonts w:asciiTheme="majorHAnsi" w:hAnsiTheme="majorHAnsi" w:cstheme="majorHAnsi"/>
                <w:color w:val="000000"/>
              </w:rPr>
            </w:rPrChange>
          </w:rPr>
          <w:t>Add Cart Management here – Admin can update, reduce duration of medicine of Cart(3 months to 2 month etc. This right is also with Tele-caller</w:t>
        </w:r>
      </w:ins>
    </w:p>
    <w:p w14:paraId="32E02CC9" w14:textId="1C7748FD" w:rsidR="005A0CCD" w:rsidRPr="00E1285E" w:rsidRDefault="0033481F" w:rsidP="00704B24">
      <w:pPr>
        <w:autoSpaceDE w:val="0"/>
        <w:autoSpaceDN w:val="0"/>
        <w:adjustRightInd w:val="0"/>
        <w:ind w:left="709"/>
        <w:rPr>
          <w:rFonts w:asciiTheme="majorHAnsi" w:hAnsiTheme="majorHAnsi" w:cstheme="majorHAnsi"/>
          <w:sz w:val="26"/>
          <w:szCs w:val="26"/>
          <w:lang w:val="en-US"/>
        </w:rPr>
      </w:pPr>
      <w:ins w:id="73" w:author="Microsoft Office User" w:date="2024-01-30T12:18:00Z">
        <w:r w:rsidRPr="0033481F">
          <w:rPr>
            <w:rFonts w:asciiTheme="majorHAnsi" w:hAnsiTheme="majorHAnsi" w:cstheme="majorHAnsi"/>
            <w:sz w:val="26"/>
            <w:szCs w:val="26"/>
            <w:highlight w:val="yellow"/>
            <w:lang w:val="en-US"/>
            <w:rPrChange w:id="74" w:author="Microsoft Office User" w:date="2024-01-30T12:19:00Z">
              <w:rPr>
                <w:rFonts w:asciiTheme="majorHAnsi" w:hAnsiTheme="majorHAnsi" w:cstheme="majorHAnsi"/>
                <w:sz w:val="26"/>
                <w:szCs w:val="26"/>
                <w:lang w:val="en-US"/>
              </w:rPr>
            </w:rPrChange>
          </w:rPr>
          <w:t>[InventColabs]: Noted, Admin would be able</w:t>
        </w:r>
      </w:ins>
      <w:ins w:id="75" w:author="Microsoft Office User" w:date="2024-01-30T12:19:00Z">
        <w:r w:rsidRPr="0033481F">
          <w:rPr>
            <w:rFonts w:asciiTheme="majorHAnsi" w:hAnsiTheme="majorHAnsi" w:cstheme="majorHAnsi"/>
            <w:sz w:val="26"/>
            <w:szCs w:val="26"/>
            <w:highlight w:val="yellow"/>
            <w:lang w:val="en-US"/>
            <w:rPrChange w:id="76" w:author="Microsoft Office User" w:date="2024-01-30T12:19:00Z">
              <w:rPr>
                <w:rFonts w:asciiTheme="majorHAnsi" w:hAnsiTheme="majorHAnsi" w:cstheme="majorHAnsi"/>
                <w:sz w:val="26"/>
                <w:szCs w:val="26"/>
                <w:lang w:val="en-US"/>
              </w:rPr>
            </w:rPrChange>
          </w:rPr>
          <w:t xml:space="preserve"> to update or generate new Cart for reduce duration.</w:t>
        </w:r>
      </w:ins>
    </w:p>
    <w:p w14:paraId="34516BD8" w14:textId="77777777" w:rsidR="00D10C29" w:rsidRPr="00E1285E" w:rsidRDefault="00D10C29" w:rsidP="0039654D">
      <w:pPr>
        <w:widowControl w:val="0"/>
        <w:pBdr>
          <w:top w:val="nil"/>
          <w:left w:val="nil"/>
          <w:bottom w:val="nil"/>
          <w:right w:val="nil"/>
          <w:between w:val="nil"/>
        </w:pBdr>
        <w:spacing w:line="276" w:lineRule="auto"/>
        <w:jc w:val="both"/>
        <w:rPr>
          <w:rFonts w:asciiTheme="majorHAnsi" w:hAnsiTheme="majorHAnsi" w:cstheme="majorHAnsi"/>
          <w:color w:val="000000"/>
        </w:rPr>
      </w:pPr>
    </w:p>
    <w:p w14:paraId="2FE9EE61" w14:textId="77777777" w:rsidR="00A65AA6" w:rsidRPr="00E1285E" w:rsidRDefault="00A65AA6"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 xml:space="preserve">Order Management: </w:t>
      </w:r>
      <w:r w:rsidRPr="00E1285E">
        <w:rPr>
          <w:rFonts w:asciiTheme="majorHAnsi" w:eastAsia="Times New Roman" w:hAnsiTheme="majorHAnsi" w:cstheme="majorHAnsi"/>
          <w:color w:val="000000"/>
          <w:shd w:val="clear" w:color="auto" w:fill="FFFFFF"/>
          <w:lang w:val="en-IN"/>
        </w:rPr>
        <w:t>Admin would be able to manage Orders. List of all the pending or upcoming orders will display on the screen. Orders will display into chronological order latest will be display on top.</w:t>
      </w:r>
    </w:p>
    <w:p w14:paraId="3C6AD8A1" w14:textId="00A12AFD" w:rsidR="00A65AA6" w:rsidRPr="00E1285E" w:rsidRDefault="00245091" w:rsidP="00A65AA6">
      <w:pPr>
        <w:spacing w:line="276" w:lineRule="auto"/>
        <w:jc w:val="both"/>
        <w:rPr>
          <w:rFonts w:asciiTheme="majorHAnsi" w:hAnsiTheme="majorHAnsi" w:cstheme="majorHAnsi"/>
          <w:b/>
          <w:highlight w:val="yellow"/>
        </w:rPr>
      </w:pPr>
      <w:r w:rsidRPr="00E1285E">
        <w:rPr>
          <w:rFonts w:asciiTheme="majorHAnsi" w:eastAsia="Times New Roman" w:hAnsiTheme="majorHAnsi" w:cstheme="majorHAnsi"/>
          <w:b/>
          <w:sz w:val="24"/>
          <w:szCs w:val="24"/>
          <w:highlight w:val="yellow"/>
          <w:lang w:val="en-IN"/>
        </w:rPr>
        <w:t xml:space="preserve">URNavi Tech: </w:t>
      </w:r>
      <w:r w:rsidRPr="00E1285E">
        <w:rPr>
          <w:rFonts w:asciiTheme="majorHAnsi" w:hAnsiTheme="majorHAnsi" w:cstheme="majorHAnsi"/>
          <w:b/>
          <w:highlight w:val="yellow"/>
        </w:rPr>
        <w:t>Doctor can prescribe medicines for 1 month, 2 months or 3 months. Patient will see only duration of medicine and Price.</w:t>
      </w:r>
    </w:p>
    <w:p w14:paraId="41FACAB5" w14:textId="61668AD6" w:rsidR="00245091" w:rsidRPr="00E1285E" w:rsidRDefault="00245091" w:rsidP="00A65AA6">
      <w:pPr>
        <w:spacing w:line="276" w:lineRule="auto"/>
        <w:jc w:val="both"/>
        <w:rPr>
          <w:rFonts w:asciiTheme="majorHAnsi" w:eastAsia="Times New Roman" w:hAnsiTheme="majorHAnsi" w:cstheme="majorHAnsi"/>
          <w:b/>
          <w:sz w:val="24"/>
          <w:szCs w:val="24"/>
          <w:lang w:val="en-IN"/>
        </w:rPr>
      </w:pPr>
      <w:r w:rsidRPr="00E1285E">
        <w:rPr>
          <w:rFonts w:asciiTheme="majorHAnsi" w:eastAsia="Times New Roman" w:hAnsiTheme="majorHAnsi" w:cstheme="majorHAnsi"/>
          <w:b/>
          <w:sz w:val="24"/>
          <w:szCs w:val="24"/>
          <w:highlight w:val="yellow"/>
          <w:lang w:val="en-IN"/>
        </w:rPr>
        <w:t>[InventColabs]: Noted</w:t>
      </w:r>
    </w:p>
    <w:p w14:paraId="46957B8B" w14:textId="77777777" w:rsidR="00245091" w:rsidRPr="00E1285E" w:rsidRDefault="00245091" w:rsidP="00A65AA6">
      <w:pPr>
        <w:spacing w:line="276" w:lineRule="auto"/>
        <w:jc w:val="both"/>
        <w:rPr>
          <w:rFonts w:asciiTheme="majorHAnsi" w:eastAsia="Times New Roman" w:hAnsiTheme="majorHAnsi" w:cstheme="majorHAnsi"/>
          <w:sz w:val="24"/>
          <w:szCs w:val="24"/>
          <w:lang w:val="en-IN"/>
        </w:rPr>
      </w:pPr>
    </w:p>
    <w:p w14:paraId="6A0566B6" w14:textId="77777777" w:rsidR="00A65AA6" w:rsidRPr="00E1285E" w:rsidRDefault="00A65AA6" w:rsidP="00A65AA6">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Show:</w:t>
      </w:r>
      <w:r w:rsidRPr="00E1285E">
        <w:rPr>
          <w:rFonts w:asciiTheme="majorHAnsi" w:eastAsia="Times New Roman" w:hAnsiTheme="majorHAnsi" w:cstheme="majorHAnsi"/>
          <w:color w:val="000000"/>
          <w:shd w:val="clear" w:color="auto" w:fill="FFFFFF"/>
          <w:lang w:val="en-IN"/>
        </w:rPr>
        <w:t xml:space="preserve"> Following information will display on the screen:</w:t>
      </w:r>
    </w:p>
    <w:p w14:paraId="6C42463B" w14:textId="641E094C" w:rsidR="00A65AA6" w:rsidRPr="00E1285E" w:rsidRDefault="00A65AA6"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lastRenderedPageBreak/>
        <w:t>Order ID</w:t>
      </w:r>
    </w:p>
    <w:p w14:paraId="6F57A3A4" w14:textId="781A0E20" w:rsidR="00AF1F75" w:rsidRPr="00E1285E" w:rsidRDefault="00AF1F75" w:rsidP="00AF1F75">
      <w:pPr>
        <w:spacing w:line="276" w:lineRule="auto"/>
        <w:jc w:val="both"/>
        <w:textAlignment w:val="baseline"/>
        <w:rPr>
          <w:rFonts w:asciiTheme="majorHAnsi" w:hAnsiTheme="majorHAnsi" w:cstheme="majorHAnsi"/>
          <w:b/>
          <w:highlight w:val="yellow"/>
        </w:rPr>
      </w:pPr>
      <w:r w:rsidRPr="00E1285E">
        <w:rPr>
          <w:rFonts w:asciiTheme="majorHAnsi" w:eastAsia="Times New Roman" w:hAnsiTheme="majorHAnsi" w:cstheme="majorHAnsi"/>
          <w:b/>
          <w:color w:val="000000"/>
          <w:highlight w:val="yellow"/>
          <w:lang w:val="en-IN"/>
        </w:rPr>
        <w:t xml:space="preserve">URNavi Tech: </w:t>
      </w:r>
      <w:r w:rsidRPr="00E1285E">
        <w:rPr>
          <w:rFonts w:asciiTheme="majorHAnsi" w:hAnsiTheme="majorHAnsi" w:cstheme="majorHAnsi"/>
          <w:b/>
          <w:highlight w:val="yellow"/>
        </w:rPr>
        <w:t>Link Order id with Appointment ID. And link Appointment ID with UHID and link UHID with User ID</w:t>
      </w:r>
    </w:p>
    <w:p w14:paraId="1A9CE953" w14:textId="571BB048" w:rsidR="00AF1F75" w:rsidRPr="00E1285E" w:rsidRDefault="00AF1F75" w:rsidP="00AF1F75">
      <w:pPr>
        <w:spacing w:line="276" w:lineRule="auto"/>
        <w:jc w:val="both"/>
        <w:rPr>
          <w:rFonts w:asciiTheme="majorHAnsi" w:eastAsia="Times New Roman" w:hAnsiTheme="majorHAnsi" w:cstheme="majorHAnsi"/>
          <w:b/>
          <w:sz w:val="24"/>
          <w:szCs w:val="24"/>
          <w:lang w:val="en-IN"/>
        </w:rPr>
      </w:pPr>
      <w:r w:rsidRPr="00E1285E">
        <w:rPr>
          <w:rFonts w:asciiTheme="majorHAnsi" w:eastAsia="Times New Roman" w:hAnsiTheme="majorHAnsi" w:cstheme="majorHAnsi"/>
          <w:b/>
          <w:sz w:val="24"/>
          <w:szCs w:val="24"/>
          <w:highlight w:val="yellow"/>
          <w:lang w:val="en-IN"/>
        </w:rPr>
        <w:t>[InventColabs]: Noted</w:t>
      </w:r>
    </w:p>
    <w:p w14:paraId="458D37C6" w14:textId="09216569" w:rsidR="00A65AA6" w:rsidRPr="00E1285E" w:rsidRDefault="007B0C49"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Date &amp; Time of Order</w:t>
      </w:r>
    </w:p>
    <w:p w14:paraId="613C1E25" w14:textId="5A301CDA" w:rsidR="007B0C49" w:rsidRPr="00E1285E" w:rsidRDefault="000A3ABA"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 xml:space="preserve">Booked By &amp; Booked For </w:t>
      </w:r>
    </w:p>
    <w:p w14:paraId="02CFC8B7" w14:textId="6A5E25BE" w:rsidR="000A3ABA" w:rsidRPr="00E1285E" w:rsidRDefault="000A3ABA"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Doctor Name</w:t>
      </w:r>
    </w:p>
    <w:p w14:paraId="38DACBE1" w14:textId="491ECDD7" w:rsidR="000A3ABA" w:rsidRPr="00E1285E" w:rsidRDefault="000A3ABA"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Order Type: Appointment (New or Follow up) or Products</w:t>
      </w:r>
    </w:p>
    <w:p w14:paraId="4705EB40" w14:textId="37EC3ADA" w:rsidR="000A3ABA" w:rsidRPr="00E1285E" w:rsidRDefault="000A3ABA"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Order Amount</w:t>
      </w:r>
    </w:p>
    <w:p w14:paraId="7C9A8CEA" w14:textId="6A7018C7" w:rsidR="000A3ABA" w:rsidRPr="00E1285E" w:rsidRDefault="000A3ABA"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Status</w:t>
      </w:r>
    </w:p>
    <w:p w14:paraId="6FAFEE66" w14:textId="3C780BEF" w:rsidR="00A65AA6" w:rsidRPr="00E1285E" w:rsidRDefault="00A65AA6"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Created Date</w:t>
      </w:r>
    </w:p>
    <w:p w14:paraId="646EAE9B" w14:textId="77777777" w:rsidR="00DF5E98" w:rsidRPr="00E1285E" w:rsidRDefault="00DF5E98" w:rsidP="00DF5E98">
      <w:pPr>
        <w:spacing w:line="276" w:lineRule="auto"/>
        <w:jc w:val="both"/>
        <w:textAlignment w:val="baseline"/>
        <w:rPr>
          <w:rFonts w:asciiTheme="majorHAnsi" w:eastAsia="Times New Roman" w:hAnsiTheme="majorHAnsi" w:cstheme="majorHAnsi"/>
          <w:color w:val="000000"/>
          <w:lang w:val="en-IN"/>
        </w:rPr>
      </w:pPr>
    </w:p>
    <w:p w14:paraId="652F4764" w14:textId="77777777" w:rsidR="00A65AA6" w:rsidRPr="00E1285E" w:rsidRDefault="00A65AA6" w:rsidP="00A65AA6">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Search Orders</w:t>
      </w:r>
      <w:r w:rsidRPr="00E1285E">
        <w:rPr>
          <w:rFonts w:asciiTheme="majorHAnsi" w:eastAsia="Times New Roman" w:hAnsiTheme="majorHAnsi" w:cstheme="majorHAnsi"/>
          <w:color w:val="000000"/>
          <w:shd w:val="clear" w:color="auto" w:fill="FFFFFF"/>
          <w:lang w:val="en-IN"/>
        </w:rPr>
        <w:t>: Admin would be able to search the desired Order using keyword search filter:</w:t>
      </w:r>
    </w:p>
    <w:p w14:paraId="71DE0899" w14:textId="185A7AE5" w:rsidR="00A65AA6" w:rsidRPr="00E1285E" w:rsidRDefault="00A65AA6" w:rsidP="00526E5F">
      <w:pPr>
        <w:numPr>
          <w:ilvl w:val="0"/>
          <w:numId w:val="22"/>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 xml:space="preserve">Search by </w:t>
      </w:r>
      <w:r w:rsidR="00223771" w:rsidRPr="00E1285E">
        <w:rPr>
          <w:rFonts w:asciiTheme="majorHAnsi" w:eastAsia="Times New Roman" w:hAnsiTheme="majorHAnsi" w:cstheme="majorHAnsi"/>
          <w:color w:val="000000"/>
          <w:shd w:val="clear" w:color="auto" w:fill="FFFFFF"/>
          <w:lang w:val="en-IN"/>
        </w:rPr>
        <w:t>Order ID</w:t>
      </w:r>
    </w:p>
    <w:p w14:paraId="6229546B" w14:textId="770F9FD9" w:rsidR="00BD0CB1" w:rsidRPr="00E1285E" w:rsidRDefault="00BD0CB1" w:rsidP="00526E5F">
      <w:pPr>
        <w:numPr>
          <w:ilvl w:val="0"/>
          <w:numId w:val="22"/>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Search by Patient Name</w:t>
      </w:r>
    </w:p>
    <w:p w14:paraId="18E2ED9F" w14:textId="77777777" w:rsidR="001B0455" w:rsidRPr="00E1285E" w:rsidRDefault="001B0455" w:rsidP="001B0455">
      <w:pPr>
        <w:spacing w:line="276" w:lineRule="auto"/>
        <w:jc w:val="both"/>
        <w:textAlignment w:val="baseline"/>
        <w:rPr>
          <w:rFonts w:asciiTheme="majorHAnsi" w:eastAsia="Times New Roman" w:hAnsiTheme="majorHAnsi" w:cstheme="majorHAnsi"/>
          <w:color w:val="000000"/>
          <w:lang w:val="en-IN"/>
        </w:rPr>
      </w:pPr>
    </w:p>
    <w:p w14:paraId="6DFCC4FF" w14:textId="0FA8EFFE" w:rsidR="00A65AA6" w:rsidRPr="00E1285E" w:rsidRDefault="00A65AA6" w:rsidP="00A65AA6">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Filters</w:t>
      </w:r>
      <w:r w:rsidRPr="00E1285E">
        <w:rPr>
          <w:rFonts w:asciiTheme="majorHAnsi" w:eastAsia="Times New Roman" w:hAnsiTheme="majorHAnsi" w:cstheme="majorHAnsi"/>
          <w:color w:val="000000"/>
          <w:shd w:val="clear" w:color="auto" w:fill="FFFFFF"/>
          <w:lang w:val="en-IN"/>
        </w:rPr>
        <w:t>:</w:t>
      </w:r>
      <w:r w:rsidRPr="00E1285E">
        <w:rPr>
          <w:rFonts w:asciiTheme="majorHAnsi" w:eastAsia="Times New Roman" w:hAnsiTheme="majorHAnsi" w:cstheme="majorHAnsi"/>
          <w:sz w:val="24"/>
          <w:szCs w:val="24"/>
          <w:lang w:val="en-IN"/>
        </w:rPr>
        <w:t xml:space="preserve"> </w:t>
      </w:r>
      <w:r w:rsidRPr="00E1285E">
        <w:rPr>
          <w:rFonts w:asciiTheme="majorHAnsi" w:eastAsia="Times New Roman" w:hAnsiTheme="majorHAnsi" w:cstheme="majorHAnsi"/>
          <w:color w:val="000000"/>
          <w:shd w:val="clear" w:color="auto" w:fill="FFFFFF"/>
          <w:lang w:val="en-IN"/>
        </w:rPr>
        <w:t xml:space="preserve">Filter by </w:t>
      </w:r>
      <w:r w:rsidR="001B0455" w:rsidRPr="00E1285E">
        <w:rPr>
          <w:rFonts w:asciiTheme="majorHAnsi" w:eastAsia="Times New Roman" w:hAnsiTheme="majorHAnsi" w:cstheme="majorHAnsi"/>
          <w:color w:val="000000"/>
          <w:shd w:val="clear" w:color="auto" w:fill="FFFFFF"/>
          <w:lang w:val="en-IN"/>
        </w:rPr>
        <w:t>Date Range</w:t>
      </w:r>
    </w:p>
    <w:p w14:paraId="151E6EBD" w14:textId="617C2560" w:rsidR="00A65AA6" w:rsidRPr="00E1285E" w:rsidRDefault="002E013C" w:rsidP="00A65AA6">
      <w:pPr>
        <w:spacing w:line="276" w:lineRule="auto"/>
        <w:jc w:val="both"/>
        <w:rPr>
          <w:rFonts w:asciiTheme="majorHAnsi" w:eastAsia="Arial Unicode MS" w:hAnsiTheme="majorHAnsi" w:cstheme="majorHAnsi"/>
          <w:b/>
          <w:highlight w:val="yellow"/>
        </w:rPr>
      </w:pPr>
      <w:r w:rsidRPr="00E1285E">
        <w:rPr>
          <w:rFonts w:asciiTheme="majorHAnsi" w:eastAsia="Times New Roman" w:hAnsiTheme="majorHAnsi" w:cstheme="majorHAnsi"/>
          <w:b/>
          <w:sz w:val="24"/>
          <w:szCs w:val="24"/>
          <w:highlight w:val="yellow"/>
          <w:lang w:val="en-IN"/>
        </w:rPr>
        <w:t xml:space="preserve">Mayur Feedback: </w:t>
      </w:r>
      <w:r w:rsidRPr="00E1285E">
        <w:rPr>
          <w:rFonts w:asciiTheme="majorHAnsi" w:eastAsia="Arial Unicode MS" w:hAnsiTheme="majorHAnsi" w:cstheme="majorHAnsi"/>
          <w:b/>
          <w:highlight w:val="yellow"/>
        </w:rPr>
        <w:t>Also filter by patient</w:t>
      </w:r>
    </w:p>
    <w:p w14:paraId="72B2BDD2" w14:textId="61813779" w:rsidR="002E013C" w:rsidRPr="00E1285E" w:rsidRDefault="002E013C" w:rsidP="00A65AA6">
      <w:pPr>
        <w:spacing w:line="276" w:lineRule="auto"/>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sz w:val="24"/>
          <w:szCs w:val="24"/>
          <w:highlight w:val="yellow"/>
          <w:lang w:val="en-IN"/>
        </w:rPr>
        <w:t>[InventColabs]: Noted</w:t>
      </w:r>
    </w:p>
    <w:p w14:paraId="3539FA18" w14:textId="77777777" w:rsidR="002E013C" w:rsidRPr="00E1285E" w:rsidRDefault="002E013C" w:rsidP="00A65AA6">
      <w:pPr>
        <w:spacing w:line="276" w:lineRule="auto"/>
        <w:jc w:val="both"/>
        <w:rPr>
          <w:rFonts w:asciiTheme="majorHAnsi" w:eastAsia="Times New Roman" w:hAnsiTheme="majorHAnsi" w:cstheme="majorHAnsi"/>
          <w:sz w:val="24"/>
          <w:szCs w:val="24"/>
          <w:lang w:val="en-IN"/>
        </w:rPr>
      </w:pPr>
    </w:p>
    <w:p w14:paraId="4B8B0520" w14:textId="77777777" w:rsidR="00A65AA6" w:rsidRPr="00E1285E" w:rsidRDefault="00A65AA6" w:rsidP="00A65AA6">
      <w:pPr>
        <w:spacing w:line="276" w:lineRule="auto"/>
        <w:ind w:left="720"/>
        <w:jc w:val="both"/>
        <w:rPr>
          <w:rFonts w:asciiTheme="majorHAnsi" w:eastAsia="Times New Roman" w:hAnsiTheme="majorHAnsi" w:cstheme="majorHAnsi"/>
          <w:b/>
          <w:bCs/>
          <w:color w:val="000000"/>
          <w:shd w:val="clear" w:color="auto" w:fill="FFFFFF"/>
          <w:lang w:val="en-IN"/>
        </w:rPr>
      </w:pPr>
      <w:r w:rsidRPr="00E1285E">
        <w:rPr>
          <w:rFonts w:asciiTheme="majorHAnsi" w:eastAsia="Times New Roman" w:hAnsiTheme="majorHAnsi" w:cstheme="majorHAnsi"/>
          <w:b/>
          <w:bCs/>
          <w:color w:val="000000"/>
          <w:shd w:val="clear" w:color="auto" w:fill="FFFFFF"/>
          <w:lang w:val="en-IN"/>
        </w:rPr>
        <w:t>Admin would be able to do following action:</w:t>
      </w:r>
      <w:r w:rsidRPr="00E1285E">
        <w:rPr>
          <w:rFonts w:asciiTheme="majorHAnsi" w:eastAsia="Times New Roman" w:hAnsiTheme="majorHAnsi" w:cstheme="majorHAnsi"/>
          <w:b/>
          <w:bCs/>
          <w:color w:val="000000"/>
          <w:shd w:val="clear" w:color="auto" w:fill="FFFFFF"/>
          <w:lang w:val="en-IN"/>
        </w:rPr>
        <w:tab/>
      </w:r>
    </w:p>
    <w:p w14:paraId="2F508CDE" w14:textId="77777777" w:rsidR="00A65AA6" w:rsidRPr="00E1285E" w:rsidRDefault="00A65AA6" w:rsidP="00526E5F">
      <w:pPr>
        <w:numPr>
          <w:ilvl w:val="0"/>
          <w:numId w:val="24"/>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b/>
          <w:color w:val="000000"/>
          <w:lang w:val="en-IN"/>
        </w:rPr>
        <w:t>View Details:</w:t>
      </w:r>
      <w:r w:rsidRPr="00E1285E">
        <w:rPr>
          <w:rFonts w:asciiTheme="majorHAnsi" w:eastAsia="Times New Roman" w:hAnsiTheme="majorHAnsi" w:cstheme="majorHAnsi"/>
          <w:color w:val="000000"/>
          <w:lang w:val="en-IN"/>
        </w:rPr>
        <w:t xml:space="preserve"> As soon as admin will select “View Details” then Navigate to another screen there will display details of the selected order.</w:t>
      </w:r>
    </w:p>
    <w:p w14:paraId="4038FE3C" w14:textId="77777777" w:rsidR="00A65AA6" w:rsidRPr="00E1285E" w:rsidRDefault="00A65AA6" w:rsidP="00526E5F">
      <w:pPr>
        <w:numPr>
          <w:ilvl w:val="0"/>
          <w:numId w:val="24"/>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b/>
          <w:color w:val="000000"/>
          <w:lang w:val="en-IN"/>
        </w:rPr>
        <w:t>Cancel Order:</w:t>
      </w:r>
      <w:r w:rsidRPr="00E1285E">
        <w:rPr>
          <w:rFonts w:asciiTheme="majorHAnsi" w:eastAsia="Times New Roman" w:hAnsiTheme="majorHAnsi" w:cstheme="majorHAnsi"/>
          <w:color w:val="000000"/>
          <w:lang w:val="en-IN"/>
        </w:rPr>
        <w:t xml:space="preserve"> Admin would be able to cancel selected order then admin need to add reason of cancellation.</w:t>
      </w:r>
    </w:p>
    <w:p w14:paraId="5939B61C" w14:textId="2C11B276" w:rsidR="00BF33D4" w:rsidRPr="00E1285E" w:rsidRDefault="00BF33D4" w:rsidP="00526E5F">
      <w:pPr>
        <w:numPr>
          <w:ilvl w:val="0"/>
          <w:numId w:val="24"/>
        </w:numPr>
        <w:spacing w:line="276" w:lineRule="auto"/>
        <w:ind w:left="1440"/>
        <w:jc w:val="both"/>
        <w:textAlignment w:val="baseline"/>
        <w:rPr>
          <w:rFonts w:asciiTheme="majorHAnsi" w:hAnsiTheme="majorHAnsi" w:cstheme="majorHAnsi"/>
          <w:color w:val="000000"/>
        </w:rPr>
      </w:pPr>
      <w:r w:rsidRPr="00E1285E">
        <w:rPr>
          <w:rFonts w:asciiTheme="majorHAnsi" w:eastAsia="Times New Roman" w:hAnsiTheme="majorHAnsi" w:cstheme="majorHAnsi"/>
          <w:b/>
          <w:color w:val="000000"/>
          <w:lang w:val="en-IN"/>
        </w:rPr>
        <w:t>Update Status</w:t>
      </w:r>
      <w:r w:rsidR="00A65AA6" w:rsidRPr="00E1285E">
        <w:rPr>
          <w:rFonts w:asciiTheme="majorHAnsi" w:eastAsia="Times New Roman" w:hAnsiTheme="majorHAnsi" w:cstheme="majorHAnsi"/>
          <w:b/>
          <w:color w:val="000000"/>
          <w:lang w:val="en-IN"/>
        </w:rPr>
        <w:t xml:space="preserve"> </w:t>
      </w:r>
      <w:r w:rsidRPr="00E1285E">
        <w:rPr>
          <w:rFonts w:asciiTheme="majorHAnsi" w:eastAsia="Times New Roman" w:hAnsiTheme="majorHAnsi" w:cstheme="majorHAnsi"/>
          <w:b/>
          <w:color w:val="000000"/>
          <w:lang w:val="en-IN"/>
        </w:rPr>
        <w:t xml:space="preserve">of </w:t>
      </w:r>
      <w:r w:rsidR="00A65AA6" w:rsidRPr="00E1285E">
        <w:rPr>
          <w:rFonts w:asciiTheme="majorHAnsi" w:eastAsia="Times New Roman" w:hAnsiTheme="majorHAnsi" w:cstheme="majorHAnsi"/>
          <w:b/>
          <w:color w:val="000000"/>
          <w:lang w:val="en-IN"/>
        </w:rPr>
        <w:t>Order:</w:t>
      </w:r>
      <w:r w:rsidR="00A65AA6" w:rsidRPr="00E1285E">
        <w:rPr>
          <w:rFonts w:asciiTheme="majorHAnsi" w:eastAsia="Times New Roman" w:hAnsiTheme="majorHAnsi" w:cstheme="majorHAnsi"/>
          <w:color w:val="000000"/>
          <w:lang w:val="en-IN"/>
        </w:rPr>
        <w:t xml:space="preserve"> Admin would be able to </w:t>
      </w:r>
      <w:r w:rsidRPr="00E1285E">
        <w:rPr>
          <w:rFonts w:asciiTheme="majorHAnsi" w:eastAsia="Times New Roman" w:hAnsiTheme="majorHAnsi" w:cstheme="majorHAnsi"/>
          <w:color w:val="000000"/>
          <w:lang w:val="en-IN"/>
        </w:rPr>
        <w:t>change the status of products ordered as:</w:t>
      </w:r>
    </w:p>
    <w:p w14:paraId="3DF817F5" w14:textId="44A415A7" w:rsidR="00BF33D4" w:rsidRPr="00E1285E" w:rsidRDefault="001011F4" w:rsidP="00526E5F">
      <w:pPr>
        <w:numPr>
          <w:ilvl w:val="2"/>
          <w:numId w:val="24"/>
        </w:numPr>
        <w:spacing w:line="276" w:lineRule="auto"/>
        <w:jc w:val="both"/>
        <w:textAlignment w:val="baseline"/>
        <w:rPr>
          <w:rFonts w:asciiTheme="majorHAnsi" w:hAnsiTheme="majorHAnsi" w:cstheme="majorHAnsi"/>
          <w:color w:val="000000"/>
        </w:rPr>
      </w:pPr>
      <w:r w:rsidRPr="00E1285E">
        <w:rPr>
          <w:rFonts w:asciiTheme="majorHAnsi" w:eastAsia="Times New Roman" w:hAnsiTheme="majorHAnsi" w:cstheme="majorHAnsi"/>
          <w:color w:val="000000"/>
          <w:lang w:val="en-IN"/>
        </w:rPr>
        <w:t>Pending Order (Default)</w:t>
      </w:r>
    </w:p>
    <w:p w14:paraId="65DF6DE0" w14:textId="72DEF74E" w:rsidR="001011F4" w:rsidRPr="00E1285E" w:rsidRDefault="001011F4" w:rsidP="00526E5F">
      <w:pPr>
        <w:numPr>
          <w:ilvl w:val="2"/>
          <w:numId w:val="24"/>
        </w:numPr>
        <w:spacing w:line="276" w:lineRule="auto"/>
        <w:jc w:val="both"/>
        <w:textAlignment w:val="baseline"/>
        <w:rPr>
          <w:rFonts w:asciiTheme="majorHAnsi" w:hAnsiTheme="majorHAnsi" w:cstheme="majorHAnsi"/>
          <w:color w:val="000000"/>
        </w:rPr>
      </w:pPr>
      <w:r w:rsidRPr="00E1285E">
        <w:rPr>
          <w:rFonts w:asciiTheme="majorHAnsi" w:hAnsiTheme="majorHAnsi" w:cstheme="majorHAnsi"/>
          <w:color w:val="000000"/>
        </w:rPr>
        <w:t>Order in progress</w:t>
      </w:r>
    </w:p>
    <w:p w14:paraId="6EC257FB" w14:textId="73ED75E6" w:rsidR="001011F4" w:rsidRPr="00E1285E" w:rsidRDefault="001011F4" w:rsidP="00526E5F">
      <w:pPr>
        <w:numPr>
          <w:ilvl w:val="2"/>
          <w:numId w:val="24"/>
        </w:numPr>
        <w:spacing w:line="276" w:lineRule="auto"/>
        <w:jc w:val="both"/>
        <w:textAlignment w:val="baseline"/>
        <w:rPr>
          <w:rFonts w:asciiTheme="majorHAnsi" w:hAnsiTheme="majorHAnsi" w:cstheme="majorHAnsi"/>
          <w:color w:val="000000"/>
        </w:rPr>
      </w:pPr>
      <w:r w:rsidRPr="00E1285E">
        <w:rPr>
          <w:rFonts w:asciiTheme="majorHAnsi" w:hAnsiTheme="majorHAnsi" w:cstheme="majorHAnsi"/>
          <w:color w:val="000000"/>
        </w:rPr>
        <w:t>Packed</w:t>
      </w:r>
    </w:p>
    <w:p w14:paraId="77D0F72E" w14:textId="5B2B36CA" w:rsidR="001011F4" w:rsidRPr="00E1285E" w:rsidRDefault="00B26B72" w:rsidP="00526E5F">
      <w:pPr>
        <w:numPr>
          <w:ilvl w:val="2"/>
          <w:numId w:val="24"/>
        </w:numPr>
        <w:spacing w:line="276" w:lineRule="auto"/>
        <w:jc w:val="both"/>
        <w:textAlignment w:val="baseline"/>
        <w:rPr>
          <w:rFonts w:asciiTheme="majorHAnsi" w:hAnsiTheme="majorHAnsi" w:cstheme="majorHAnsi"/>
          <w:color w:val="000000"/>
        </w:rPr>
      </w:pPr>
      <w:r w:rsidRPr="00E1285E">
        <w:rPr>
          <w:rFonts w:asciiTheme="majorHAnsi" w:hAnsiTheme="majorHAnsi" w:cstheme="majorHAnsi"/>
          <w:color w:val="000000"/>
        </w:rPr>
        <w:t>Shipped Delivered</w:t>
      </w:r>
    </w:p>
    <w:p w14:paraId="44147DCF" w14:textId="374E7AEC" w:rsidR="001011F4" w:rsidRPr="00E1285E" w:rsidRDefault="00B26B72" w:rsidP="00526E5F">
      <w:pPr>
        <w:numPr>
          <w:ilvl w:val="2"/>
          <w:numId w:val="24"/>
        </w:numPr>
        <w:spacing w:line="276" w:lineRule="auto"/>
        <w:jc w:val="both"/>
        <w:textAlignment w:val="baseline"/>
        <w:rPr>
          <w:rFonts w:asciiTheme="majorHAnsi" w:hAnsiTheme="majorHAnsi" w:cstheme="majorHAnsi"/>
          <w:color w:val="000000"/>
        </w:rPr>
      </w:pPr>
      <w:r w:rsidRPr="00E1285E">
        <w:rPr>
          <w:rFonts w:asciiTheme="majorHAnsi" w:hAnsiTheme="majorHAnsi" w:cstheme="majorHAnsi"/>
          <w:color w:val="000000"/>
        </w:rPr>
        <w:t>Refund</w:t>
      </w:r>
    </w:p>
    <w:p w14:paraId="39790C64" w14:textId="118803DD" w:rsidR="00776725" w:rsidRPr="00E1285E" w:rsidRDefault="00776725" w:rsidP="00776725">
      <w:pPr>
        <w:pStyle w:val="CommentText"/>
        <w:rPr>
          <w:rFonts w:asciiTheme="majorHAnsi" w:hAnsiTheme="majorHAnsi" w:cstheme="majorHAnsi"/>
          <w:b/>
          <w:highlight w:val="yellow"/>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Medicines are customised and couriered specially for patient.</w:t>
      </w:r>
    </w:p>
    <w:p w14:paraId="73DD226E" w14:textId="77777777" w:rsidR="00776725" w:rsidRPr="00E1285E" w:rsidRDefault="00776725" w:rsidP="00776725">
      <w:pPr>
        <w:pStyle w:val="CommentText"/>
        <w:rPr>
          <w:rFonts w:asciiTheme="majorHAnsi" w:hAnsiTheme="majorHAnsi" w:cstheme="majorHAnsi"/>
          <w:b/>
          <w:highlight w:val="yellow"/>
        </w:rPr>
      </w:pPr>
      <w:r w:rsidRPr="00E1285E">
        <w:rPr>
          <w:rFonts w:asciiTheme="majorHAnsi" w:hAnsiTheme="majorHAnsi" w:cstheme="majorHAnsi"/>
          <w:b/>
          <w:highlight w:val="yellow"/>
        </w:rPr>
        <w:t xml:space="preserve">Refunding on 'no reason' is not a policy of SAPL. </w:t>
      </w:r>
    </w:p>
    <w:p w14:paraId="057EC875" w14:textId="77777777" w:rsidR="00776725" w:rsidRPr="00E1285E" w:rsidRDefault="00776725" w:rsidP="00776725">
      <w:pPr>
        <w:pStyle w:val="CommentText"/>
        <w:rPr>
          <w:rFonts w:asciiTheme="majorHAnsi" w:hAnsiTheme="majorHAnsi" w:cstheme="majorHAnsi"/>
          <w:b/>
        </w:rPr>
      </w:pPr>
      <w:r w:rsidRPr="00E1285E">
        <w:rPr>
          <w:rFonts w:asciiTheme="majorHAnsi" w:hAnsiTheme="majorHAnsi" w:cstheme="majorHAnsi"/>
          <w:b/>
          <w:highlight w:val="yellow"/>
        </w:rPr>
        <w:t>Exceptional cases to be considered for Refunds : (1) SAPL couldn’t provide doc for consultation in booked time and patient not ready for reschduling appointment, (2) Medicines couldn’t reach to patient due to country regulatory issues,</w:t>
      </w:r>
      <w:r w:rsidRPr="00E1285E">
        <w:rPr>
          <w:rFonts w:asciiTheme="majorHAnsi" w:hAnsiTheme="majorHAnsi" w:cstheme="majorHAnsi"/>
          <w:b/>
        </w:rPr>
        <w:t xml:space="preserve"> </w:t>
      </w:r>
    </w:p>
    <w:p w14:paraId="3257D834" w14:textId="77777777" w:rsidR="00776725" w:rsidRPr="00E1285E" w:rsidRDefault="00776725" w:rsidP="00776725">
      <w:pPr>
        <w:spacing w:line="276" w:lineRule="auto"/>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sz w:val="24"/>
          <w:szCs w:val="24"/>
          <w:highlight w:val="yellow"/>
          <w:lang w:val="en-IN"/>
        </w:rPr>
        <w:t>[InventColabs]: Noted</w:t>
      </w:r>
    </w:p>
    <w:p w14:paraId="58CE82CB" w14:textId="105290FE" w:rsidR="00776725" w:rsidRPr="00E1285E" w:rsidRDefault="00776725" w:rsidP="00776725">
      <w:pPr>
        <w:spacing w:line="276" w:lineRule="auto"/>
        <w:jc w:val="both"/>
        <w:textAlignment w:val="baseline"/>
        <w:rPr>
          <w:rFonts w:asciiTheme="majorHAnsi" w:hAnsiTheme="majorHAnsi" w:cstheme="majorHAnsi"/>
          <w:color w:val="000000"/>
        </w:rPr>
      </w:pPr>
    </w:p>
    <w:p w14:paraId="79983972" w14:textId="0E9F6714" w:rsidR="00024673" w:rsidRPr="00E1285E" w:rsidRDefault="001011F4" w:rsidP="00526E5F">
      <w:pPr>
        <w:numPr>
          <w:ilvl w:val="0"/>
          <w:numId w:val="24"/>
        </w:numPr>
        <w:spacing w:line="276" w:lineRule="auto"/>
        <w:ind w:left="1440"/>
        <w:jc w:val="both"/>
        <w:textAlignment w:val="baseline"/>
        <w:rPr>
          <w:rFonts w:asciiTheme="majorHAnsi" w:hAnsiTheme="majorHAnsi" w:cstheme="majorHAnsi"/>
          <w:color w:val="000000"/>
        </w:rPr>
      </w:pPr>
      <w:r w:rsidRPr="00E1285E">
        <w:rPr>
          <w:rFonts w:asciiTheme="majorHAnsi" w:eastAsia="Times New Roman" w:hAnsiTheme="majorHAnsi" w:cstheme="majorHAnsi"/>
          <w:color w:val="000000"/>
          <w:lang w:val="en-IN"/>
        </w:rPr>
        <w:t xml:space="preserve">Admin can refund the amount if order is not fulfilled due to country restrictions </w:t>
      </w:r>
    </w:p>
    <w:p w14:paraId="2B05809A" w14:textId="77777777" w:rsidR="00024673" w:rsidRPr="00E1285E" w:rsidRDefault="00024673" w:rsidP="00024673">
      <w:pPr>
        <w:widowControl w:val="0"/>
        <w:pBdr>
          <w:top w:val="nil"/>
          <w:left w:val="nil"/>
          <w:bottom w:val="nil"/>
          <w:right w:val="nil"/>
          <w:between w:val="nil"/>
        </w:pBdr>
        <w:spacing w:line="276" w:lineRule="auto"/>
        <w:ind w:left="709"/>
        <w:jc w:val="both"/>
        <w:rPr>
          <w:rFonts w:asciiTheme="majorHAnsi" w:hAnsiTheme="majorHAnsi" w:cstheme="majorHAnsi"/>
          <w:color w:val="000000"/>
        </w:rPr>
      </w:pPr>
    </w:p>
    <w:p w14:paraId="149C8E63" w14:textId="2D943D6E" w:rsidR="003D3681" w:rsidRPr="00E1285E" w:rsidRDefault="003D3681" w:rsidP="00526E5F">
      <w:pPr>
        <w:widowControl w:val="0"/>
        <w:numPr>
          <w:ilvl w:val="0"/>
          <w:numId w:val="11"/>
        </w:numPr>
        <w:pBdr>
          <w:top w:val="nil"/>
          <w:left w:val="nil"/>
          <w:bottom w:val="nil"/>
          <w:right w:val="nil"/>
          <w:between w:val="nil"/>
        </w:pBdr>
        <w:spacing w:line="276" w:lineRule="auto"/>
        <w:ind w:left="709" w:hanging="283"/>
        <w:jc w:val="both"/>
        <w:rPr>
          <w:rFonts w:asciiTheme="majorHAnsi" w:hAnsiTheme="majorHAnsi" w:cstheme="majorHAnsi"/>
          <w:color w:val="000000"/>
        </w:rPr>
      </w:pPr>
      <w:r w:rsidRPr="00E1285E">
        <w:rPr>
          <w:rFonts w:asciiTheme="majorHAnsi" w:hAnsiTheme="majorHAnsi" w:cstheme="majorHAnsi"/>
          <w:b/>
          <w:color w:val="000000"/>
        </w:rPr>
        <w:t>Content Manager</w:t>
      </w:r>
      <w:r w:rsidRPr="00E1285E">
        <w:rPr>
          <w:rFonts w:asciiTheme="majorHAnsi" w:hAnsiTheme="majorHAnsi" w:cstheme="majorHAnsi"/>
          <w:color w:val="000000"/>
        </w:rPr>
        <w:t xml:space="preserve">: From this manager admin would be able to manage static content. Static Pages like: </w:t>
      </w:r>
    </w:p>
    <w:p w14:paraId="290EFC40" w14:textId="1ABDF030" w:rsidR="00E53459" w:rsidRPr="00E1285E" w:rsidRDefault="00010ADF" w:rsidP="00526E5F">
      <w:pPr>
        <w:pStyle w:val="ListParagraph"/>
        <w:widowControl w:val="0"/>
        <w:numPr>
          <w:ilvl w:val="0"/>
          <w:numId w:val="1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Policy Document</w:t>
      </w:r>
    </w:p>
    <w:p w14:paraId="03B43476" w14:textId="34311483" w:rsidR="00010ADF" w:rsidRPr="00E1285E" w:rsidRDefault="00010ADF" w:rsidP="00526E5F">
      <w:pPr>
        <w:pStyle w:val="ListParagraph"/>
        <w:widowControl w:val="0"/>
        <w:numPr>
          <w:ilvl w:val="0"/>
          <w:numId w:val="1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Cancellation Policy</w:t>
      </w:r>
    </w:p>
    <w:p w14:paraId="59ECB52A" w14:textId="05D50914" w:rsidR="00010ADF" w:rsidRPr="00E1285E" w:rsidRDefault="00010ADF" w:rsidP="00526E5F">
      <w:pPr>
        <w:pStyle w:val="ListParagraph"/>
        <w:widowControl w:val="0"/>
        <w:numPr>
          <w:ilvl w:val="0"/>
          <w:numId w:val="1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lastRenderedPageBreak/>
        <w:t>Rescheduling</w:t>
      </w:r>
    </w:p>
    <w:p w14:paraId="7A6CECF8" w14:textId="34603682" w:rsidR="00FB43DD" w:rsidRPr="00E1285E" w:rsidRDefault="00D415CE" w:rsidP="00526E5F">
      <w:pPr>
        <w:pStyle w:val="ListParagraph"/>
        <w:widowControl w:val="0"/>
        <w:numPr>
          <w:ilvl w:val="0"/>
          <w:numId w:val="14"/>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Terms &amp; conditions</w:t>
      </w:r>
    </w:p>
    <w:p w14:paraId="6A17E37A" w14:textId="646B3041" w:rsidR="002E013C" w:rsidRPr="00E1285E" w:rsidRDefault="002E013C" w:rsidP="002E013C">
      <w:pPr>
        <w:widowControl w:val="0"/>
        <w:pBdr>
          <w:top w:val="nil"/>
          <w:left w:val="nil"/>
          <w:bottom w:val="nil"/>
          <w:right w:val="nil"/>
          <w:between w:val="nil"/>
        </w:pBdr>
        <w:spacing w:line="276" w:lineRule="auto"/>
        <w:jc w:val="both"/>
        <w:rPr>
          <w:rFonts w:asciiTheme="majorHAnsi" w:eastAsia="Arial Unicode MS" w:hAnsiTheme="majorHAnsi" w:cstheme="majorHAnsi"/>
          <w:b/>
          <w:highlight w:val="yellow"/>
        </w:rPr>
      </w:pPr>
      <w:r w:rsidRPr="00E1285E">
        <w:rPr>
          <w:rFonts w:asciiTheme="majorHAnsi" w:hAnsiTheme="majorHAnsi" w:cstheme="majorHAnsi"/>
          <w:b/>
          <w:color w:val="000000"/>
          <w:highlight w:val="yellow"/>
        </w:rPr>
        <w:t xml:space="preserve">Mayur Feedback: </w:t>
      </w:r>
      <w:r w:rsidRPr="00E1285E">
        <w:rPr>
          <w:rFonts w:asciiTheme="majorHAnsi" w:eastAsia="Arial Unicode MS" w:hAnsiTheme="majorHAnsi" w:cstheme="majorHAnsi"/>
          <w:b/>
          <w:highlight w:val="yellow"/>
        </w:rPr>
        <w:t>Can add/edit/delete content like blogs, videos, home page data and other configurable values</w:t>
      </w:r>
    </w:p>
    <w:p w14:paraId="7F2720A0" w14:textId="5CF20055" w:rsidR="002E013C" w:rsidRPr="00E1285E" w:rsidRDefault="002E013C" w:rsidP="002E013C">
      <w:pPr>
        <w:widowControl w:val="0"/>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[Inventcolabs]: Admin can only Edit the contents, Can’t Add or Delete.</w:t>
      </w:r>
    </w:p>
    <w:p w14:paraId="4B03979E" w14:textId="63DC60F6" w:rsidR="002F65A4" w:rsidRPr="00E1285E" w:rsidRDefault="002F65A4" w:rsidP="002E013C">
      <w:pPr>
        <w:widowControl w:val="0"/>
        <w:pBdr>
          <w:top w:val="nil"/>
          <w:left w:val="nil"/>
          <w:bottom w:val="nil"/>
          <w:right w:val="nil"/>
          <w:between w:val="nil"/>
        </w:pBdr>
        <w:spacing w:line="276" w:lineRule="auto"/>
        <w:jc w:val="both"/>
        <w:rPr>
          <w:rFonts w:asciiTheme="majorHAnsi" w:hAnsiTheme="majorHAnsi" w:cstheme="majorHAnsi"/>
          <w:b/>
          <w:color w:val="000000"/>
        </w:rPr>
      </w:pPr>
    </w:p>
    <w:p w14:paraId="1880B209" w14:textId="2145FA71" w:rsidR="002F65A4" w:rsidRPr="00E1285E" w:rsidRDefault="002F65A4" w:rsidP="002E013C">
      <w:pPr>
        <w:widowControl w:val="0"/>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 xml:space="preserve">URNavi tech: </w:t>
      </w:r>
      <w:commentRangeStart w:id="77"/>
      <w:commentRangeStart w:id="78"/>
      <w:r w:rsidRPr="00E1285E">
        <w:rPr>
          <w:rFonts w:asciiTheme="majorHAnsi" w:hAnsiTheme="majorHAnsi" w:cstheme="majorHAnsi"/>
        </w:rPr>
        <w:t>Promotional Contents such as Videos, Blogs, latest contents, Offers</w:t>
      </w:r>
      <w:commentRangeEnd w:id="77"/>
      <w:r w:rsidR="00A1003D">
        <w:rPr>
          <w:rStyle w:val="CommentReference"/>
        </w:rPr>
        <w:commentReference w:id="77"/>
      </w:r>
      <w:commentRangeEnd w:id="78"/>
      <w:r w:rsidR="00891834">
        <w:rPr>
          <w:rStyle w:val="CommentReference"/>
        </w:rPr>
        <w:commentReference w:id="78"/>
      </w:r>
    </w:p>
    <w:p w14:paraId="646E0CCC" w14:textId="02E9A182" w:rsidR="00EA4917" w:rsidRPr="00E1285E" w:rsidRDefault="002F65A4" w:rsidP="001E49BB">
      <w:pPr>
        <w:autoSpaceDE w:val="0"/>
        <w:autoSpaceDN w:val="0"/>
        <w:adjustRightInd w:val="0"/>
        <w:rPr>
          <w:rFonts w:asciiTheme="majorHAnsi" w:hAnsiTheme="majorHAnsi" w:cstheme="majorHAnsi"/>
          <w:b/>
          <w:color w:val="000000"/>
          <w:highlight w:val="yellow"/>
        </w:rPr>
      </w:pPr>
      <w:r w:rsidRPr="00E1285E">
        <w:rPr>
          <w:rFonts w:asciiTheme="majorHAnsi" w:hAnsiTheme="majorHAnsi" w:cstheme="majorHAnsi"/>
          <w:b/>
          <w:color w:val="000000"/>
          <w:highlight w:val="yellow"/>
        </w:rPr>
        <w:t>[Inventcolabs]: Admin would be able to edit content of the Content pages, you need to let us know for Add or delete content.</w:t>
      </w:r>
    </w:p>
    <w:p w14:paraId="7E5B13A8" w14:textId="77777777" w:rsidR="002F65A4" w:rsidRPr="00E1285E" w:rsidRDefault="002F65A4" w:rsidP="001E49BB">
      <w:pPr>
        <w:autoSpaceDE w:val="0"/>
        <w:autoSpaceDN w:val="0"/>
        <w:adjustRightInd w:val="0"/>
        <w:rPr>
          <w:rFonts w:asciiTheme="majorHAnsi" w:hAnsiTheme="majorHAnsi" w:cstheme="majorHAnsi"/>
          <w:lang w:val="en-US"/>
        </w:rPr>
      </w:pPr>
    </w:p>
    <w:p w14:paraId="040CDE65" w14:textId="7A0E1736" w:rsidR="008D462E" w:rsidRPr="00E1285E" w:rsidRDefault="003502F8" w:rsidP="00526E5F">
      <w:pPr>
        <w:widowControl w:val="0"/>
        <w:numPr>
          <w:ilvl w:val="0"/>
          <w:numId w:val="11"/>
        </w:numPr>
        <w:pBdr>
          <w:top w:val="nil"/>
          <w:left w:val="nil"/>
          <w:bottom w:val="nil"/>
          <w:right w:val="nil"/>
          <w:between w:val="nil"/>
        </w:pBdr>
        <w:spacing w:line="276" w:lineRule="auto"/>
        <w:ind w:left="709" w:hanging="283"/>
        <w:jc w:val="both"/>
        <w:rPr>
          <w:rFonts w:asciiTheme="majorHAnsi" w:hAnsiTheme="majorHAnsi" w:cstheme="majorHAnsi"/>
          <w:b/>
          <w:color w:val="000000"/>
        </w:rPr>
      </w:pPr>
      <w:r w:rsidRPr="00E1285E">
        <w:rPr>
          <w:rFonts w:asciiTheme="majorHAnsi" w:hAnsiTheme="majorHAnsi" w:cstheme="majorHAnsi"/>
          <w:b/>
          <w:color w:val="000000"/>
        </w:rPr>
        <w:t xml:space="preserve">Cancellation &amp; Refund Policy Matrix: </w:t>
      </w:r>
      <w:r w:rsidR="008D462E" w:rsidRPr="00E1285E">
        <w:rPr>
          <w:rFonts w:asciiTheme="majorHAnsi" w:hAnsiTheme="majorHAnsi" w:cstheme="majorHAnsi"/>
          <w:lang w:val="en-US"/>
        </w:rPr>
        <w:t>The "Cancellation &amp; Refund Policy Matrix" feature allows administrators to define and manage the percentage refund and charges for cancellations and reschedules based on a defined time frame before the scheduled appointment. Below is a structured outline for this management system:</w:t>
      </w:r>
    </w:p>
    <w:p w14:paraId="099D76CB" w14:textId="77777777" w:rsidR="008D462E" w:rsidRPr="00E1285E" w:rsidRDefault="008D462E" w:rsidP="008D462E">
      <w:pPr>
        <w:widowControl w:val="0"/>
        <w:pBdr>
          <w:top w:val="nil"/>
          <w:left w:val="nil"/>
          <w:bottom w:val="nil"/>
          <w:right w:val="nil"/>
          <w:between w:val="nil"/>
        </w:pBdr>
        <w:spacing w:line="276" w:lineRule="auto"/>
        <w:ind w:left="709"/>
        <w:jc w:val="both"/>
        <w:rPr>
          <w:rFonts w:asciiTheme="majorHAnsi" w:hAnsiTheme="majorHAnsi" w:cstheme="majorHAnsi"/>
          <w:b/>
          <w:color w:val="000000"/>
        </w:rPr>
      </w:pPr>
    </w:p>
    <w:p w14:paraId="7CBC77AB" w14:textId="6247F125" w:rsidR="008D462E" w:rsidRPr="00E1285E" w:rsidRDefault="008D462E" w:rsidP="008D462E">
      <w:pPr>
        <w:autoSpaceDE w:val="0"/>
        <w:autoSpaceDN w:val="0"/>
        <w:adjustRightInd w:val="0"/>
        <w:ind w:left="709"/>
        <w:rPr>
          <w:rFonts w:asciiTheme="majorHAnsi" w:hAnsiTheme="majorHAnsi" w:cstheme="majorHAnsi"/>
          <w:b/>
          <w:bCs/>
          <w:lang w:val="en-US"/>
        </w:rPr>
      </w:pPr>
      <w:r w:rsidRPr="00E1285E">
        <w:rPr>
          <w:rFonts w:asciiTheme="majorHAnsi" w:hAnsiTheme="majorHAnsi" w:cstheme="majorHAnsi"/>
          <w:b/>
          <w:bCs/>
          <w:lang w:val="en-US"/>
        </w:rPr>
        <w:t>Cancellation Policy:</w:t>
      </w:r>
    </w:p>
    <w:p w14:paraId="587388A7" w14:textId="77777777" w:rsidR="00AA6516" w:rsidRPr="00E1285E" w:rsidRDefault="00AA6516" w:rsidP="00AA6516">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Refund cases are only 2</w:t>
      </w:r>
    </w:p>
    <w:p w14:paraId="634E56BE" w14:textId="77777777" w:rsidR="00AA6516" w:rsidRPr="00E1285E" w:rsidRDefault="00AA6516" w:rsidP="00AA6516">
      <w:pPr>
        <w:pStyle w:val="CommentText"/>
        <w:rPr>
          <w:rFonts w:asciiTheme="majorHAnsi" w:hAnsiTheme="majorHAnsi" w:cstheme="majorHAnsi"/>
          <w:b/>
          <w:highlight w:val="yellow"/>
        </w:rPr>
      </w:pPr>
      <w:r w:rsidRPr="00E1285E">
        <w:rPr>
          <w:rFonts w:asciiTheme="majorHAnsi" w:hAnsiTheme="majorHAnsi" w:cstheme="majorHAnsi"/>
          <w:b/>
          <w:highlight w:val="yellow"/>
        </w:rPr>
        <w:t xml:space="preserve">(1) SAPL couldn’t provide doc for consultation in booked time and patient not ready for rescheduling appointment, (2) Medicines couldn’t reach to patient due to country regulatory issues, </w:t>
      </w:r>
    </w:p>
    <w:p w14:paraId="4F629C53" w14:textId="77777777" w:rsidR="00AA6516" w:rsidRPr="00E1285E" w:rsidRDefault="00AA6516" w:rsidP="00AA6516">
      <w:pPr>
        <w:pStyle w:val="CommentText"/>
        <w:rPr>
          <w:rFonts w:asciiTheme="majorHAnsi" w:hAnsiTheme="majorHAnsi" w:cstheme="majorHAnsi"/>
          <w:b/>
        </w:rPr>
      </w:pPr>
      <w:r w:rsidRPr="00E1285E">
        <w:rPr>
          <w:rFonts w:asciiTheme="majorHAnsi" w:hAnsiTheme="majorHAnsi" w:cstheme="majorHAnsi"/>
          <w:b/>
          <w:highlight w:val="yellow"/>
        </w:rPr>
        <w:t>In above scenario 100% refund to be given. No tiers structures applicable</w:t>
      </w:r>
    </w:p>
    <w:p w14:paraId="5B11AE51" w14:textId="0E1F250F" w:rsidR="00AA6516" w:rsidRPr="00E1285E" w:rsidRDefault="00AA6516" w:rsidP="00AA6516">
      <w:pPr>
        <w:autoSpaceDE w:val="0"/>
        <w:autoSpaceDN w:val="0"/>
        <w:adjustRightInd w:val="0"/>
        <w:rPr>
          <w:rFonts w:asciiTheme="majorHAnsi" w:hAnsiTheme="majorHAnsi" w:cstheme="majorHAnsi"/>
          <w:b/>
          <w:color w:val="000000"/>
          <w:highlight w:val="yellow"/>
        </w:rPr>
      </w:pPr>
      <w:r w:rsidRPr="00E1285E">
        <w:rPr>
          <w:rFonts w:asciiTheme="majorHAnsi" w:hAnsiTheme="majorHAnsi" w:cstheme="majorHAnsi"/>
          <w:b/>
          <w:color w:val="000000"/>
          <w:highlight w:val="yellow"/>
        </w:rPr>
        <w:t>[Inventcolabs]: Noted</w:t>
      </w:r>
    </w:p>
    <w:p w14:paraId="5BDD70E3" w14:textId="77777777" w:rsidR="00C417FA" w:rsidRPr="00E1285E" w:rsidRDefault="00C417FA" w:rsidP="00AA6516">
      <w:pPr>
        <w:autoSpaceDE w:val="0"/>
        <w:autoSpaceDN w:val="0"/>
        <w:adjustRightInd w:val="0"/>
        <w:rPr>
          <w:rFonts w:asciiTheme="majorHAnsi" w:hAnsiTheme="majorHAnsi" w:cstheme="majorHAnsi"/>
          <w:lang w:val="en-US"/>
        </w:rPr>
      </w:pPr>
    </w:p>
    <w:p w14:paraId="1F4B6C0B"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hAnsiTheme="majorHAnsi" w:cstheme="majorHAnsi"/>
          <w:b/>
          <w:highlight w:val="yellow"/>
          <w:lang w:val="en-US"/>
        </w:rPr>
        <w:t xml:space="preserve">Mayur Feedback: </w:t>
      </w:r>
      <w:r w:rsidRPr="00E1285E">
        <w:rPr>
          <w:rFonts w:asciiTheme="majorHAnsi" w:eastAsia="Arial Unicode MS" w:hAnsiTheme="majorHAnsi" w:cstheme="majorHAnsi"/>
          <w:b/>
          <w:highlight w:val="yellow"/>
        </w:rPr>
        <w:t>Cancellation is not refundable with very few exceptions like country restrictions.</w:t>
      </w:r>
    </w:p>
    <w:p w14:paraId="4486AA78" w14:textId="19EC0DF5" w:rsidR="002E013C" w:rsidRPr="00E1285E" w:rsidRDefault="002E013C" w:rsidP="002E013C">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5972F2EA" w14:textId="77777777" w:rsidR="008D462E" w:rsidRPr="00E1285E" w:rsidRDefault="008D462E" w:rsidP="008D462E">
      <w:pPr>
        <w:autoSpaceDE w:val="0"/>
        <w:autoSpaceDN w:val="0"/>
        <w:adjustRightInd w:val="0"/>
        <w:rPr>
          <w:rFonts w:asciiTheme="majorHAnsi" w:hAnsiTheme="majorHAnsi" w:cstheme="majorHAnsi"/>
          <w:lang w:val="en-US"/>
        </w:rPr>
      </w:pPr>
    </w:p>
    <w:p w14:paraId="3157A05C" w14:textId="77777777" w:rsidR="008D462E" w:rsidRPr="00E1285E" w:rsidRDefault="008D462E" w:rsidP="008D462E">
      <w:pPr>
        <w:autoSpaceDE w:val="0"/>
        <w:autoSpaceDN w:val="0"/>
        <w:adjustRightInd w:val="0"/>
        <w:ind w:left="709"/>
        <w:rPr>
          <w:rFonts w:asciiTheme="majorHAnsi" w:hAnsiTheme="majorHAnsi" w:cstheme="majorHAnsi"/>
          <w:lang w:val="en-US"/>
        </w:rPr>
      </w:pPr>
      <w:r w:rsidRPr="00E1285E">
        <w:rPr>
          <w:rFonts w:asciiTheme="majorHAnsi" w:hAnsiTheme="majorHAnsi" w:cstheme="majorHAnsi"/>
          <w:b/>
          <w:bCs/>
          <w:lang w:val="en-US"/>
        </w:rPr>
        <w:t>Reschedule Policy:</w:t>
      </w:r>
    </w:p>
    <w:p w14:paraId="1FA55296" w14:textId="54E91A17" w:rsidR="004E603F" w:rsidRPr="00E1285E" w:rsidRDefault="008D462E" w:rsidP="00526E5F">
      <w:pPr>
        <w:pStyle w:val="ListParagraph"/>
        <w:numPr>
          <w:ilvl w:val="0"/>
          <w:numId w:val="14"/>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Define Reschedule Charges: </w:t>
      </w:r>
      <w:r w:rsidRPr="00E1285E">
        <w:rPr>
          <w:rFonts w:asciiTheme="majorHAnsi" w:hAnsiTheme="majorHAnsi" w:cstheme="majorHAnsi"/>
          <w:lang w:val="en-US"/>
        </w:rPr>
        <w:t xml:space="preserve">Allow admins to define charges for rescheduling </w:t>
      </w:r>
      <w:commentRangeStart w:id="79"/>
      <w:commentRangeStart w:id="80"/>
      <w:r w:rsidRPr="00E1285E">
        <w:rPr>
          <w:rFonts w:asciiTheme="majorHAnsi" w:hAnsiTheme="majorHAnsi" w:cstheme="majorHAnsi"/>
          <w:lang w:val="en-US"/>
        </w:rPr>
        <w:t xml:space="preserve">X hours </w:t>
      </w:r>
      <w:commentRangeEnd w:id="79"/>
      <w:r w:rsidR="00A1003D">
        <w:rPr>
          <w:rStyle w:val="CommentReference"/>
        </w:rPr>
        <w:commentReference w:id="79"/>
      </w:r>
      <w:commentRangeEnd w:id="80"/>
      <w:r w:rsidR="008C49F0">
        <w:rPr>
          <w:rStyle w:val="CommentReference"/>
        </w:rPr>
        <w:commentReference w:id="80"/>
      </w:r>
      <w:r w:rsidRPr="00E1285E">
        <w:rPr>
          <w:rFonts w:asciiTheme="majorHAnsi" w:hAnsiTheme="majorHAnsi" w:cstheme="majorHAnsi"/>
          <w:lang w:val="en-US"/>
        </w:rPr>
        <w:t xml:space="preserve">before the scheduled appointment. </w:t>
      </w:r>
      <w:r w:rsidR="004E603F" w:rsidRPr="00E1285E">
        <w:rPr>
          <w:rFonts w:asciiTheme="majorHAnsi" w:hAnsiTheme="majorHAnsi" w:cstheme="majorHAnsi"/>
          <w:lang w:val="en-US"/>
        </w:rPr>
        <w:t>Only once rescheduling is allowed free of charge. Rescheduling can be done even after maximum allowed booking days(7 days) on any working day.</w:t>
      </w:r>
    </w:p>
    <w:p w14:paraId="2AA0312C" w14:textId="46DF5450" w:rsidR="008D462E" w:rsidRPr="00E1285E" w:rsidRDefault="008D462E" w:rsidP="00526E5F">
      <w:pPr>
        <w:pStyle w:val="ListParagraph"/>
        <w:numPr>
          <w:ilvl w:val="0"/>
          <w:numId w:val="14"/>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Secure Backend Connection: </w:t>
      </w:r>
      <w:r w:rsidRPr="00E1285E">
        <w:rPr>
          <w:rFonts w:asciiTheme="majorHAnsi" w:hAnsiTheme="majorHAnsi" w:cstheme="majorHAnsi"/>
          <w:lang w:val="en-US"/>
        </w:rPr>
        <w:t>Use secure connections for backend operations to protect sensitive policy data.</w:t>
      </w:r>
    </w:p>
    <w:p w14:paraId="00B26792" w14:textId="77777777" w:rsidR="008D462E" w:rsidRPr="00E1285E" w:rsidRDefault="008D462E" w:rsidP="008D462E">
      <w:pPr>
        <w:pStyle w:val="ListParagraph"/>
        <w:autoSpaceDE w:val="0"/>
        <w:autoSpaceDN w:val="0"/>
        <w:adjustRightInd w:val="0"/>
        <w:ind w:left="1440"/>
        <w:rPr>
          <w:rFonts w:asciiTheme="majorHAnsi" w:hAnsiTheme="majorHAnsi" w:cstheme="majorHAnsi"/>
          <w:lang w:val="en-US"/>
        </w:rPr>
      </w:pPr>
    </w:p>
    <w:p w14:paraId="754E8438" w14:textId="77777777" w:rsidR="008D462E" w:rsidRPr="00E1285E" w:rsidRDefault="008D462E" w:rsidP="008D462E">
      <w:pPr>
        <w:autoSpaceDE w:val="0"/>
        <w:autoSpaceDN w:val="0"/>
        <w:adjustRightInd w:val="0"/>
        <w:ind w:left="709"/>
        <w:rPr>
          <w:rFonts w:asciiTheme="majorHAnsi" w:hAnsiTheme="majorHAnsi" w:cstheme="majorHAnsi"/>
          <w:sz w:val="26"/>
          <w:szCs w:val="26"/>
          <w:lang w:val="en-US"/>
        </w:rPr>
      </w:pPr>
      <w:r w:rsidRPr="00E1285E">
        <w:rPr>
          <w:rFonts w:asciiTheme="majorHAnsi" w:hAnsiTheme="majorHAnsi" w:cstheme="majorHAnsi"/>
          <w:b/>
          <w:bCs/>
          <w:lang w:val="en-US"/>
        </w:rPr>
        <w:t>Note:</w:t>
      </w:r>
      <w:r w:rsidRPr="00E1285E">
        <w:rPr>
          <w:rFonts w:asciiTheme="majorHAnsi" w:hAnsiTheme="majorHAnsi" w:cstheme="majorHAnsi"/>
          <w:lang w:val="en-US"/>
        </w:rPr>
        <w:t xml:space="preserve"> Prioritize clear communication of the cancellation and reschedule policies to users, ensuring they are aware of the conditions and charges associated with these actions. Regularly review and update policies as needed to align with business requirements and user expectations.</w:t>
      </w:r>
    </w:p>
    <w:p w14:paraId="1F88FC1F" w14:textId="77777777" w:rsidR="008D462E" w:rsidRPr="00E1285E" w:rsidRDefault="008D462E" w:rsidP="00F70F47">
      <w:pPr>
        <w:widowControl w:val="0"/>
        <w:pBdr>
          <w:top w:val="nil"/>
          <w:left w:val="nil"/>
          <w:bottom w:val="nil"/>
          <w:right w:val="nil"/>
          <w:between w:val="nil"/>
        </w:pBdr>
        <w:spacing w:line="276" w:lineRule="auto"/>
        <w:jc w:val="both"/>
        <w:rPr>
          <w:rFonts w:asciiTheme="majorHAnsi" w:hAnsiTheme="majorHAnsi" w:cstheme="majorHAnsi"/>
          <w:color w:val="000000"/>
        </w:rPr>
      </w:pPr>
    </w:p>
    <w:p w14:paraId="5D52DB99" w14:textId="27356F37" w:rsidR="001475B6" w:rsidRPr="00E1285E" w:rsidRDefault="00F30EC2" w:rsidP="00526E5F">
      <w:pPr>
        <w:widowControl w:val="0"/>
        <w:numPr>
          <w:ilvl w:val="0"/>
          <w:numId w:val="11"/>
        </w:numPr>
        <w:pBdr>
          <w:top w:val="nil"/>
          <w:left w:val="nil"/>
          <w:bottom w:val="nil"/>
          <w:right w:val="nil"/>
          <w:between w:val="nil"/>
        </w:pBdr>
        <w:spacing w:line="276" w:lineRule="auto"/>
        <w:ind w:left="709" w:hanging="283"/>
        <w:jc w:val="both"/>
        <w:rPr>
          <w:rFonts w:asciiTheme="majorHAnsi" w:hAnsiTheme="majorHAnsi" w:cstheme="majorHAnsi"/>
          <w:color w:val="000000"/>
        </w:rPr>
      </w:pPr>
      <w:r w:rsidRPr="00E1285E">
        <w:rPr>
          <w:rFonts w:asciiTheme="majorHAnsi" w:hAnsiTheme="majorHAnsi" w:cstheme="majorHAnsi"/>
          <w:b/>
          <w:color w:val="000000"/>
        </w:rPr>
        <w:t>Email Templates Manager</w:t>
      </w:r>
      <w:r w:rsidRPr="00E1285E">
        <w:rPr>
          <w:rFonts w:asciiTheme="majorHAnsi" w:hAnsiTheme="majorHAnsi" w:cstheme="majorHAnsi"/>
          <w:color w:val="000000"/>
        </w:rPr>
        <w:t xml:space="preserve">: From this manager Admin can edit the content of email Templates. These emails would </w:t>
      </w:r>
      <w:r w:rsidRPr="00E1285E">
        <w:rPr>
          <w:rFonts w:asciiTheme="majorHAnsi" w:hAnsiTheme="majorHAnsi" w:cstheme="majorHAnsi"/>
        </w:rPr>
        <w:t>fire</w:t>
      </w:r>
      <w:r w:rsidRPr="00E1285E">
        <w:rPr>
          <w:rFonts w:asciiTheme="majorHAnsi" w:hAnsiTheme="majorHAnsi" w:cstheme="majorHAnsi"/>
          <w:color w:val="000000"/>
        </w:rPr>
        <w:t xml:space="preserve"> automatically </w:t>
      </w:r>
      <w:r w:rsidRPr="00E1285E">
        <w:rPr>
          <w:rFonts w:asciiTheme="majorHAnsi" w:hAnsiTheme="majorHAnsi" w:cstheme="majorHAnsi"/>
        </w:rPr>
        <w:t>when a specific</w:t>
      </w:r>
      <w:r w:rsidRPr="00E1285E">
        <w:rPr>
          <w:rFonts w:asciiTheme="majorHAnsi" w:hAnsiTheme="majorHAnsi" w:cstheme="majorHAnsi"/>
          <w:color w:val="000000"/>
        </w:rPr>
        <w:t xml:space="preserve"> </w:t>
      </w:r>
      <w:r w:rsidRPr="00E1285E">
        <w:rPr>
          <w:rFonts w:asciiTheme="majorHAnsi" w:hAnsiTheme="majorHAnsi" w:cstheme="majorHAnsi"/>
        </w:rPr>
        <w:t>event was held</w:t>
      </w:r>
      <w:r w:rsidRPr="00E1285E">
        <w:rPr>
          <w:rFonts w:asciiTheme="majorHAnsi" w:hAnsiTheme="majorHAnsi" w:cstheme="majorHAnsi"/>
          <w:color w:val="000000"/>
        </w:rPr>
        <w:t xml:space="preserve"> like </w:t>
      </w:r>
      <w:r w:rsidRPr="00E1285E">
        <w:rPr>
          <w:rFonts w:asciiTheme="majorHAnsi" w:hAnsiTheme="majorHAnsi" w:cstheme="majorHAnsi"/>
        </w:rPr>
        <w:t>when a new</w:t>
      </w:r>
      <w:r w:rsidRPr="00E1285E">
        <w:rPr>
          <w:rFonts w:asciiTheme="majorHAnsi" w:hAnsiTheme="majorHAnsi" w:cstheme="majorHAnsi"/>
          <w:color w:val="000000"/>
        </w:rPr>
        <w:t xml:space="preserve"> user registered welcome mail with activation link, forgot password mail with new password. Admin can only edit the content of email Templates (i.e. Admin won’t add or delete them). Email will fire at following events:</w:t>
      </w:r>
    </w:p>
    <w:p w14:paraId="37DEC0AD" w14:textId="77777777" w:rsidR="004E603F" w:rsidRPr="00E1285E" w:rsidRDefault="004E603F" w:rsidP="004E603F">
      <w:pPr>
        <w:pStyle w:val="CommentText"/>
        <w:rPr>
          <w:rFonts w:asciiTheme="majorHAnsi" w:hAnsiTheme="majorHAnsi" w:cstheme="majorHAnsi"/>
          <w:b/>
        </w:rPr>
      </w:pPr>
      <w:r w:rsidRPr="00E1285E">
        <w:rPr>
          <w:rFonts w:asciiTheme="majorHAnsi" w:hAnsiTheme="majorHAnsi" w:cstheme="majorHAnsi"/>
          <w:b/>
          <w:color w:val="000000"/>
          <w:highlight w:val="yellow"/>
        </w:rPr>
        <w:t xml:space="preserve">URNavi Tech: </w:t>
      </w:r>
      <w:r w:rsidRPr="00E1285E">
        <w:rPr>
          <w:rFonts w:asciiTheme="majorHAnsi" w:hAnsiTheme="majorHAnsi" w:cstheme="majorHAnsi"/>
          <w:b/>
          <w:highlight w:val="yellow"/>
        </w:rPr>
        <w:t>All email templates to be approved. Contents shall be editable</w:t>
      </w:r>
    </w:p>
    <w:p w14:paraId="47F84C40" w14:textId="486E2BFB" w:rsidR="004E603F" w:rsidRPr="00E1285E" w:rsidRDefault="004E603F" w:rsidP="004E603F">
      <w:pPr>
        <w:widowControl w:val="0"/>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highlight w:val="yellow"/>
        </w:rPr>
        <w:t>[InventColabs]: Noted</w:t>
      </w:r>
    </w:p>
    <w:p w14:paraId="4EBF5EE3" w14:textId="2C28E4D0" w:rsidR="001475B6" w:rsidRPr="00E1285E" w:rsidRDefault="00F30EC2" w:rsidP="003201C2">
      <w:pPr>
        <w:widowControl w:val="0"/>
        <w:numPr>
          <w:ilvl w:val="0"/>
          <w:numId w:val="8"/>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rPr>
        <w:t>Users</w:t>
      </w:r>
      <w:r w:rsidRPr="00E1285E">
        <w:rPr>
          <w:rFonts w:asciiTheme="majorHAnsi" w:hAnsiTheme="majorHAnsi" w:cstheme="majorHAnsi"/>
          <w:color w:val="000000"/>
        </w:rPr>
        <w:t xml:space="preserve"> registered into the system. Welcome email </w:t>
      </w:r>
      <w:r w:rsidRPr="00E1285E">
        <w:rPr>
          <w:rFonts w:asciiTheme="majorHAnsi" w:hAnsiTheme="majorHAnsi" w:cstheme="majorHAnsi"/>
        </w:rPr>
        <w:t>with an activation</w:t>
      </w:r>
      <w:r w:rsidRPr="00E1285E">
        <w:rPr>
          <w:rFonts w:asciiTheme="majorHAnsi" w:hAnsiTheme="majorHAnsi" w:cstheme="majorHAnsi"/>
          <w:color w:val="000000"/>
        </w:rPr>
        <w:t xml:space="preserve"> link will </w:t>
      </w:r>
      <w:r w:rsidRPr="00E1285E">
        <w:rPr>
          <w:rFonts w:asciiTheme="majorHAnsi" w:hAnsiTheme="majorHAnsi" w:cstheme="majorHAnsi"/>
        </w:rPr>
        <w:t>be sent</w:t>
      </w:r>
      <w:r w:rsidRPr="00E1285E">
        <w:rPr>
          <w:rFonts w:asciiTheme="majorHAnsi" w:hAnsiTheme="majorHAnsi" w:cstheme="majorHAnsi"/>
          <w:color w:val="000000"/>
        </w:rPr>
        <w:t xml:space="preserve"> </w:t>
      </w:r>
      <w:r w:rsidRPr="00E1285E">
        <w:rPr>
          <w:rFonts w:asciiTheme="majorHAnsi" w:hAnsiTheme="majorHAnsi" w:cstheme="majorHAnsi"/>
        </w:rPr>
        <w:t>to the user</w:t>
      </w:r>
      <w:r w:rsidRPr="00E1285E">
        <w:rPr>
          <w:rFonts w:asciiTheme="majorHAnsi" w:hAnsiTheme="majorHAnsi" w:cstheme="majorHAnsi"/>
          <w:color w:val="000000"/>
        </w:rPr>
        <w:t>.</w:t>
      </w:r>
    </w:p>
    <w:p w14:paraId="40C4BE41" w14:textId="01325404" w:rsidR="0077742C" w:rsidRPr="00E1285E" w:rsidRDefault="00F30EC2" w:rsidP="0077742C">
      <w:pPr>
        <w:widowControl w:val="0"/>
        <w:numPr>
          <w:ilvl w:val="0"/>
          <w:numId w:val="8"/>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Forgot password email. Email will fire to site users (who requested the email).</w:t>
      </w:r>
    </w:p>
    <w:p w14:paraId="1509E694" w14:textId="77777777" w:rsidR="006E77A2" w:rsidRPr="00E1285E" w:rsidRDefault="006E77A2" w:rsidP="006E77A2">
      <w:pPr>
        <w:widowControl w:val="0"/>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URNavi Tech: Appointment booked</w:t>
      </w:r>
    </w:p>
    <w:p w14:paraId="37DF8BB7"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lastRenderedPageBreak/>
        <w:t>Appointment Cancelled</w:t>
      </w:r>
    </w:p>
    <w:p w14:paraId="15FFBE0E"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Appointment Rescheduled</w:t>
      </w:r>
    </w:p>
    <w:p w14:paraId="0F2AD902"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Reminder of Appointment date/time</w:t>
      </w:r>
    </w:p>
    <w:p w14:paraId="79D3E4DC"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Payment and invoices</w:t>
      </w:r>
    </w:p>
    <w:p w14:paraId="50FFC288"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Cart ready to checkout</w:t>
      </w:r>
    </w:p>
    <w:p w14:paraId="7ED6C9EC"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Shipment of medicines</w:t>
      </w:r>
    </w:p>
    <w:p w14:paraId="110D5FDE"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Delivery of medicines</w:t>
      </w:r>
    </w:p>
    <w:p w14:paraId="49238850"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Followup appointment date approaching</w:t>
      </w:r>
    </w:p>
    <w:p w14:paraId="73313588"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Reminder to Cart</w:t>
      </w:r>
    </w:p>
    <w:p w14:paraId="41DFA5C1" w14:textId="77777777" w:rsidR="006E77A2" w:rsidRPr="00E1285E" w:rsidRDefault="006E77A2" w:rsidP="006E77A2">
      <w:pPr>
        <w:widowControl w:val="0"/>
        <w:numPr>
          <w:ilvl w:val="0"/>
          <w:numId w:val="8"/>
        </w:numPr>
        <w:pBdr>
          <w:top w:val="nil"/>
          <w:left w:val="nil"/>
          <w:bottom w:val="nil"/>
          <w:right w:val="nil"/>
          <w:between w:val="nil"/>
        </w:pBdr>
        <w:spacing w:line="276" w:lineRule="auto"/>
        <w:jc w:val="both"/>
        <w:rPr>
          <w:rFonts w:asciiTheme="majorHAnsi" w:hAnsiTheme="majorHAnsi" w:cstheme="majorHAnsi"/>
          <w:b/>
          <w:color w:val="000000"/>
          <w:highlight w:val="yellow"/>
        </w:rPr>
      </w:pPr>
      <w:r w:rsidRPr="00E1285E">
        <w:rPr>
          <w:rFonts w:asciiTheme="majorHAnsi" w:hAnsiTheme="majorHAnsi" w:cstheme="majorHAnsi"/>
          <w:b/>
          <w:color w:val="000000"/>
          <w:highlight w:val="yellow"/>
        </w:rPr>
        <w:t>Refund initiated</w:t>
      </w:r>
    </w:p>
    <w:p w14:paraId="25F4DB0E" w14:textId="77777777" w:rsidR="006E77A2" w:rsidRPr="00E1285E" w:rsidRDefault="006E77A2" w:rsidP="006E77A2">
      <w:pPr>
        <w:widowControl w:val="0"/>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highlight w:val="yellow"/>
        </w:rPr>
        <w:t>[InventColabs]: Noted</w:t>
      </w:r>
    </w:p>
    <w:p w14:paraId="1DF1D6EE" w14:textId="77777777" w:rsidR="006E77A2" w:rsidRPr="00E1285E" w:rsidRDefault="006E77A2" w:rsidP="006E77A2">
      <w:pPr>
        <w:widowControl w:val="0"/>
        <w:pBdr>
          <w:top w:val="nil"/>
          <w:left w:val="nil"/>
          <w:bottom w:val="nil"/>
          <w:right w:val="nil"/>
          <w:between w:val="nil"/>
        </w:pBdr>
        <w:spacing w:line="276" w:lineRule="auto"/>
        <w:jc w:val="both"/>
        <w:rPr>
          <w:rFonts w:asciiTheme="majorHAnsi" w:hAnsiTheme="majorHAnsi" w:cstheme="majorHAnsi"/>
          <w:color w:val="000000"/>
        </w:rPr>
      </w:pPr>
    </w:p>
    <w:p w14:paraId="40608267"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Mayur Feedback: </w:t>
      </w:r>
    </w:p>
    <w:p w14:paraId="51778880"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New Patient added</w:t>
      </w:r>
    </w:p>
    <w:p w14:paraId="71BC8398"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Appointment booked</w:t>
      </w:r>
    </w:p>
    <w:p w14:paraId="68114A0A"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Appointment cancelled</w:t>
      </w:r>
    </w:p>
    <w:p w14:paraId="7A524A28"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When cart is ready for checkout</w:t>
      </w:r>
    </w:p>
    <w:p w14:paraId="41F3C948"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Payment successful</w:t>
      </w:r>
    </w:p>
    <w:p w14:paraId="407DA699"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Order dispatched</w:t>
      </w:r>
    </w:p>
    <w:p w14:paraId="2F6D1473"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Order delivered</w:t>
      </w:r>
    </w:p>
    <w:p w14:paraId="06B64397" w14:textId="77777777" w:rsidR="002E013C" w:rsidRPr="00E1285E" w:rsidRDefault="002E013C" w:rsidP="002E013C">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Feedback</w:t>
      </w:r>
    </w:p>
    <w:p w14:paraId="1AD2AB20" w14:textId="5624EF40" w:rsidR="002E013C" w:rsidRPr="00E1285E" w:rsidRDefault="002E013C" w:rsidP="002E013C">
      <w:pPr>
        <w:widowControl w:val="0"/>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highlight w:val="yellow"/>
        </w:rPr>
        <w:t>[InventColabs]: Noted</w:t>
      </w:r>
    </w:p>
    <w:p w14:paraId="56F10A61" w14:textId="2320264A" w:rsidR="00281CDB" w:rsidRPr="00E1285E" w:rsidRDefault="00281CDB" w:rsidP="00281CDB">
      <w:pPr>
        <w:widowControl w:val="0"/>
        <w:pBdr>
          <w:top w:val="nil"/>
          <w:left w:val="nil"/>
          <w:bottom w:val="double" w:sz="6" w:space="1" w:color="auto"/>
          <w:right w:val="nil"/>
          <w:between w:val="nil"/>
        </w:pBdr>
        <w:spacing w:line="276" w:lineRule="auto"/>
        <w:jc w:val="both"/>
        <w:rPr>
          <w:rFonts w:asciiTheme="majorHAnsi" w:hAnsiTheme="majorHAnsi" w:cstheme="majorHAnsi"/>
          <w:color w:val="000000"/>
        </w:rPr>
      </w:pPr>
    </w:p>
    <w:p w14:paraId="317FC6E9" w14:textId="77777777" w:rsidR="00284278" w:rsidRPr="00E1285E" w:rsidRDefault="00284278" w:rsidP="0077742C">
      <w:pPr>
        <w:widowControl w:val="0"/>
        <w:pBdr>
          <w:top w:val="nil"/>
          <w:left w:val="nil"/>
          <w:bottom w:val="nil"/>
          <w:right w:val="nil"/>
          <w:between w:val="nil"/>
        </w:pBdr>
        <w:spacing w:line="276" w:lineRule="auto"/>
        <w:jc w:val="both"/>
        <w:rPr>
          <w:rFonts w:asciiTheme="majorHAnsi" w:hAnsiTheme="majorHAnsi" w:cstheme="majorHAnsi"/>
          <w:color w:val="000000"/>
        </w:rPr>
      </w:pPr>
    </w:p>
    <w:p w14:paraId="256033DE" w14:textId="417041EA" w:rsidR="004F4736" w:rsidRPr="00E1285E" w:rsidRDefault="006A3A09" w:rsidP="003201C2">
      <w:pPr>
        <w:pStyle w:val="Heading2"/>
        <w:numPr>
          <w:ilvl w:val="1"/>
          <w:numId w:val="6"/>
        </w:numPr>
        <w:spacing w:line="276" w:lineRule="auto"/>
        <w:jc w:val="both"/>
        <w:rPr>
          <w:rFonts w:asciiTheme="majorHAnsi" w:hAnsiTheme="majorHAnsi" w:cstheme="majorHAnsi"/>
          <w:highlight w:val="white"/>
        </w:rPr>
      </w:pPr>
      <w:bookmarkStart w:id="81" w:name="_Toc99974529"/>
      <w:bookmarkStart w:id="82" w:name="_Toc154149800"/>
      <w:r w:rsidRPr="00E1285E">
        <w:rPr>
          <w:rFonts w:asciiTheme="majorHAnsi" w:hAnsiTheme="majorHAnsi" w:cstheme="majorHAnsi"/>
          <w:highlight w:val="white"/>
        </w:rPr>
        <w:t>Web panel</w:t>
      </w:r>
      <w:r w:rsidR="009C6DEF" w:rsidRPr="00E1285E">
        <w:rPr>
          <w:rFonts w:asciiTheme="majorHAnsi" w:hAnsiTheme="majorHAnsi" w:cstheme="majorHAnsi"/>
          <w:highlight w:val="white"/>
        </w:rPr>
        <w:t xml:space="preserve"> </w:t>
      </w:r>
      <w:r w:rsidR="004F4736" w:rsidRPr="00E1285E">
        <w:rPr>
          <w:rFonts w:asciiTheme="majorHAnsi" w:hAnsiTheme="majorHAnsi" w:cstheme="majorHAnsi"/>
          <w:highlight w:val="white"/>
        </w:rPr>
        <w:t xml:space="preserve">for </w:t>
      </w:r>
      <w:bookmarkEnd w:id="81"/>
      <w:r w:rsidRPr="00E1285E">
        <w:rPr>
          <w:rFonts w:asciiTheme="majorHAnsi" w:hAnsiTheme="majorHAnsi" w:cstheme="majorHAnsi"/>
          <w:highlight w:val="white"/>
        </w:rPr>
        <w:t>Logistics</w:t>
      </w:r>
      <w:bookmarkEnd w:id="82"/>
    </w:p>
    <w:p w14:paraId="66B1713A" w14:textId="0CBF092A" w:rsidR="00505E74" w:rsidRPr="00E1285E" w:rsidRDefault="00604813" w:rsidP="00505E74">
      <w:pPr>
        <w:spacing w:line="276" w:lineRule="auto"/>
        <w:jc w:val="both"/>
        <w:rPr>
          <w:rFonts w:asciiTheme="majorHAnsi" w:hAnsiTheme="majorHAnsi" w:cstheme="majorHAnsi"/>
        </w:rPr>
      </w:pPr>
      <w:r w:rsidRPr="00E1285E">
        <w:rPr>
          <w:rFonts w:asciiTheme="majorHAnsi" w:hAnsiTheme="majorHAnsi" w:cstheme="majorHAnsi"/>
        </w:rPr>
        <w:t>Logistics</w:t>
      </w:r>
      <w:r w:rsidR="00505E74" w:rsidRPr="00E1285E">
        <w:rPr>
          <w:rFonts w:asciiTheme="majorHAnsi" w:hAnsiTheme="majorHAnsi" w:cstheme="majorHAnsi"/>
        </w:rPr>
        <w:t xml:space="preserve"> would have access to all the </w:t>
      </w:r>
      <w:r w:rsidRPr="00E1285E">
        <w:rPr>
          <w:rFonts w:asciiTheme="majorHAnsi" w:hAnsiTheme="majorHAnsi" w:cstheme="majorHAnsi"/>
        </w:rPr>
        <w:t xml:space="preserve">assigned </w:t>
      </w:r>
      <w:r w:rsidR="00505E74" w:rsidRPr="00E1285E">
        <w:rPr>
          <w:rFonts w:asciiTheme="majorHAnsi" w:hAnsiTheme="majorHAnsi" w:cstheme="majorHAnsi"/>
        </w:rPr>
        <w:t xml:space="preserve">modules. Following are the tasks/modules, which </w:t>
      </w:r>
      <w:r w:rsidRPr="00E1285E">
        <w:rPr>
          <w:rFonts w:asciiTheme="majorHAnsi" w:hAnsiTheme="majorHAnsi" w:cstheme="majorHAnsi"/>
        </w:rPr>
        <w:t xml:space="preserve">Logistics </w:t>
      </w:r>
      <w:r w:rsidR="00505E74" w:rsidRPr="00E1285E">
        <w:rPr>
          <w:rFonts w:asciiTheme="majorHAnsi" w:hAnsiTheme="majorHAnsi" w:cstheme="majorHAnsi"/>
        </w:rPr>
        <w:t>can perform on the Web Based panel.</w:t>
      </w:r>
    </w:p>
    <w:p w14:paraId="4051B402" w14:textId="77777777" w:rsidR="00505E74" w:rsidRPr="00E1285E" w:rsidRDefault="00505E74" w:rsidP="00505E74">
      <w:pPr>
        <w:spacing w:line="276" w:lineRule="auto"/>
        <w:jc w:val="both"/>
        <w:rPr>
          <w:rFonts w:asciiTheme="majorHAnsi" w:hAnsiTheme="majorHAnsi" w:cstheme="majorHAnsi"/>
        </w:rPr>
      </w:pPr>
    </w:p>
    <w:p w14:paraId="197386D2" w14:textId="6373F7A6" w:rsidR="00505E74" w:rsidRPr="00E1285E" w:rsidRDefault="00604813" w:rsidP="00505E74">
      <w:pPr>
        <w:spacing w:line="276" w:lineRule="auto"/>
        <w:jc w:val="both"/>
        <w:rPr>
          <w:rFonts w:asciiTheme="majorHAnsi" w:hAnsiTheme="majorHAnsi" w:cstheme="majorHAnsi"/>
        </w:rPr>
      </w:pPr>
      <w:r w:rsidRPr="00E1285E">
        <w:rPr>
          <w:rFonts w:asciiTheme="majorHAnsi" w:hAnsiTheme="majorHAnsi" w:cstheme="majorHAnsi"/>
        </w:rPr>
        <w:t>Logistics</w:t>
      </w:r>
      <w:r w:rsidR="00505E74" w:rsidRPr="00E1285E">
        <w:rPr>
          <w:rFonts w:asciiTheme="majorHAnsi" w:hAnsiTheme="majorHAnsi" w:cstheme="majorHAnsi"/>
        </w:rPr>
        <w:t xml:space="preserve"> </w:t>
      </w:r>
      <w:r w:rsidRPr="00E1285E">
        <w:rPr>
          <w:rFonts w:asciiTheme="majorHAnsi" w:hAnsiTheme="majorHAnsi" w:cstheme="majorHAnsi"/>
        </w:rPr>
        <w:t xml:space="preserve">partner </w:t>
      </w:r>
      <w:r w:rsidR="00505E74" w:rsidRPr="00E1285E">
        <w:rPr>
          <w:rFonts w:asciiTheme="majorHAnsi" w:hAnsiTheme="majorHAnsi" w:cstheme="majorHAnsi"/>
        </w:rPr>
        <w:t xml:space="preserve">will be able to login into the web-based </w:t>
      </w:r>
      <w:r w:rsidR="002245C2" w:rsidRPr="00E1285E">
        <w:rPr>
          <w:rFonts w:asciiTheme="majorHAnsi" w:hAnsiTheme="majorHAnsi" w:cstheme="majorHAnsi"/>
        </w:rPr>
        <w:t xml:space="preserve">logistic </w:t>
      </w:r>
      <w:r w:rsidR="00505E74" w:rsidRPr="00E1285E">
        <w:rPr>
          <w:rFonts w:asciiTheme="majorHAnsi" w:hAnsiTheme="majorHAnsi" w:cstheme="majorHAnsi"/>
        </w:rPr>
        <w:t>panel by providing the following details:</w:t>
      </w:r>
    </w:p>
    <w:p w14:paraId="0007F4D1" w14:textId="77777777" w:rsidR="00505E74" w:rsidRPr="00E1285E" w:rsidRDefault="00505E74" w:rsidP="00526E5F">
      <w:pPr>
        <w:numPr>
          <w:ilvl w:val="0"/>
          <w:numId w:val="9"/>
        </w:numPr>
        <w:spacing w:line="276" w:lineRule="auto"/>
        <w:jc w:val="both"/>
        <w:rPr>
          <w:rFonts w:asciiTheme="majorHAnsi" w:hAnsiTheme="majorHAnsi" w:cstheme="majorHAnsi"/>
          <w:color w:val="000000"/>
        </w:rPr>
      </w:pPr>
      <w:r w:rsidRPr="00E1285E">
        <w:rPr>
          <w:rFonts w:asciiTheme="majorHAnsi" w:hAnsiTheme="majorHAnsi" w:cstheme="majorHAnsi"/>
          <w:color w:val="000000"/>
        </w:rPr>
        <w:t>Email Address</w:t>
      </w:r>
    </w:p>
    <w:p w14:paraId="4C47B730" w14:textId="19456C0F" w:rsidR="00505E74" w:rsidRPr="00E1285E" w:rsidRDefault="00F309DC" w:rsidP="00526E5F">
      <w:pPr>
        <w:numPr>
          <w:ilvl w:val="0"/>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Email </w:t>
      </w:r>
      <w:r w:rsidR="00E73E32" w:rsidRPr="00E1285E">
        <w:rPr>
          <w:rFonts w:asciiTheme="majorHAnsi" w:hAnsiTheme="majorHAnsi" w:cstheme="majorHAnsi"/>
          <w:color w:val="000000"/>
        </w:rPr>
        <w:t>OTP</w:t>
      </w:r>
    </w:p>
    <w:p w14:paraId="32A067DC" w14:textId="77777777" w:rsidR="00505E74" w:rsidRPr="00E1285E" w:rsidRDefault="00505E74" w:rsidP="00505E74">
      <w:pPr>
        <w:pBdr>
          <w:top w:val="nil"/>
          <w:left w:val="nil"/>
          <w:bottom w:val="nil"/>
          <w:right w:val="nil"/>
          <w:between w:val="nil"/>
        </w:pBdr>
        <w:spacing w:line="276" w:lineRule="auto"/>
        <w:jc w:val="both"/>
        <w:rPr>
          <w:rFonts w:asciiTheme="majorHAnsi" w:hAnsiTheme="majorHAnsi" w:cstheme="majorHAnsi"/>
        </w:rPr>
      </w:pPr>
    </w:p>
    <w:p w14:paraId="4EBD3D96" w14:textId="2739C1AB" w:rsidR="00505E74" w:rsidRPr="00E1285E" w:rsidRDefault="00505E74" w:rsidP="00505E74">
      <w:pPr>
        <w:spacing w:line="276" w:lineRule="auto"/>
        <w:jc w:val="both"/>
        <w:rPr>
          <w:rFonts w:asciiTheme="majorHAnsi" w:hAnsiTheme="majorHAnsi" w:cstheme="majorHAnsi"/>
        </w:rPr>
      </w:pPr>
      <w:r w:rsidRPr="00E1285E">
        <w:rPr>
          <w:rFonts w:asciiTheme="majorHAnsi" w:hAnsiTheme="majorHAnsi" w:cstheme="majorHAnsi"/>
        </w:rPr>
        <w:t xml:space="preserve">The following are the tasks and modules, which the </w:t>
      </w:r>
      <w:r w:rsidR="00D53787" w:rsidRPr="00E1285E">
        <w:rPr>
          <w:rFonts w:asciiTheme="majorHAnsi" w:hAnsiTheme="majorHAnsi" w:cstheme="majorHAnsi"/>
        </w:rPr>
        <w:t>logistics partner</w:t>
      </w:r>
      <w:r w:rsidRPr="00E1285E">
        <w:rPr>
          <w:rFonts w:asciiTheme="majorHAnsi" w:hAnsiTheme="majorHAnsi" w:cstheme="majorHAnsi"/>
        </w:rPr>
        <w:t xml:space="preserve"> can perform and access:</w:t>
      </w:r>
    </w:p>
    <w:p w14:paraId="4CF07517" w14:textId="77777777" w:rsidR="00505E74" w:rsidRPr="00E1285E" w:rsidRDefault="00505E74" w:rsidP="00505E74">
      <w:pPr>
        <w:pBdr>
          <w:top w:val="nil"/>
          <w:left w:val="nil"/>
          <w:bottom w:val="nil"/>
          <w:right w:val="nil"/>
          <w:between w:val="nil"/>
        </w:pBdr>
        <w:spacing w:line="276" w:lineRule="auto"/>
        <w:rPr>
          <w:rFonts w:asciiTheme="majorHAnsi" w:hAnsiTheme="majorHAnsi" w:cstheme="majorHAnsi"/>
          <w:b/>
          <w:color w:val="000000"/>
        </w:rPr>
      </w:pPr>
    </w:p>
    <w:p w14:paraId="3FC8C5C7" w14:textId="5FE7DE27" w:rsidR="00505E74" w:rsidRPr="00E1285E" w:rsidRDefault="00505E74" w:rsidP="00526E5F">
      <w:pPr>
        <w:numPr>
          <w:ilvl w:val="0"/>
          <w:numId w:val="10"/>
        </w:numPr>
        <w:pBdr>
          <w:top w:val="nil"/>
          <w:left w:val="nil"/>
          <w:bottom w:val="nil"/>
          <w:right w:val="nil"/>
          <w:between w:val="nil"/>
        </w:pBdr>
        <w:spacing w:line="276" w:lineRule="auto"/>
        <w:rPr>
          <w:rFonts w:asciiTheme="majorHAnsi" w:hAnsiTheme="majorHAnsi" w:cstheme="majorHAnsi"/>
          <w:b/>
          <w:color w:val="000000"/>
        </w:rPr>
      </w:pPr>
      <w:r w:rsidRPr="00E1285E">
        <w:rPr>
          <w:rFonts w:asciiTheme="majorHAnsi" w:hAnsiTheme="majorHAnsi" w:cstheme="majorHAnsi"/>
          <w:b/>
          <w:color w:val="000000"/>
        </w:rPr>
        <w:t>Home Page (Dashboard):</w:t>
      </w:r>
      <w:r w:rsidRPr="00E1285E">
        <w:rPr>
          <w:rFonts w:asciiTheme="majorHAnsi" w:hAnsiTheme="majorHAnsi" w:cstheme="majorHAnsi"/>
          <w:color w:val="000000"/>
        </w:rPr>
        <w:t xml:space="preserve"> After successful login </w:t>
      </w:r>
      <w:r w:rsidR="009F5A54" w:rsidRPr="00E1285E">
        <w:rPr>
          <w:rFonts w:asciiTheme="majorHAnsi" w:hAnsiTheme="majorHAnsi" w:cstheme="majorHAnsi"/>
          <w:color w:val="000000"/>
        </w:rPr>
        <w:t xml:space="preserve">logistic </w:t>
      </w:r>
      <w:r w:rsidR="00E70652" w:rsidRPr="00E1285E">
        <w:rPr>
          <w:rFonts w:asciiTheme="majorHAnsi" w:hAnsiTheme="majorHAnsi" w:cstheme="majorHAnsi"/>
          <w:color w:val="000000"/>
        </w:rPr>
        <w:t>in house team</w:t>
      </w:r>
      <w:r w:rsidRPr="00E1285E">
        <w:rPr>
          <w:rFonts w:asciiTheme="majorHAnsi" w:hAnsiTheme="majorHAnsi" w:cstheme="majorHAnsi"/>
          <w:color w:val="000000"/>
        </w:rPr>
        <w:t xml:space="preserve"> would be redirected to this page. This page will provide the summary details of each section along with the link to navigate to that specific module. Dashboard will be the first screen, which will appear when the admin will login. The Dashboard will have the following.</w:t>
      </w:r>
      <w:r w:rsidRPr="00E1285E">
        <w:rPr>
          <w:rFonts w:asciiTheme="majorHAnsi" w:hAnsiTheme="majorHAnsi" w:cstheme="majorHAnsi"/>
          <w:color w:val="000000"/>
        </w:rPr>
        <w:br/>
      </w:r>
    </w:p>
    <w:p w14:paraId="145835A4" w14:textId="77777777" w:rsidR="00505E74" w:rsidRPr="00E1285E" w:rsidRDefault="00505E74" w:rsidP="00505E74">
      <w:pPr>
        <w:pBdr>
          <w:top w:val="nil"/>
          <w:left w:val="nil"/>
          <w:bottom w:val="nil"/>
          <w:right w:val="nil"/>
          <w:between w:val="nil"/>
        </w:pBdr>
        <w:spacing w:line="276" w:lineRule="auto"/>
        <w:ind w:left="720"/>
        <w:jc w:val="both"/>
        <w:rPr>
          <w:rFonts w:asciiTheme="majorHAnsi" w:hAnsiTheme="majorHAnsi" w:cstheme="majorHAnsi"/>
          <w:color w:val="000000"/>
        </w:rPr>
      </w:pPr>
      <w:r w:rsidRPr="00E1285E">
        <w:rPr>
          <w:rFonts w:asciiTheme="majorHAnsi" w:hAnsiTheme="majorHAnsi" w:cstheme="majorHAnsi"/>
          <w:color w:val="000000"/>
        </w:rPr>
        <w:t>Header</w:t>
      </w:r>
    </w:p>
    <w:p w14:paraId="170E9FF5" w14:textId="77777777" w:rsidR="00505E74" w:rsidRPr="00E1285E" w:rsidRDefault="00505E74"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Logo Left side</w:t>
      </w:r>
    </w:p>
    <w:p w14:paraId="271B4981" w14:textId="77777777" w:rsidR="00505E74" w:rsidRPr="00E1285E" w:rsidRDefault="00505E74"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Bell Icon for notification (Right side)</w:t>
      </w:r>
    </w:p>
    <w:p w14:paraId="5CDFA8FC" w14:textId="09440282" w:rsidR="00505E74" w:rsidRPr="00E1285E" w:rsidRDefault="00505E74"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Welcome </w:t>
      </w:r>
      <w:r w:rsidR="009F5A54" w:rsidRPr="00E1285E">
        <w:rPr>
          <w:rFonts w:asciiTheme="majorHAnsi" w:hAnsiTheme="majorHAnsi" w:cstheme="majorHAnsi"/>
          <w:color w:val="000000"/>
        </w:rPr>
        <w:t>Logistic Partner</w:t>
      </w:r>
      <w:r w:rsidRPr="00E1285E">
        <w:rPr>
          <w:rFonts w:asciiTheme="majorHAnsi" w:hAnsiTheme="majorHAnsi" w:cstheme="majorHAnsi"/>
          <w:color w:val="000000"/>
        </w:rPr>
        <w:t xml:space="preserve"> name (Right Side)</w:t>
      </w:r>
    </w:p>
    <w:p w14:paraId="0B62C48F" w14:textId="77777777"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lastRenderedPageBreak/>
        <w:t>Manage Profile</w:t>
      </w:r>
    </w:p>
    <w:p w14:paraId="671B62D6" w14:textId="77777777"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Change Password</w:t>
      </w:r>
    </w:p>
    <w:p w14:paraId="20AB911F" w14:textId="77777777"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Logout</w:t>
      </w:r>
    </w:p>
    <w:p w14:paraId="70EB22E2" w14:textId="293C57C2" w:rsidR="00505E74" w:rsidRPr="00E1285E" w:rsidRDefault="00505E74"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Left Panel</w:t>
      </w:r>
      <w:r w:rsidRPr="00E1285E">
        <w:rPr>
          <w:rFonts w:asciiTheme="majorHAnsi" w:hAnsiTheme="majorHAnsi" w:cstheme="majorHAnsi"/>
          <w:color w:val="000000"/>
        </w:rPr>
        <w:t xml:space="preserve">: </w:t>
      </w:r>
      <w:r w:rsidRPr="00E1285E">
        <w:rPr>
          <w:rFonts w:asciiTheme="majorHAnsi" w:hAnsiTheme="majorHAnsi" w:cstheme="majorHAnsi"/>
        </w:rPr>
        <w:t xml:space="preserve">Multiple options will be there in left panel, whenever any option is selected, associated information to that option will open in right panel. The </w:t>
      </w:r>
      <w:r w:rsidR="009F5A54" w:rsidRPr="00E1285E">
        <w:rPr>
          <w:rFonts w:asciiTheme="majorHAnsi" w:hAnsiTheme="majorHAnsi" w:cstheme="majorHAnsi"/>
        </w:rPr>
        <w:t>logistic partner</w:t>
      </w:r>
      <w:r w:rsidRPr="00E1285E">
        <w:rPr>
          <w:rFonts w:asciiTheme="majorHAnsi" w:hAnsiTheme="majorHAnsi" w:cstheme="majorHAnsi"/>
        </w:rPr>
        <w:t xml:space="preserve"> will be able to hide/show the left panel. Following options will be there in the left panel:</w:t>
      </w:r>
    </w:p>
    <w:p w14:paraId="07A62307" w14:textId="77777777"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rPr>
        <w:t xml:space="preserve">Dashboard (Currently Selected) </w:t>
      </w:r>
    </w:p>
    <w:p w14:paraId="0B9A7ED1" w14:textId="65874B19" w:rsidR="00505E74" w:rsidRPr="00E1285E" w:rsidRDefault="009F5A5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Orders Manager</w:t>
      </w:r>
    </w:p>
    <w:p w14:paraId="5D3198AB" w14:textId="77777777"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Logout</w:t>
      </w:r>
    </w:p>
    <w:p w14:paraId="52BAC07F" w14:textId="77777777" w:rsidR="00505E74" w:rsidRPr="00E1285E" w:rsidRDefault="00505E74" w:rsidP="00505E74">
      <w:pPr>
        <w:pStyle w:val="ListParagraph"/>
        <w:pBdr>
          <w:top w:val="nil"/>
          <w:left w:val="nil"/>
          <w:bottom w:val="nil"/>
          <w:right w:val="nil"/>
          <w:between w:val="nil"/>
        </w:pBdr>
        <w:spacing w:line="276" w:lineRule="auto"/>
        <w:ind w:left="2160"/>
        <w:jc w:val="both"/>
        <w:rPr>
          <w:rFonts w:asciiTheme="majorHAnsi" w:hAnsiTheme="majorHAnsi" w:cstheme="majorHAnsi"/>
          <w:color w:val="000000"/>
        </w:rPr>
      </w:pPr>
    </w:p>
    <w:p w14:paraId="6177A2F3" w14:textId="1F330AD1" w:rsidR="00505E74" w:rsidRPr="00E1285E" w:rsidRDefault="00505E74"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commentRangeStart w:id="83"/>
      <w:commentRangeStart w:id="84"/>
      <w:r w:rsidRPr="00E1285E">
        <w:rPr>
          <w:rFonts w:asciiTheme="majorHAnsi" w:hAnsiTheme="majorHAnsi" w:cstheme="majorHAnsi"/>
          <w:b/>
        </w:rPr>
        <w:t>Right Panel</w:t>
      </w:r>
      <w:commentRangeEnd w:id="83"/>
      <w:r w:rsidR="00B92026">
        <w:rPr>
          <w:rStyle w:val="CommentReference"/>
        </w:rPr>
        <w:commentReference w:id="83"/>
      </w:r>
      <w:commentRangeEnd w:id="84"/>
      <w:r w:rsidR="001C36A6">
        <w:rPr>
          <w:rStyle w:val="CommentReference"/>
        </w:rPr>
        <w:commentReference w:id="84"/>
      </w:r>
      <w:r w:rsidRPr="00E1285E">
        <w:rPr>
          <w:rFonts w:asciiTheme="majorHAnsi" w:hAnsiTheme="majorHAnsi" w:cstheme="majorHAnsi"/>
        </w:rPr>
        <w:t xml:space="preserve">: Right Panel will display the information for the selected option. For the dashboard the right panel will display the following stats in card view. Clicking on any card will redirect the </w:t>
      </w:r>
      <w:r w:rsidR="007F18B4" w:rsidRPr="00E1285E">
        <w:rPr>
          <w:rFonts w:asciiTheme="majorHAnsi" w:hAnsiTheme="majorHAnsi" w:cstheme="majorHAnsi"/>
        </w:rPr>
        <w:t>logistic partner</w:t>
      </w:r>
      <w:r w:rsidRPr="00E1285E">
        <w:rPr>
          <w:rFonts w:asciiTheme="majorHAnsi" w:hAnsiTheme="majorHAnsi" w:cstheme="majorHAnsi"/>
        </w:rPr>
        <w:t xml:space="preserve"> to respective section.</w:t>
      </w:r>
    </w:p>
    <w:p w14:paraId="0471ACBF" w14:textId="44881B0A"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Number of </w:t>
      </w:r>
      <w:r w:rsidR="009F5A54" w:rsidRPr="00E1285E">
        <w:rPr>
          <w:rFonts w:asciiTheme="majorHAnsi" w:hAnsiTheme="majorHAnsi" w:cstheme="majorHAnsi"/>
          <w:color w:val="000000"/>
        </w:rPr>
        <w:t>Orders</w:t>
      </w:r>
      <w:r w:rsidRPr="00E1285E">
        <w:rPr>
          <w:rFonts w:asciiTheme="majorHAnsi" w:hAnsiTheme="majorHAnsi" w:cstheme="majorHAnsi"/>
          <w:color w:val="000000"/>
        </w:rPr>
        <w:t xml:space="preserve"> throughout</w:t>
      </w:r>
    </w:p>
    <w:p w14:paraId="57961198" w14:textId="77777777"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Last 10 orders placed by users</w:t>
      </w:r>
    </w:p>
    <w:p w14:paraId="7D943E06" w14:textId="6B45148F" w:rsidR="00505E74" w:rsidRPr="00E1285E" w:rsidRDefault="00505E74"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Graph Between </w:t>
      </w:r>
      <w:r w:rsidR="009F5A54" w:rsidRPr="00E1285E">
        <w:rPr>
          <w:rFonts w:asciiTheme="majorHAnsi" w:hAnsiTheme="majorHAnsi" w:cstheme="majorHAnsi"/>
          <w:color w:val="000000"/>
        </w:rPr>
        <w:t>received orders</w:t>
      </w:r>
      <w:r w:rsidRPr="00E1285E">
        <w:rPr>
          <w:rFonts w:asciiTheme="majorHAnsi" w:hAnsiTheme="majorHAnsi" w:cstheme="majorHAnsi"/>
          <w:color w:val="000000"/>
        </w:rPr>
        <w:t xml:space="preserve"> and months</w:t>
      </w:r>
    </w:p>
    <w:p w14:paraId="3B1C54EE" w14:textId="77777777" w:rsidR="00505E74" w:rsidRPr="00E1285E" w:rsidRDefault="00505E74" w:rsidP="00505E74">
      <w:pPr>
        <w:pBdr>
          <w:top w:val="nil"/>
          <w:left w:val="nil"/>
          <w:bottom w:val="nil"/>
          <w:right w:val="nil"/>
          <w:between w:val="nil"/>
        </w:pBdr>
        <w:spacing w:line="276" w:lineRule="auto"/>
        <w:jc w:val="both"/>
        <w:rPr>
          <w:rFonts w:asciiTheme="majorHAnsi" w:hAnsiTheme="majorHAnsi" w:cstheme="majorHAnsi"/>
          <w:color w:val="000000"/>
        </w:rPr>
      </w:pPr>
    </w:p>
    <w:p w14:paraId="48F305E7" w14:textId="1DF8A82F" w:rsidR="00505E74" w:rsidRPr="00E1285E" w:rsidRDefault="0056662D"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Profile</w:t>
      </w:r>
      <w:r w:rsidR="00505E74" w:rsidRPr="00E1285E">
        <w:rPr>
          <w:rFonts w:asciiTheme="majorHAnsi" w:hAnsiTheme="majorHAnsi" w:cstheme="majorHAnsi"/>
          <w:b/>
          <w:color w:val="000000"/>
        </w:rPr>
        <w:t xml:space="preserve"> Manager (Settings):</w:t>
      </w:r>
      <w:r w:rsidR="00505E74" w:rsidRPr="00E1285E">
        <w:rPr>
          <w:rFonts w:asciiTheme="majorHAnsi" w:hAnsiTheme="majorHAnsi" w:cstheme="majorHAnsi"/>
          <w:color w:val="000000"/>
        </w:rPr>
        <w:t xml:space="preserve"> Through this manager, </w:t>
      </w:r>
      <w:r w:rsidRPr="00E1285E">
        <w:rPr>
          <w:rFonts w:asciiTheme="majorHAnsi" w:hAnsiTheme="majorHAnsi" w:cstheme="majorHAnsi"/>
          <w:color w:val="000000"/>
        </w:rPr>
        <w:t xml:space="preserve">Logistic partner </w:t>
      </w:r>
      <w:r w:rsidR="00505E74" w:rsidRPr="00E1285E">
        <w:rPr>
          <w:rFonts w:asciiTheme="majorHAnsi" w:hAnsiTheme="majorHAnsi" w:cstheme="majorHAnsi"/>
          <w:color w:val="000000"/>
        </w:rPr>
        <w:t xml:space="preserve">can manage details like Name, Email, and password. </w:t>
      </w:r>
      <w:r w:rsidRPr="00E1285E">
        <w:rPr>
          <w:rFonts w:asciiTheme="majorHAnsi" w:hAnsiTheme="majorHAnsi" w:cstheme="majorHAnsi"/>
          <w:color w:val="000000"/>
        </w:rPr>
        <w:t>Logistic partner</w:t>
      </w:r>
      <w:r w:rsidR="00505E74" w:rsidRPr="00E1285E">
        <w:rPr>
          <w:rFonts w:asciiTheme="majorHAnsi" w:hAnsiTheme="majorHAnsi" w:cstheme="majorHAnsi"/>
          <w:color w:val="000000"/>
        </w:rPr>
        <w:t xml:space="preserve"> wou</w:t>
      </w:r>
      <w:r w:rsidR="00505E74" w:rsidRPr="00E1285E">
        <w:rPr>
          <w:rFonts w:asciiTheme="majorHAnsi" w:hAnsiTheme="majorHAnsi" w:cstheme="majorHAnsi"/>
        </w:rPr>
        <w:t>ld be able to change password from here.</w:t>
      </w:r>
    </w:p>
    <w:p w14:paraId="2E3647C9" w14:textId="77777777" w:rsidR="00505E74" w:rsidRPr="00E1285E" w:rsidRDefault="00505E74" w:rsidP="00505E74">
      <w:pPr>
        <w:pBdr>
          <w:top w:val="nil"/>
          <w:left w:val="nil"/>
          <w:bottom w:val="nil"/>
          <w:right w:val="nil"/>
          <w:between w:val="nil"/>
        </w:pBdr>
        <w:spacing w:line="276" w:lineRule="auto"/>
        <w:jc w:val="both"/>
        <w:rPr>
          <w:rFonts w:asciiTheme="majorHAnsi" w:hAnsiTheme="majorHAnsi" w:cstheme="majorHAnsi"/>
          <w:color w:val="000000"/>
        </w:rPr>
      </w:pPr>
    </w:p>
    <w:p w14:paraId="736CADD4" w14:textId="6BC61EBA" w:rsidR="00505E74" w:rsidRPr="00E1285E" w:rsidRDefault="00505E74"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 xml:space="preserve">Change Password: </w:t>
      </w:r>
      <w:r w:rsidR="003531F7" w:rsidRPr="00E1285E">
        <w:rPr>
          <w:rFonts w:asciiTheme="majorHAnsi" w:hAnsiTheme="majorHAnsi" w:cstheme="majorHAnsi"/>
          <w:color w:val="000000"/>
        </w:rPr>
        <w:t>Logistic partner</w:t>
      </w:r>
      <w:r w:rsidRPr="00E1285E">
        <w:rPr>
          <w:rFonts w:asciiTheme="majorHAnsi" w:hAnsiTheme="majorHAnsi" w:cstheme="majorHAnsi"/>
          <w:color w:val="000000"/>
        </w:rPr>
        <w:t xml:space="preserve"> would be able to change the password using following information:</w:t>
      </w:r>
    </w:p>
    <w:p w14:paraId="2B55869E" w14:textId="77777777" w:rsidR="00505E74" w:rsidRPr="00E1285E" w:rsidRDefault="00505E74"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 xml:space="preserve">Old Password </w:t>
      </w:r>
    </w:p>
    <w:p w14:paraId="0B1A24C2" w14:textId="77777777" w:rsidR="00505E74" w:rsidRPr="00E1285E" w:rsidRDefault="00505E74"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New Password (Password should be Alpha-Numeric min 8 Char)</w:t>
      </w:r>
    </w:p>
    <w:p w14:paraId="0500D34A" w14:textId="77777777" w:rsidR="00505E74" w:rsidRPr="00E1285E" w:rsidRDefault="00505E74"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Confirm New Password</w:t>
      </w:r>
      <w:r w:rsidRPr="00E1285E">
        <w:rPr>
          <w:rFonts w:asciiTheme="majorHAnsi" w:hAnsiTheme="majorHAnsi" w:cstheme="majorHAnsi"/>
          <w:b/>
          <w:color w:val="000000"/>
        </w:rPr>
        <w:t xml:space="preserve"> (</w:t>
      </w:r>
      <w:r w:rsidRPr="00E1285E">
        <w:rPr>
          <w:rFonts w:asciiTheme="majorHAnsi" w:hAnsiTheme="majorHAnsi" w:cstheme="majorHAnsi"/>
          <w:color w:val="000000"/>
        </w:rPr>
        <w:t>Confirm password should be match with New Password</w:t>
      </w:r>
      <w:r w:rsidRPr="00E1285E">
        <w:rPr>
          <w:rFonts w:asciiTheme="majorHAnsi" w:hAnsiTheme="majorHAnsi" w:cstheme="majorHAnsi"/>
          <w:b/>
          <w:color w:val="000000"/>
        </w:rPr>
        <w:t>)</w:t>
      </w:r>
    </w:p>
    <w:p w14:paraId="0BB662D3" w14:textId="0D251A26" w:rsidR="00505E74" w:rsidRPr="00E1285E" w:rsidRDefault="00505E74" w:rsidP="00505E74">
      <w:pPr>
        <w:pBdr>
          <w:top w:val="nil"/>
          <w:left w:val="nil"/>
          <w:bottom w:val="nil"/>
          <w:right w:val="nil"/>
          <w:between w:val="nil"/>
        </w:pBdr>
        <w:spacing w:line="276" w:lineRule="auto"/>
        <w:jc w:val="both"/>
        <w:rPr>
          <w:rFonts w:asciiTheme="majorHAnsi" w:hAnsiTheme="majorHAnsi" w:cstheme="majorHAnsi"/>
          <w:color w:val="000000"/>
        </w:rPr>
      </w:pPr>
    </w:p>
    <w:p w14:paraId="230CC2AA" w14:textId="3C2EF62C" w:rsidR="00505E74" w:rsidRPr="00E1285E" w:rsidRDefault="00505E74"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rPr>
        <w:t>Notification</w:t>
      </w:r>
      <w:r w:rsidRPr="00E1285E">
        <w:rPr>
          <w:rFonts w:asciiTheme="majorHAnsi" w:hAnsiTheme="majorHAnsi" w:cstheme="majorHAnsi"/>
        </w:rPr>
        <w:t xml:space="preserve">: Clicking on bell icon will open the notification sub menu. This sub menu will show few of the notifications and will have the “View All” button in the bottom, clicking on the view all button will open the notification page in the right panel. This page will show the list of all the notifications received by the </w:t>
      </w:r>
      <w:r w:rsidR="00793CEA" w:rsidRPr="00E1285E">
        <w:rPr>
          <w:rFonts w:asciiTheme="majorHAnsi" w:hAnsiTheme="majorHAnsi" w:cstheme="majorHAnsi"/>
          <w:color w:val="000000"/>
        </w:rPr>
        <w:t>Logistic partner</w:t>
      </w:r>
      <w:r w:rsidRPr="00E1285E">
        <w:rPr>
          <w:rFonts w:asciiTheme="majorHAnsi" w:hAnsiTheme="majorHAnsi" w:cstheme="majorHAnsi"/>
        </w:rPr>
        <w:t>. Each notification will have time date also.</w:t>
      </w:r>
    </w:p>
    <w:p w14:paraId="09E6601A" w14:textId="464C1FEB" w:rsidR="00505E74" w:rsidRPr="00E1285E" w:rsidRDefault="002E013C" w:rsidP="00505E74">
      <w:pPr>
        <w:shd w:val="clear" w:color="auto" w:fill="FFFFFF"/>
        <w:spacing w:line="276" w:lineRule="auto"/>
        <w:jc w:val="both"/>
        <w:rPr>
          <w:rFonts w:asciiTheme="majorHAnsi" w:eastAsia="Arial Unicode MS" w:hAnsiTheme="majorHAnsi" w:cstheme="majorHAnsi"/>
          <w:b/>
          <w:highlight w:val="yellow"/>
        </w:rPr>
      </w:pPr>
      <w:r w:rsidRPr="00E1285E">
        <w:rPr>
          <w:rFonts w:asciiTheme="majorHAnsi" w:hAnsiTheme="majorHAnsi" w:cstheme="majorHAnsi"/>
          <w:b/>
          <w:highlight w:val="yellow"/>
        </w:rPr>
        <w:t>Mayur</w:t>
      </w:r>
      <w:r w:rsidR="00582D9C" w:rsidRPr="00E1285E">
        <w:rPr>
          <w:rFonts w:asciiTheme="majorHAnsi" w:hAnsiTheme="majorHAnsi" w:cstheme="majorHAnsi"/>
          <w:b/>
          <w:highlight w:val="yellow"/>
        </w:rPr>
        <w:t xml:space="preserve">: </w:t>
      </w:r>
      <w:r w:rsidR="00582D9C" w:rsidRPr="00E1285E">
        <w:rPr>
          <w:rFonts w:asciiTheme="majorHAnsi" w:eastAsia="Arial Unicode MS" w:hAnsiTheme="majorHAnsi" w:cstheme="majorHAnsi"/>
          <w:b/>
          <w:highlight w:val="yellow"/>
        </w:rPr>
        <w:t>All the notifications in all panels should be sorted in a descending order. Latest at the top.</w:t>
      </w:r>
    </w:p>
    <w:p w14:paraId="717152DC" w14:textId="0F4A0DC5" w:rsidR="00582D9C" w:rsidRPr="00E1285E" w:rsidRDefault="00582D9C" w:rsidP="00505E74">
      <w:pPr>
        <w:shd w:val="clear" w:color="auto" w:fill="FFFFFF"/>
        <w:spacing w:line="276" w:lineRule="auto"/>
        <w:jc w:val="both"/>
        <w:rPr>
          <w:rFonts w:asciiTheme="majorHAnsi" w:hAnsiTheme="majorHAnsi" w:cstheme="majorHAnsi"/>
          <w:b/>
        </w:rPr>
      </w:pPr>
      <w:r w:rsidRPr="00E1285E">
        <w:rPr>
          <w:rFonts w:asciiTheme="majorHAnsi" w:hAnsiTheme="majorHAnsi" w:cstheme="majorHAnsi"/>
          <w:b/>
          <w:highlight w:val="yellow"/>
        </w:rPr>
        <w:t>[Inventcolabs]: Noted</w:t>
      </w:r>
    </w:p>
    <w:p w14:paraId="6FA6485F" w14:textId="77777777" w:rsidR="002E013C" w:rsidRPr="00E1285E" w:rsidRDefault="002E013C" w:rsidP="00505E74">
      <w:pPr>
        <w:shd w:val="clear" w:color="auto" w:fill="FFFFFF"/>
        <w:spacing w:line="276" w:lineRule="auto"/>
        <w:jc w:val="both"/>
        <w:rPr>
          <w:rFonts w:asciiTheme="majorHAnsi" w:hAnsiTheme="majorHAnsi" w:cstheme="majorHAnsi"/>
          <w:b/>
        </w:rPr>
      </w:pPr>
    </w:p>
    <w:p w14:paraId="34363A13" w14:textId="701FEBFB" w:rsidR="00270DEB" w:rsidRPr="00E1285E" w:rsidRDefault="00270DEB"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 xml:space="preserve">Order Management: </w:t>
      </w:r>
      <w:r w:rsidR="008E2173" w:rsidRPr="00E1285E">
        <w:rPr>
          <w:rFonts w:asciiTheme="majorHAnsi" w:eastAsia="Times New Roman" w:hAnsiTheme="majorHAnsi" w:cstheme="majorHAnsi"/>
          <w:color w:val="000000"/>
          <w:shd w:val="clear" w:color="auto" w:fill="FFFFFF"/>
          <w:lang w:val="en-IN"/>
        </w:rPr>
        <w:t>Logistics Partner</w:t>
      </w:r>
      <w:r w:rsidRPr="00E1285E">
        <w:rPr>
          <w:rFonts w:asciiTheme="majorHAnsi" w:eastAsia="Times New Roman" w:hAnsiTheme="majorHAnsi" w:cstheme="majorHAnsi"/>
          <w:color w:val="000000"/>
          <w:shd w:val="clear" w:color="auto" w:fill="FFFFFF"/>
          <w:lang w:val="en-IN"/>
        </w:rPr>
        <w:t xml:space="preserve"> would be able to manage Orders. List of all the pending or upcoming orders will display on the screen. Orders will display into chronological order latest will be display on top.</w:t>
      </w:r>
    </w:p>
    <w:p w14:paraId="6578176B" w14:textId="77777777" w:rsidR="00582D9C" w:rsidRPr="00E1285E" w:rsidRDefault="00582D9C" w:rsidP="00582D9C">
      <w:pPr>
        <w:pStyle w:val="Default"/>
        <w:rPr>
          <w:rFonts w:asciiTheme="majorHAnsi" w:hAnsiTheme="majorHAnsi" w:cstheme="majorHAnsi"/>
          <w:b/>
          <w:highlight w:val="yellow"/>
        </w:rPr>
      </w:pPr>
      <w:r w:rsidRPr="00E1285E">
        <w:rPr>
          <w:rFonts w:asciiTheme="majorHAnsi" w:eastAsia="Times New Roman" w:hAnsiTheme="majorHAnsi" w:cstheme="majorHAnsi"/>
          <w:b/>
          <w:sz w:val="24"/>
          <w:szCs w:val="24"/>
          <w:highlight w:val="yellow"/>
          <w:lang w:val="en-IN"/>
        </w:rPr>
        <w:t xml:space="preserve">Mayur: </w:t>
      </w:r>
      <w:r w:rsidRPr="00E1285E">
        <w:rPr>
          <w:rFonts w:asciiTheme="majorHAnsi" w:eastAsia="Arial Unicode MS" w:hAnsiTheme="majorHAnsi" w:cstheme="majorHAnsi"/>
          <w:b/>
          <w:highlight w:val="yellow"/>
        </w:rPr>
        <w:t>All the orders in all panels should be sorted in a descending order. Latest at the top.</w:t>
      </w:r>
    </w:p>
    <w:p w14:paraId="5F0E57AA" w14:textId="41EFBC57" w:rsidR="00582D9C" w:rsidRPr="00E1285E" w:rsidRDefault="00582D9C" w:rsidP="00270DEB">
      <w:pPr>
        <w:spacing w:line="276" w:lineRule="auto"/>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sz w:val="24"/>
          <w:szCs w:val="24"/>
          <w:highlight w:val="yellow"/>
          <w:lang w:val="en-IN"/>
        </w:rPr>
        <w:t>[Inventcolabs]: Noted</w:t>
      </w:r>
    </w:p>
    <w:p w14:paraId="2519312B" w14:textId="77777777" w:rsidR="00582D9C" w:rsidRPr="00E1285E" w:rsidRDefault="00582D9C" w:rsidP="00270DEB">
      <w:pPr>
        <w:spacing w:line="276" w:lineRule="auto"/>
        <w:jc w:val="both"/>
        <w:rPr>
          <w:rFonts w:asciiTheme="majorHAnsi" w:eastAsia="Times New Roman" w:hAnsiTheme="majorHAnsi" w:cstheme="majorHAnsi"/>
          <w:sz w:val="24"/>
          <w:szCs w:val="24"/>
          <w:lang w:val="en-IN"/>
        </w:rPr>
      </w:pPr>
    </w:p>
    <w:p w14:paraId="1132E442" w14:textId="77777777" w:rsidR="00270DEB" w:rsidRPr="00E1285E" w:rsidRDefault="00270DEB" w:rsidP="00270DEB">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Show:</w:t>
      </w:r>
      <w:r w:rsidRPr="00E1285E">
        <w:rPr>
          <w:rFonts w:asciiTheme="majorHAnsi" w:eastAsia="Times New Roman" w:hAnsiTheme="majorHAnsi" w:cstheme="majorHAnsi"/>
          <w:color w:val="000000"/>
          <w:shd w:val="clear" w:color="auto" w:fill="FFFFFF"/>
          <w:lang w:val="en-IN"/>
        </w:rPr>
        <w:t xml:space="preserve"> Following information will display on the screen:</w:t>
      </w:r>
    </w:p>
    <w:p w14:paraId="686B82C1" w14:textId="77777777" w:rsidR="00270DEB" w:rsidRPr="00E1285E" w:rsidRDefault="00270DEB"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Order ID</w:t>
      </w:r>
    </w:p>
    <w:p w14:paraId="7F840A97" w14:textId="77777777" w:rsidR="00270DEB" w:rsidRPr="00E1285E" w:rsidRDefault="00270DEB"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Date &amp; Time of Order</w:t>
      </w:r>
    </w:p>
    <w:p w14:paraId="079732F4" w14:textId="77777777" w:rsidR="00270DEB" w:rsidRPr="00E1285E" w:rsidRDefault="00270DEB"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 xml:space="preserve">Booked By &amp; Booked For </w:t>
      </w:r>
    </w:p>
    <w:p w14:paraId="4E8A63ED" w14:textId="77777777" w:rsidR="00270DEB" w:rsidRPr="00E1285E" w:rsidRDefault="00270DEB"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lastRenderedPageBreak/>
        <w:t>Doctor Name</w:t>
      </w:r>
    </w:p>
    <w:p w14:paraId="476A64A8" w14:textId="7D74D8AD" w:rsidR="00303F0E" w:rsidRPr="00E1285E" w:rsidRDefault="00270DEB" w:rsidP="00406D6E">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Order Type: Products</w:t>
      </w:r>
    </w:p>
    <w:p w14:paraId="3F1F14FA" w14:textId="2864825C" w:rsidR="00303F0E" w:rsidRPr="00E1285E" w:rsidRDefault="00303F0E"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commentRangeStart w:id="85"/>
      <w:commentRangeStart w:id="86"/>
      <w:r w:rsidRPr="00E1285E">
        <w:rPr>
          <w:rFonts w:asciiTheme="majorHAnsi" w:eastAsia="Times New Roman" w:hAnsiTheme="majorHAnsi" w:cstheme="majorHAnsi"/>
          <w:lang w:val="en-IN" w:eastAsia="en-US"/>
        </w:rPr>
        <w:t xml:space="preserve">Review notes by Doctor: Add products to the cart as per doctor's advice and send for approval to the doctor </w:t>
      </w:r>
      <w:commentRangeEnd w:id="85"/>
      <w:r w:rsidR="00EA402C">
        <w:rPr>
          <w:rStyle w:val="CommentReference"/>
        </w:rPr>
        <w:commentReference w:id="85"/>
      </w:r>
      <w:commentRangeEnd w:id="86"/>
      <w:r w:rsidR="002B746E">
        <w:rPr>
          <w:rStyle w:val="CommentReference"/>
        </w:rPr>
        <w:commentReference w:id="86"/>
      </w:r>
    </w:p>
    <w:p w14:paraId="6F18369B" w14:textId="77777777" w:rsidR="00270DEB" w:rsidRPr="00E1285E" w:rsidRDefault="00270DEB"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Status</w:t>
      </w:r>
    </w:p>
    <w:p w14:paraId="0EF3DD03" w14:textId="77777777" w:rsidR="00270DEB" w:rsidRPr="00E1285E" w:rsidRDefault="00270DEB" w:rsidP="00526E5F">
      <w:pPr>
        <w:numPr>
          <w:ilvl w:val="0"/>
          <w:numId w:val="21"/>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Created Date</w:t>
      </w:r>
    </w:p>
    <w:p w14:paraId="44DD4FFA" w14:textId="77777777" w:rsidR="000E62BF" w:rsidRPr="00E1285E" w:rsidRDefault="000E62BF" w:rsidP="000E62BF">
      <w:pPr>
        <w:pStyle w:val="CommentText"/>
        <w:rPr>
          <w:rFonts w:asciiTheme="majorHAnsi" w:hAnsiTheme="majorHAnsi" w:cstheme="majorHAnsi"/>
          <w:b/>
          <w:highlight w:val="yellow"/>
        </w:rPr>
      </w:pPr>
      <w:r w:rsidRPr="00E1285E">
        <w:rPr>
          <w:rFonts w:asciiTheme="majorHAnsi" w:eastAsia="Times New Roman" w:hAnsiTheme="majorHAnsi" w:cstheme="majorHAnsi"/>
          <w:b/>
          <w:color w:val="000000"/>
          <w:highlight w:val="yellow"/>
          <w:lang w:val="en-IN"/>
        </w:rPr>
        <w:t xml:space="preserve">URNavi Tech: </w:t>
      </w:r>
      <w:r w:rsidRPr="00E1285E">
        <w:rPr>
          <w:rFonts w:asciiTheme="majorHAnsi" w:hAnsiTheme="majorHAnsi" w:cstheme="majorHAnsi"/>
          <w:b/>
          <w:highlight w:val="yellow"/>
        </w:rPr>
        <w:t>Order ID shall be bound to Appointment ID</w:t>
      </w:r>
    </w:p>
    <w:p w14:paraId="795213C4" w14:textId="77777777" w:rsidR="000E62BF" w:rsidRPr="00E1285E" w:rsidRDefault="000E62BF" w:rsidP="000E62BF">
      <w:pPr>
        <w:pStyle w:val="CommentText"/>
        <w:rPr>
          <w:rFonts w:asciiTheme="majorHAnsi" w:hAnsiTheme="majorHAnsi" w:cstheme="majorHAnsi"/>
          <w:b/>
          <w:highlight w:val="yellow"/>
        </w:rPr>
      </w:pPr>
      <w:r w:rsidRPr="00E1285E">
        <w:rPr>
          <w:rFonts w:asciiTheme="majorHAnsi" w:hAnsiTheme="majorHAnsi" w:cstheme="majorHAnsi"/>
          <w:b/>
          <w:highlight w:val="yellow"/>
        </w:rPr>
        <w:t>Status of Order ID - Internal</w:t>
      </w:r>
    </w:p>
    <w:p w14:paraId="5CCD4043" w14:textId="77777777" w:rsidR="000E62BF" w:rsidRPr="00E1285E" w:rsidRDefault="000E62BF" w:rsidP="000E62BF">
      <w:pPr>
        <w:pStyle w:val="CommentText"/>
        <w:rPr>
          <w:rFonts w:asciiTheme="majorHAnsi" w:hAnsiTheme="majorHAnsi" w:cstheme="majorHAnsi"/>
          <w:b/>
          <w:highlight w:val="yellow"/>
        </w:rPr>
      </w:pPr>
      <w:r w:rsidRPr="00E1285E">
        <w:rPr>
          <w:rFonts w:asciiTheme="majorHAnsi" w:hAnsiTheme="majorHAnsi" w:cstheme="majorHAnsi"/>
          <w:b/>
          <w:highlight w:val="yellow"/>
        </w:rPr>
        <w:t>Order placed</w:t>
      </w:r>
    </w:p>
    <w:p w14:paraId="49272022" w14:textId="77777777" w:rsidR="000E62BF" w:rsidRPr="00E1285E" w:rsidRDefault="000E62BF" w:rsidP="000E62BF">
      <w:pPr>
        <w:pStyle w:val="CommentText"/>
        <w:rPr>
          <w:rFonts w:asciiTheme="majorHAnsi" w:hAnsiTheme="majorHAnsi" w:cstheme="majorHAnsi"/>
          <w:b/>
          <w:highlight w:val="yellow"/>
        </w:rPr>
      </w:pPr>
      <w:r w:rsidRPr="00E1285E">
        <w:rPr>
          <w:rFonts w:asciiTheme="majorHAnsi" w:hAnsiTheme="majorHAnsi" w:cstheme="majorHAnsi"/>
          <w:b/>
          <w:highlight w:val="yellow"/>
        </w:rPr>
        <w:t>Pending for Doc approva</w:t>
      </w:r>
    </w:p>
    <w:p w14:paraId="7D08915D" w14:textId="77777777" w:rsidR="000E62BF" w:rsidRPr="00E1285E" w:rsidRDefault="000E62BF" w:rsidP="000E62BF">
      <w:pPr>
        <w:pStyle w:val="CommentText"/>
        <w:rPr>
          <w:rFonts w:asciiTheme="majorHAnsi" w:hAnsiTheme="majorHAnsi" w:cstheme="majorHAnsi"/>
          <w:b/>
        </w:rPr>
      </w:pPr>
      <w:r w:rsidRPr="00E1285E">
        <w:rPr>
          <w:rFonts w:asciiTheme="majorHAnsi" w:hAnsiTheme="majorHAnsi" w:cstheme="majorHAnsi"/>
          <w:b/>
          <w:highlight w:val="yellow"/>
        </w:rPr>
        <w:t>Cleared by doc</w:t>
      </w:r>
    </w:p>
    <w:p w14:paraId="1FACCC33" w14:textId="0425D1DB" w:rsidR="000E62BF" w:rsidRPr="00E1285E" w:rsidRDefault="000E62BF" w:rsidP="000E62BF">
      <w:pPr>
        <w:spacing w:line="276" w:lineRule="auto"/>
        <w:jc w:val="both"/>
        <w:rPr>
          <w:rFonts w:asciiTheme="majorHAnsi" w:eastAsia="Times New Roman" w:hAnsiTheme="majorHAnsi" w:cstheme="majorHAnsi"/>
          <w:b/>
          <w:sz w:val="24"/>
          <w:szCs w:val="24"/>
          <w:highlight w:val="yellow"/>
          <w:lang w:val="en-IN"/>
        </w:rPr>
      </w:pPr>
      <w:r w:rsidRPr="00E1285E">
        <w:rPr>
          <w:rFonts w:asciiTheme="majorHAnsi" w:eastAsia="Times New Roman" w:hAnsiTheme="majorHAnsi" w:cstheme="majorHAnsi"/>
          <w:b/>
          <w:sz w:val="24"/>
          <w:szCs w:val="24"/>
          <w:highlight w:val="yellow"/>
          <w:lang w:val="en-IN"/>
        </w:rPr>
        <w:t>[Inventcolabs]: Noted</w:t>
      </w:r>
    </w:p>
    <w:p w14:paraId="39F077A8" w14:textId="592B2B3E" w:rsidR="00406D6E" w:rsidRPr="00E1285E" w:rsidRDefault="00406D6E" w:rsidP="000E62BF">
      <w:pPr>
        <w:spacing w:line="276" w:lineRule="auto"/>
        <w:jc w:val="both"/>
        <w:rPr>
          <w:rFonts w:asciiTheme="majorHAnsi" w:eastAsia="Times New Roman" w:hAnsiTheme="majorHAnsi" w:cstheme="majorHAnsi"/>
          <w:sz w:val="24"/>
          <w:szCs w:val="24"/>
          <w:lang w:val="en-IN"/>
        </w:rPr>
      </w:pPr>
    </w:p>
    <w:p w14:paraId="46C73F89" w14:textId="77777777" w:rsidR="00406D6E" w:rsidRPr="00E1285E" w:rsidRDefault="00406D6E" w:rsidP="00406D6E">
      <w:pPr>
        <w:pStyle w:val="CommentText"/>
        <w:rPr>
          <w:rFonts w:asciiTheme="majorHAnsi" w:hAnsiTheme="majorHAnsi" w:cstheme="majorHAnsi"/>
          <w:b/>
          <w:highlight w:val="yellow"/>
        </w:rPr>
      </w:pPr>
      <w:r w:rsidRPr="00E1285E">
        <w:rPr>
          <w:rFonts w:asciiTheme="majorHAnsi" w:eastAsia="Times New Roman" w:hAnsiTheme="majorHAnsi" w:cstheme="majorHAnsi"/>
          <w:b/>
          <w:sz w:val="24"/>
          <w:szCs w:val="24"/>
          <w:highlight w:val="yellow"/>
          <w:lang w:val="en-IN"/>
        </w:rPr>
        <w:t xml:space="preserve">UrNavi Tech: </w:t>
      </w:r>
      <w:r w:rsidRPr="00E1285E">
        <w:rPr>
          <w:rFonts w:asciiTheme="majorHAnsi" w:hAnsiTheme="majorHAnsi" w:cstheme="majorHAnsi"/>
          <w:b/>
          <w:highlight w:val="yellow"/>
        </w:rPr>
        <w:t>UHID, Delivery address, Old order history for same UHID, Weight of parcel, courier name, Docket no, Date of shipment, Status, Delivery.</w:t>
      </w:r>
    </w:p>
    <w:p w14:paraId="6826C0BD" w14:textId="194A59A3" w:rsidR="00406D6E" w:rsidRPr="00E1285E" w:rsidRDefault="00406D6E" w:rsidP="00406D6E">
      <w:pP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Integrate logistic partner API.</w:t>
      </w:r>
    </w:p>
    <w:p w14:paraId="545D6EA5" w14:textId="16D05D00" w:rsidR="00406D6E" w:rsidRPr="00E1285E" w:rsidRDefault="00406D6E" w:rsidP="00406D6E">
      <w:pPr>
        <w:spacing w:line="276" w:lineRule="auto"/>
        <w:jc w:val="both"/>
        <w:rPr>
          <w:rFonts w:asciiTheme="majorHAnsi" w:eastAsia="Times New Roman" w:hAnsiTheme="majorHAnsi" w:cstheme="majorHAnsi"/>
          <w:b/>
          <w:sz w:val="24"/>
          <w:szCs w:val="24"/>
          <w:lang w:val="en-IN"/>
        </w:rPr>
      </w:pPr>
      <w:r w:rsidRPr="00E1285E">
        <w:rPr>
          <w:rFonts w:asciiTheme="majorHAnsi" w:eastAsia="Times New Roman" w:hAnsiTheme="majorHAnsi" w:cstheme="majorHAnsi"/>
          <w:b/>
          <w:sz w:val="24"/>
          <w:szCs w:val="24"/>
          <w:highlight w:val="yellow"/>
          <w:lang w:val="en-IN"/>
        </w:rPr>
        <w:t>[Inventcolabs]: Noted</w:t>
      </w:r>
    </w:p>
    <w:p w14:paraId="18123446" w14:textId="77777777" w:rsidR="000E62BF" w:rsidRPr="00E1285E" w:rsidRDefault="000E62BF" w:rsidP="00270DEB">
      <w:pPr>
        <w:spacing w:line="276" w:lineRule="auto"/>
        <w:jc w:val="both"/>
        <w:textAlignment w:val="baseline"/>
        <w:rPr>
          <w:rFonts w:asciiTheme="majorHAnsi" w:eastAsia="Times New Roman" w:hAnsiTheme="majorHAnsi" w:cstheme="majorHAnsi"/>
          <w:color w:val="000000"/>
          <w:lang w:val="en-IN"/>
        </w:rPr>
      </w:pPr>
    </w:p>
    <w:p w14:paraId="0B62F40B" w14:textId="225B5D33" w:rsidR="00270DEB" w:rsidRPr="00E1285E" w:rsidRDefault="00270DEB" w:rsidP="009A3874">
      <w:pPr>
        <w:spacing w:line="276" w:lineRule="auto"/>
        <w:ind w:left="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Search Orders</w:t>
      </w:r>
      <w:r w:rsidRPr="00E1285E">
        <w:rPr>
          <w:rFonts w:asciiTheme="majorHAnsi" w:eastAsia="Times New Roman" w:hAnsiTheme="majorHAnsi" w:cstheme="majorHAnsi"/>
          <w:color w:val="000000"/>
          <w:shd w:val="clear" w:color="auto" w:fill="FFFFFF"/>
          <w:lang w:val="en-IN"/>
        </w:rPr>
        <w:t xml:space="preserve">: </w:t>
      </w:r>
      <w:r w:rsidR="009A3874" w:rsidRPr="00E1285E">
        <w:rPr>
          <w:rFonts w:asciiTheme="majorHAnsi" w:eastAsia="Times New Roman" w:hAnsiTheme="majorHAnsi" w:cstheme="majorHAnsi"/>
          <w:color w:val="000000"/>
          <w:shd w:val="clear" w:color="auto" w:fill="FFFFFF"/>
          <w:lang w:val="en-IN"/>
        </w:rPr>
        <w:t>Logistic Partner</w:t>
      </w:r>
      <w:r w:rsidRPr="00E1285E">
        <w:rPr>
          <w:rFonts w:asciiTheme="majorHAnsi" w:eastAsia="Times New Roman" w:hAnsiTheme="majorHAnsi" w:cstheme="majorHAnsi"/>
          <w:color w:val="000000"/>
          <w:shd w:val="clear" w:color="auto" w:fill="FFFFFF"/>
          <w:lang w:val="en-IN"/>
        </w:rPr>
        <w:t xml:space="preserve"> would be able to search the desired Order using keyword search filter:</w:t>
      </w:r>
    </w:p>
    <w:p w14:paraId="6E390436" w14:textId="77777777" w:rsidR="00270DEB" w:rsidRPr="00E1285E" w:rsidRDefault="00270DEB" w:rsidP="00526E5F">
      <w:pPr>
        <w:numPr>
          <w:ilvl w:val="0"/>
          <w:numId w:val="22"/>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shd w:val="clear" w:color="auto" w:fill="FFFFFF"/>
          <w:lang w:val="en-IN"/>
        </w:rPr>
        <w:t>Search by Order ID</w:t>
      </w:r>
    </w:p>
    <w:p w14:paraId="1C6390FE" w14:textId="77777777" w:rsidR="00270DEB" w:rsidRPr="00E1285E" w:rsidRDefault="00270DEB" w:rsidP="00526E5F">
      <w:pPr>
        <w:numPr>
          <w:ilvl w:val="0"/>
          <w:numId w:val="22"/>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Search by Patient Name</w:t>
      </w:r>
    </w:p>
    <w:p w14:paraId="32BE200A" w14:textId="77777777" w:rsidR="00270DEB" w:rsidRPr="00E1285E" w:rsidRDefault="00270DEB" w:rsidP="00270DEB">
      <w:pPr>
        <w:spacing w:line="276" w:lineRule="auto"/>
        <w:jc w:val="both"/>
        <w:textAlignment w:val="baseline"/>
        <w:rPr>
          <w:rFonts w:asciiTheme="majorHAnsi" w:eastAsia="Times New Roman" w:hAnsiTheme="majorHAnsi" w:cstheme="majorHAnsi"/>
          <w:color w:val="000000"/>
          <w:lang w:val="en-IN"/>
        </w:rPr>
      </w:pPr>
    </w:p>
    <w:p w14:paraId="42DFE936" w14:textId="77777777" w:rsidR="00270DEB" w:rsidRPr="00E1285E" w:rsidRDefault="00270DEB" w:rsidP="00270DEB">
      <w:pPr>
        <w:spacing w:line="276" w:lineRule="auto"/>
        <w:ind w:firstLine="720"/>
        <w:jc w:val="both"/>
        <w:rPr>
          <w:rFonts w:asciiTheme="majorHAnsi" w:eastAsia="Times New Roman" w:hAnsiTheme="majorHAnsi" w:cstheme="majorHAnsi"/>
          <w:sz w:val="24"/>
          <w:szCs w:val="24"/>
          <w:lang w:val="en-IN"/>
        </w:rPr>
      </w:pPr>
      <w:r w:rsidRPr="00E1285E">
        <w:rPr>
          <w:rFonts w:asciiTheme="majorHAnsi" w:eastAsia="Times New Roman" w:hAnsiTheme="majorHAnsi" w:cstheme="majorHAnsi"/>
          <w:b/>
          <w:bCs/>
          <w:color w:val="000000"/>
          <w:shd w:val="clear" w:color="auto" w:fill="FFFFFF"/>
          <w:lang w:val="en-IN"/>
        </w:rPr>
        <w:t>Filters</w:t>
      </w:r>
      <w:r w:rsidRPr="00E1285E">
        <w:rPr>
          <w:rFonts w:asciiTheme="majorHAnsi" w:eastAsia="Times New Roman" w:hAnsiTheme="majorHAnsi" w:cstheme="majorHAnsi"/>
          <w:color w:val="000000"/>
          <w:shd w:val="clear" w:color="auto" w:fill="FFFFFF"/>
          <w:lang w:val="en-IN"/>
        </w:rPr>
        <w:t>:</w:t>
      </w:r>
      <w:r w:rsidRPr="00E1285E">
        <w:rPr>
          <w:rFonts w:asciiTheme="majorHAnsi" w:eastAsia="Times New Roman" w:hAnsiTheme="majorHAnsi" w:cstheme="majorHAnsi"/>
          <w:sz w:val="24"/>
          <w:szCs w:val="24"/>
          <w:lang w:val="en-IN"/>
        </w:rPr>
        <w:t xml:space="preserve"> </w:t>
      </w:r>
      <w:r w:rsidRPr="00E1285E">
        <w:rPr>
          <w:rFonts w:asciiTheme="majorHAnsi" w:eastAsia="Times New Roman" w:hAnsiTheme="majorHAnsi" w:cstheme="majorHAnsi"/>
          <w:color w:val="000000"/>
          <w:shd w:val="clear" w:color="auto" w:fill="FFFFFF"/>
          <w:lang w:val="en-IN"/>
        </w:rPr>
        <w:t>Filter by Date Range</w:t>
      </w:r>
    </w:p>
    <w:p w14:paraId="2302A4B2" w14:textId="77777777" w:rsidR="00270DEB" w:rsidRPr="00E1285E" w:rsidRDefault="00270DEB" w:rsidP="00270DEB">
      <w:pPr>
        <w:spacing w:line="276" w:lineRule="auto"/>
        <w:jc w:val="both"/>
        <w:rPr>
          <w:rFonts w:asciiTheme="majorHAnsi" w:eastAsia="Times New Roman" w:hAnsiTheme="majorHAnsi" w:cstheme="majorHAnsi"/>
          <w:sz w:val="24"/>
          <w:szCs w:val="24"/>
          <w:lang w:val="en-IN"/>
        </w:rPr>
      </w:pPr>
    </w:p>
    <w:p w14:paraId="3774FF9B" w14:textId="4F0A870F" w:rsidR="00270DEB" w:rsidRPr="00E1285E" w:rsidRDefault="009A3874" w:rsidP="00270DEB">
      <w:pPr>
        <w:spacing w:line="276" w:lineRule="auto"/>
        <w:ind w:left="720"/>
        <w:jc w:val="both"/>
        <w:rPr>
          <w:rFonts w:asciiTheme="majorHAnsi" w:eastAsia="Times New Roman" w:hAnsiTheme="majorHAnsi" w:cstheme="majorHAnsi"/>
          <w:b/>
          <w:bCs/>
          <w:color w:val="000000"/>
          <w:shd w:val="clear" w:color="auto" w:fill="FFFFFF"/>
          <w:lang w:val="en-IN"/>
        </w:rPr>
      </w:pPr>
      <w:commentRangeStart w:id="87"/>
      <w:commentRangeStart w:id="88"/>
      <w:r w:rsidRPr="00E1285E">
        <w:rPr>
          <w:rFonts w:asciiTheme="majorHAnsi" w:eastAsia="Times New Roman" w:hAnsiTheme="majorHAnsi" w:cstheme="majorHAnsi"/>
          <w:b/>
          <w:bCs/>
          <w:color w:val="000000"/>
          <w:shd w:val="clear" w:color="auto" w:fill="FFFFFF"/>
          <w:lang w:val="en-IN"/>
        </w:rPr>
        <w:t>Logistic Partner</w:t>
      </w:r>
      <w:r w:rsidR="00270DEB" w:rsidRPr="00E1285E">
        <w:rPr>
          <w:rFonts w:asciiTheme="majorHAnsi" w:eastAsia="Times New Roman" w:hAnsiTheme="majorHAnsi" w:cstheme="majorHAnsi"/>
          <w:b/>
          <w:bCs/>
          <w:color w:val="000000"/>
          <w:shd w:val="clear" w:color="auto" w:fill="FFFFFF"/>
          <w:lang w:val="en-IN"/>
        </w:rPr>
        <w:t xml:space="preserve"> would be able to do following action:</w:t>
      </w:r>
      <w:r w:rsidR="00270DEB" w:rsidRPr="00E1285E">
        <w:rPr>
          <w:rFonts w:asciiTheme="majorHAnsi" w:eastAsia="Times New Roman" w:hAnsiTheme="majorHAnsi" w:cstheme="majorHAnsi"/>
          <w:b/>
          <w:bCs/>
          <w:color w:val="000000"/>
          <w:shd w:val="clear" w:color="auto" w:fill="FFFFFF"/>
          <w:lang w:val="en-IN"/>
        </w:rPr>
        <w:tab/>
      </w:r>
      <w:commentRangeEnd w:id="87"/>
      <w:r w:rsidR="00191D65">
        <w:rPr>
          <w:rStyle w:val="CommentReference"/>
        </w:rPr>
        <w:commentReference w:id="87"/>
      </w:r>
      <w:commentRangeEnd w:id="88"/>
      <w:r w:rsidR="002B746E">
        <w:rPr>
          <w:rStyle w:val="CommentReference"/>
        </w:rPr>
        <w:commentReference w:id="88"/>
      </w:r>
    </w:p>
    <w:p w14:paraId="6229C02A" w14:textId="17037ADF" w:rsidR="00505E74" w:rsidRPr="00E1285E" w:rsidRDefault="00270DEB" w:rsidP="00526E5F">
      <w:pPr>
        <w:numPr>
          <w:ilvl w:val="0"/>
          <w:numId w:val="24"/>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b/>
          <w:color w:val="000000"/>
          <w:lang w:val="en-IN"/>
        </w:rPr>
        <w:t>View Details:</w:t>
      </w:r>
      <w:r w:rsidRPr="00E1285E">
        <w:rPr>
          <w:rFonts w:asciiTheme="majorHAnsi" w:eastAsia="Times New Roman" w:hAnsiTheme="majorHAnsi" w:cstheme="majorHAnsi"/>
          <w:color w:val="000000"/>
          <w:lang w:val="en-IN"/>
        </w:rPr>
        <w:t xml:space="preserve"> As soon as </w:t>
      </w:r>
      <w:r w:rsidR="009A3874" w:rsidRPr="00E1285E">
        <w:rPr>
          <w:rFonts w:asciiTheme="majorHAnsi" w:eastAsia="Times New Roman" w:hAnsiTheme="majorHAnsi" w:cstheme="majorHAnsi"/>
          <w:color w:val="000000"/>
          <w:lang w:val="en-IN"/>
        </w:rPr>
        <w:t>logistic partner</w:t>
      </w:r>
      <w:r w:rsidRPr="00E1285E">
        <w:rPr>
          <w:rFonts w:asciiTheme="majorHAnsi" w:eastAsia="Times New Roman" w:hAnsiTheme="majorHAnsi" w:cstheme="majorHAnsi"/>
          <w:color w:val="000000"/>
          <w:lang w:val="en-IN"/>
        </w:rPr>
        <w:t xml:space="preserve"> will select “View Details” then Navigate to another screen there will display details of the selected order.</w:t>
      </w:r>
    </w:p>
    <w:p w14:paraId="7B8D6D7D" w14:textId="4C68A561" w:rsidR="00582D9C" w:rsidRPr="00E1285E" w:rsidRDefault="00582D9C" w:rsidP="00582D9C">
      <w:pPr>
        <w:spacing w:line="276" w:lineRule="auto"/>
        <w:jc w:val="both"/>
        <w:textAlignment w:val="baseline"/>
        <w:rPr>
          <w:rFonts w:asciiTheme="majorHAnsi" w:eastAsia="Arial Unicode MS" w:hAnsiTheme="majorHAnsi" w:cstheme="majorHAnsi"/>
          <w:b/>
          <w:highlight w:val="yellow"/>
        </w:rPr>
      </w:pPr>
      <w:r w:rsidRPr="00E1285E">
        <w:rPr>
          <w:rFonts w:asciiTheme="majorHAnsi" w:eastAsia="Times New Roman" w:hAnsiTheme="majorHAnsi" w:cstheme="majorHAnsi"/>
          <w:b/>
          <w:color w:val="000000"/>
          <w:highlight w:val="yellow"/>
          <w:lang w:val="en-IN"/>
        </w:rPr>
        <w:t xml:space="preserve">Mayur: </w:t>
      </w:r>
      <w:r w:rsidRPr="00E1285E">
        <w:rPr>
          <w:rFonts w:asciiTheme="majorHAnsi" w:eastAsia="Arial Unicode MS" w:hAnsiTheme="majorHAnsi" w:cstheme="majorHAnsi"/>
          <w:b/>
          <w:highlight w:val="yellow"/>
        </w:rPr>
        <w:t>Multi Select picklist for patient ailment (CRUD) (This will create a record for the platform.)</w:t>
      </w:r>
    </w:p>
    <w:p w14:paraId="659D5679" w14:textId="1CD88285" w:rsidR="00582D9C" w:rsidRPr="00E1285E" w:rsidRDefault="00582D9C" w:rsidP="00582D9C">
      <w:pPr>
        <w:spacing w:line="276" w:lineRule="auto"/>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b/>
          <w:color w:val="000000"/>
          <w:highlight w:val="yellow"/>
          <w:lang w:val="en-IN"/>
        </w:rPr>
        <w:t>[InventColabs]: Noted</w:t>
      </w:r>
    </w:p>
    <w:p w14:paraId="7D7ED8DA" w14:textId="5BF69641" w:rsidR="009A3874" w:rsidRPr="00E1285E" w:rsidRDefault="009A3874" w:rsidP="00526E5F">
      <w:pPr>
        <w:numPr>
          <w:ilvl w:val="0"/>
          <w:numId w:val="24"/>
        </w:numPr>
        <w:spacing w:line="276" w:lineRule="auto"/>
        <w:ind w:left="1440"/>
        <w:jc w:val="both"/>
        <w:textAlignment w:val="baseline"/>
        <w:rPr>
          <w:rFonts w:asciiTheme="majorHAnsi" w:eastAsia="Times New Roman" w:hAnsiTheme="majorHAnsi" w:cstheme="majorHAnsi"/>
          <w:color w:val="000000"/>
          <w:lang w:val="en-IN"/>
        </w:rPr>
      </w:pPr>
      <w:r w:rsidRPr="00E1285E">
        <w:rPr>
          <w:rFonts w:asciiTheme="majorHAnsi" w:eastAsia="Times New Roman" w:hAnsiTheme="majorHAnsi" w:cstheme="majorHAnsi"/>
          <w:color w:val="000000"/>
          <w:lang w:val="en-IN"/>
        </w:rPr>
        <w:t>Upload document or typed in text field on behalf of doctor</w:t>
      </w:r>
      <w:r w:rsidR="00406D6E" w:rsidRPr="00E1285E">
        <w:rPr>
          <w:rFonts w:asciiTheme="majorHAnsi" w:eastAsia="Times New Roman" w:hAnsiTheme="majorHAnsi" w:cstheme="majorHAnsi"/>
          <w:color w:val="000000"/>
          <w:lang w:val="en-IN"/>
        </w:rPr>
        <w:t xml:space="preserve"> but not visible to him/her later.</w:t>
      </w:r>
    </w:p>
    <w:p w14:paraId="629693F5" w14:textId="77777777" w:rsidR="00880C29" w:rsidRPr="00E1285E" w:rsidRDefault="00880C29" w:rsidP="001B3140">
      <w:pPr>
        <w:autoSpaceDE w:val="0"/>
        <w:autoSpaceDN w:val="0"/>
        <w:adjustRightInd w:val="0"/>
        <w:rPr>
          <w:rFonts w:asciiTheme="majorHAnsi" w:hAnsiTheme="majorHAnsi" w:cstheme="majorHAnsi"/>
          <w:b/>
          <w:bCs/>
          <w:lang w:val="en-US"/>
        </w:rPr>
      </w:pPr>
    </w:p>
    <w:p w14:paraId="09E4E102" w14:textId="3154E784" w:rsidR="00F32C01" w:rsidRPr="00E1285E" w:rsidRDefault="001B3140" w:rsidP="00505E74">
      <w:pPr>
        <w:shd w:val="clear" w:color="auto" w:fill="FFFFFF"/>
        <w:spacing w:line="276" w:lineRule="auto"/>
        <w:jc w:val="both"/>
        <w:rPr>
          <w:rFonts w:asciiTheme="majorHAnsi" w:hAnsiTheme="majorHAnsi" w:cstheme="majorHAnsi"/>
          <w:b/>
        </w:rPr>
      </w:pPr>
      <w:r w:rsidRPr="00E1285E">
        <w:rPr>
          <w:rFonts w:asciiTheme="majorHAnsi" w:hAnsiTheme="majorHAnsi" w:cstheme="majorHAnsi"/>
          <w:b/>
        </w:rPr>
        <w:t>----------------------------------------------------------------------------------------------------------------------------------------</w:t>
      </w:r>
    </w:p>
    <w:p w14:paraId="30007446" w14:textId="00147B92" w:rsidR="00F32C01" w:rsidRPr="00E1285E" w:rsidRDefault="00F32C01" w:rsidP="00F32C01">
      <w:pPr>
        <w:pStyle w:val="Heading2"/>
        <w:numPr>
          <w:ilvl w:val="1"/>
          <w:numId w:val="6"/>
        </w:numPr>
        <w:spacing w:line="276" w:lineRule="auto"/>
        <w:jc w:val="both"/>
        <w:rPr>
          <w:rFonts w:asciiTheme="majorHAnsi" w:hAnsiTheme="majorHAnsi" w:cstheme="majorHAnsi"/>
          <w:highlight w:val="white"/>
        </w:rPr>
      </w:pPr>
      <w:bookmarkStart w:id="89" w:name="_Toc154149801"/>
      <w:r w:rsidRPr="00E1285E">
        <w:rPr>
          <w:rFonts w:asciiTheme="majorHAnsi" w:hAnsiTheme="majorHAnsi" w:cstheme="majorHAnsi"/>
          <w:highlight w:val="white"/>
        </w:rPr>
        <w:t>Web panel for Tele Counsellor</w:t>
      </w:r>
      <w:bookmarkEnd w:id="89"/>
    </w:p>
    <w:p w14:paraId="62631683" w14:textId="77777777" w:rsidR="00582D9C" w:rsidRPr="00E1285E" w:rsidRDefault="00582D9C" w:rsidP="00582D9C">
      <w:pPr>
        <w:pStyle w:val="Default"/>
        <w:rPr>
          <w:rFonts w:asciiTheme="majorHAnsi" w:hAnsiTheme="majorHAnsi" w:cstheme="majorHAnsi"/>
          <w:b/>
          <w:highlight w:val="magenta"/>
        </w:rPr>
      </w:pPr>
      <w:commentRangeStart w:id="90"/>
      <w:commentRangeStart w:id="91"/>
      <w:r w:rsidRPr="00E1285E">
        <w:rPr>
          <w:rFonts w:asciiTheme="majorHAnsi" w:hAnsiTheme="majorHAnsi" w:cstheme="majorHAnsi"/>
          <w:b/>
          <w:highlight w:val="magenta"/>
        </w:rPr>
        <w:t xml:space="preserve">Mayur: </w:t>
      </w:r>
      <w:r w:rsidRPr="00E1285E">
        <w:rPr>
          <w:rFonts w:asciiTheme="majorHAnsi" w:eastAsia="Arial Unicode MS" w:hAnsiTheme="majorHAnsi" w:cstheme="majorHAnsi"/>
          <w:b/>
          <w:highlight w:val="magenta"/>
        </w:rPr>
        <w:t>- Patient list with search and filter</w:t>
      </w:r>
    </w:p>
    <w:p w14:paraId="0E639169"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 patient details</w:t>
      </w:r>
    </w:p>
    <w:p w14:paraId="1CCE1940"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 Call to the patient for the follow up of checking out the carted medicines</w:t>
      </w:r>
    </w:p>
    <w:p w14:paraId="29AB7741"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 They will have to respond the queries regarding:</w:t>
      </w:r>
    </w:p>
    <w:p w14:paraId="320ACBA3"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Video call</w:t>
      </w:r>
    </w:p>
    <w:p w14:paraId="6332E994"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Appointment Reminders</w:t>
      </w:r>
    </w:p>
    <w:p w14:paraId="3337C9E7"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Reschedule /Cancellation</w:t>
      </w:r>
    </w:p>
    <w:p w14:paraId="7E497569"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Refunds</w:t>
      </w:r>
    </w:p>
    <w:p w14:paraId="632A3CD2"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Queries regarding Consultation</w:t>
      </w:r>
    </w:p>
    <w:p w14:paraId="666C31E8"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Feedback</w:t>
      </w:r>
    </w:p>
    <w:p w14:paraId="5FC38784"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No Show</w:t>
      </w:r>
    </w:p>
    <w:p w14:paraId="6B32C4EB"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lastRenderedPageBreak/>
        <w:t>Medicines Cart Unchecked</w:t>
      </w:r>
    </w:p>
    <w:p w14:paraId="15B94FC7"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Medicines Consumption</w:t>
      </w:r>
    </w:p>
    <w:p w14:paraId="0136480F" w14:textId="77777777" w:rsidR="00582D9C" w:rsidRPr="00E1285E" w:rsidRDefault="00582D9C" w:rsidP="00582D9C">
      <w:pPr>
        <w:pStyle w:val="Default"/>
        <w:rPr>
          <w:rFonts w:asciiTheme="majorHAnsi" w:hAnsiTheme="majorHAnsi" w:cstheme="majorHAnsi"/>
          <w:b/>
          <w:highlight w:val="magenta"/>
        </w:rPr>
      </w:pPr>
      <w:r w:rsidRPr="00E1285E">
        <w:rPr>
          <w:rFonts w:asciiTheme="majorHAnsi" w:eastAsia="Arial Unicode MS" w:hAnsiTheme="majorHAnsi" w:cstheme="majorHAnsi"/>
          <w:b/>
          <w:highlight w:val="magenta"/>
        </w:rPr>
        <w:t>Diet Chart</w:t>
      </w:r>
    </w:p>
    <w:p w14:paraId="2CD54384" w14:textId="5FC53450" w:rsidR="00582D9C" w:rsidRPr="00E1285E" w:rsidRDefault="00582D9C" w:rsidP="00582D9C">
      <w:pPr>
        <w:rPr>
          <w:rFonts w:asciiTheme="majorHAnsi" w:eastAsia="Arial Unicode MS" w:hAnsiTheme="majorHAnsi" w:cstheme="majorHAnsi"/>
          <w:b/>
          <w:highlight w:val="magenta"/>
        </w:rPr>
      </w:pPr>
      <w:r w:rsidRPr="00E1285E">
        <w:rPr>
          <w:rFonts w:asciiTheme="majorHAnsi" w:eastAsia="Arial Unicode MS" w:hAnsiTheme="majorHAnsi" w:cstheme="majorHAnsi"/>
          <w:b/>
          <w:highlight w:val="magenta"/>
        </w:rPr>
        <w:t>Other Queries</w:t>
      </w:r>
    </w:p>
    <w:p w14:paraId="2B74C5EB" w14:textId="2FBEF4EE" w:rsidR="00582D9C" w:rsidRPr="00E1285E" w:rsidRDefault="00582D9C" w:rsidP="00582D9C">
      <w:pPr>
        <w:rPr>
          <w:rFonts w:asciiTheme="majorHAnsi" w:hAnsiTheme="majorHAnsi" w:cstheme="majorHAnsi"/>
          <w:b/>
          <w:highlight w:val="magenta"/>
        </w:rPr>
      </w:pPr>
      <w:r w:rsidRPr="00E1285E">
        <w:rPr>
          <w:rFonts w:asciiTheme="majorHAnsi" w:hAnsiTheme="majorHAnsi" w:cstheme="majorHAnsi"/>
          <w:b/>
          <w:highlight w:val="magenta"/>
        </w:rPr>
        <w:t>[Inventcolabs]: Discuss with Jiten about this entire functionality because it’s not in scope.</w:t>
      </w:r>
      <w:commentRangeEnd w:id="90"/>
      <w:r w:rsidR="00E96E61">
        <w:rPr>
          <w:rStyle w:val="CommentReference"/>
        </w:rPr>
        <w:commentReference w:id="90"/>
      </w:r>
      <w:commentRangeEnd w:id="91"/>
      <w:r w:rsidR="002B746E">
        <w:rPr>
          <w:rStyle w:val="CommentReference"/>
        </w:rPr>
        <w:commentReference w:id="91"/>
      </w:r>
    </w:p>
    <w:p w14:paraId="6F9B1126" w14:textId="77777777" w:rsidR="00582D9C" w:rsidRPr="00E1285E" w:rsidRDefault="00582D9C" w:rsidP="00582D9C">
      <w:pPr>
        <w:rPr>
          <w:rFonts w:asciiTheme="majorHAnsi" w:hAnsiTheme="majorHAnsi" w:cstheme="majorHAnsi"/>
          <w:highlight w:val="white"/>
        </w:rPr>
      </w:pPr>
    </w:p>
    <w:p w14:paraId="31F3EBF3" w14:textId="19C04C18" w:rsidR="00ED5DF9" w:rsidRPr="00E1285E" w:rsidRDefault="007F0841" w:rsidP="00F32C01">
      <w:pPr>
        <w:spacing w:line="276" w:lineRule="auto"/>
        <w:jc w:val="both"/>
        <w:rPr>
          <w:rFonts w:asciiTheme="majorHAnsi" w:hAnsiTheme="majorHAnsi" w:cstheme="majorHAnsi"/>
          <w:b/>
          <w:highlight w:val="yellow"/>
        </w:rPr>
      </w:pPr>
      <w:r w:rsidRPr="00E1285E">
        <w:rPr>
          <w:rFonts w:asciiTheme="majorHAnsi" w:hAnsiTheme="majorHAnsi" w:cstheme="majorHAnsi"/>
          <w:b/>
          <w:highlight w:val="yellow"/>
        </w:rPr>
        <w:t>URNavi Tech: When more than 1 Tele counsellor is added by admin, Role assignment shall be possible. Like UHID and Appointment, Cart checkout, Orders, Feedback, Cancellation, Refunds, Re-scheduling</w:t>
      </w:r>
    </w:p>
    <w:p w14:paraId="0133F1F0" w14:textId="1ADB82F6" w:rsidR="007F0841" w:rsidRPr="00E1285E" w:rsidRDefault="007F0841" w:rsidP="00F32C01">
      <w:pPr>
        <w:spacing w:line="276" w:lineRule="auto"/>
        <w:jc w:val="both"/>
        <w:rPr>
          <w:rFonts w:asciiTheme="majorHAnsi" w:hAnsiTheme="majorHAnsi" w:cstheme="majorHAnsi"/>
        </w:rPr>
      </w:pPr>
      <w:r w:rsidRPr="00E1285E">
        <w:rPr>
          <w:rFonts w:asciiTheme="majorHAnsi" w:hAnsiTheme="majorHAnsi" w:cstheme="majorHAnsi"/>
          <w:b/>
          <w:highlight w:val="yellow"/>
        </w:rPr>
        <w:t>[InventColabs]: Noted</w:t>
      </w:r>
    </w:p>
    <w:p w14:paraId="723BC5D2" w14:textId="77777777" w:rsidR="007F0841" w:rsidRPr="00E1285E" w:rsidRDefault="007F0841" w:rsidP="00F32C01">
      <w:pPr>
        <w:spacing w:line="276" w:lineRule="auto"/>
        <w:jc w:val="both"/>
        <w:rPr>
          <w:rFonts w:asciiTheme="majorHAnsi" w:hAnsiTheme="majorHAnsi" w:cstheme="majorHAnsi"/>
        </w:rPr>
      </w:pPr>
    </w:p>
    <w:p w14:paraId="1C797979" w14:textId="2972BE1B" w:rsidR="00F32C01" w:rsidRPr="00E1285E" w:rsidRDefault="007B2F44" w:rsidP="00F32C01">
      <w:pPr>
        <w:spacing w:line="276" w:lineRule="auto"/>
        <w:jc w:val="both"/>
        <w:rPr>
          <w:rFonts w:asciiTheme="majorHAnsi" w:hAnsiTheme="majorHAnsi" w:cstheme="majorHAnsi"/>
        </w:rPr>
      </w:pPr>
      <w:r w:rsidRPr="00E1285E">
        <w:rPr>
          <w:rFonts w:asciiTheme="majorHAnsi" w:hAnsiTheme="majorHAnsi" w:cstheme="majorHAnsi"/>
        </w:rPr>
        <w:t>Tele Counsellor</w:t>
      </w:r>
      <w:r w:rsidR="00F32C01" w:rsidRPr="00E1285E">
        <w:rPr>
          <w:rFonts w:asciiTheme="majorHAnsi" w:hAnsiTheme="majorHAnsi" w:cstheme="majorHAnsi"/>
        </w:rPr>
        <w:t xml:space="preserve"> would have access to all the assigned modules. Following are the tasks/modules, which </w:t>
      </w:r>
      <w:r w:rsidRPr="00E1285E">
        <w:rPr>
          <w:rFonts w:asciiTheme="majorHAnsi" w:hAnsiTheme="majorHAnsi" w:cstheme="majorHAnsi"/>
        </w:rPr>
        <w:t>Tele Counsellor</w:t>
      </w:r>
      <w:r w:rsidR="00F32C01" w:rsidRPr="00E1285E">
        <w:rPr>
          <w:rFonts w:asciiTheme="majorHAnsi" w:hAnsiTheme="majorHAnsi" w:cstheme="majorHAnsi"/>
        </w:rPr>
        <w:t xml:space="preserve"> can perform on the Web Based panel.</w:t>
      </w:r>
    </w:p>
    <w:p w14:paraId="7B35DAD7" w14:textId="77777777" w:rsidR="00F32C01" w:rsidRPr="00E1285E" w:rsidRDefault="00F32C01" w:rsidP="00F32C01">
      <w:pPr>
        <w:spacing w:line="276" w:lineRule="auto"/>
        <w:jc w:val="both"/>
        <w:rPr>
          <w:rFonts w:asciiTheme="majorHAnsi" w:hAnsiTheme="majorHAnsi" w:cstheme="majorHAnsi"/>
        </w:rPr>
      </w:pPr>
    </w:p>
    <w:p w14:paraId="5C1959AC" w14:textId="3CAC4B3E" w:rsidR="00F32C01" w:rsidRPr="00E1285E" w:rsidRDefault="007B2F44" w:rsidP="00F32C01">
      <w:pPr>
        <w:spacing w:line="276" w:lineRule="auto"/>
        <w:jc w:val="both"/>
        <w:rPr>
          <w:rFonts w:asciiTheme="majorHAnsi" w:hAnsiTheme="majorHAnsi" w:cstheme="majorHAnsi"/>
        </w:rPr>
      </w:pPr>
      <w:r w:rsidRPr="00E1285E">
        <w:rPr>
          <w:rFonts w:asciiTheme="majorHAnsi" w:hAnsiTheme="majorHAnsi" w:cstheme="majorHAnsi"/>
        </w:rPr>
        <w:t>Tele Counsellor</w:t>
      </w:r>
      <w:r w:rsidR="00F32C01" w:rsidRPr="00E1285E">
        <w:rPr>
          <w:rFonts w:asciiTheme="majorHAnsi" w:hAnsiTheme="majorHAnsi" w:cstheme="majorHAnsi"/>
        </w:rPr>
        <w:t xml:space="preserve"> will be able to login into the web-based logistic panel by providing the following details:</w:t>
      </w:r>
    </w:p>
    <w:p w14:paraId="53920728" w14:textId="77777777" w:rsidR="00F32C01" w:rsidRPr="00E1285E" w:rsidRDefault="00F32C01" w:rsidP="00526E5F">
      <w:pPr>
        <w:numPr>
          <w:ilvl w:val="0"/>
          <w:numId w:val="9"/>
        </w:numPr>
        <w:spacing w:line="276" w:lineRule="auto"/>
        <w:jc w:val="both"/>
        <w:rPr>
          <w:rFonts w:asciiTheme="majorHAnsi" w:hAnsiTheme="majorHAnsi" w:cstheme="majorHAnsi"/>
          <w:color w:val="000000"/>
        </w:rPr>
      </w:pPr>
      <w:r w:rsidRPr="00E1285E">
        <w:rPr>
          <w:rFonts w:asciiTheme="majorHAnsi" w:hAnsiTheme="majorHAnsi" w:cstheme="majorHAnsi"/>
          <w:color w:val="000000"/>
        </w:rPr>
        <w:t>Email Address</w:t>
      </w:r>
    </w:p>
    <w:p w14:paraId="09B5F35F" w14:textId="767D1FC3" w:rsidR="00FA7DBA" w:rsidRPr="00FA7DBA" w:rsidRDefault="00D86433" w:rsidP="00FA7DBA">
      <w:pPr>
        <w:numPr>
          <w:ilvl w:val="0"/>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Email OTP</w:t>
      </w:r>
    </w:p>
    <w:p w14:paraId="3A056528" w14:textId="76636DB2" w:rsidR="00F32C01" w:rsidRDefault="00FA7DBA" w:rsidP="00F32C01">
      <w:pPr>
        <w:pBdr>
          <w:top w:val="nil"/>
          <w:left w:val="nil"/>
          <w:bottom w:val="nil"/>
          <w:right w:val="nil"/>
          <w:between w:val="nil"/>
        </w:pBdr>
        <w:spacing w:line="276" w:lineRule="auto"/>
        <w:jc w:val="both"/>
        <w:rPr>
          <w:ins w:id="92" w:author="Sachin - URNAVI Tech" w:date="2024-01-21T16:29:00Z"/>
          <w:rFonts w:asciiTheme="majorHAnsi" w:hAnsiTheme="majorHAnsi" w:cstheme="majorHAnsi"/>
        </w:rPr>
      </w:pPr>
      <w:ins w:id="93" w:author="Sachin - URNAVI Tech" w:date="2024-01-21T16:29:00Z">
        <w:r>
          <w:rPr>
            <w:rFonts w:asciiTheme="majorHAnsi" w:hAnsiTheme="majorHAnsi" w:cstheme="majorHAnsi"/>
          </w:rPr>
          <w:t xml:space="preserve">Forgot password entire </w:t>
        </w:r>
      </w:ins>
      <w:ins w:id="94" w:author="Sachin - URNAVI Tech" w:date="2024-01-21T16:30:00Z">
        <w:r>
          <w:rPr>
            <w:rFonts w:asciiTheme="majorHAnsi" w:hAnsiTheme="majorHAnsi" w:cstheme="majorHAnsi"/>
          </w:rPr>
          <w:t>paragraph is gone missing in 1.0 to 1.1</w:t>
        </w:r>
      </w:ins>
      <w:ins w:id="95" w:author="Sachin - URNAVI Tech" w:date="2024-01-21T16:29:00Z">
        <w:r>
          <w:rPr>
            <w:rFonts w:asciiTheme="majorHAnsi" w:hAnsiTheme="majorHAnsi" w:cstheme="majorHAnsi"/>
          </w:rPr>
          <w:t xml:space="preserve"> </w:t>
        </w:r>
      </w:ins>
    </w:p>
    <w:p w14:paraId="35568EF5" w14:textId="295E620B" w:rsidR="00FA7DBA" w:rsidRDefault="0087652C" w:rsidP="00F32C01">
      <w:pPr>
        <w:pBdr>
          <w:top w:val="nil"/>
          <w:left w:val="nil"/>
          <w:bottom w:val="nil"/>
          <w:right w:val="nil"/>
          <w:between w:val="nil"/>
        </w:pBdr>
        <w:spacing w:line="276" w:lineRule="auto"/>
        <w:jc w:val="both"/>
        <w:rPr>
          <w:ins w:id="96" w:author="Microsoft Office User" w:date="2024-01-30T12:35:00Z"/>
          <w:rFonts w:asciiTheme="majorHAnsi" w:hAnsiTheme="majorHAnsi" w:cstheme="majorHAnsi"/>
        </w:rPr>
      </w:pPr>
      <w:ins w:id="97" w:author="Microsoft Office User" w:date="2024-01-30T12:35:00Z">
        <w:r>
          <w:rPr>
            <w:rFonts w:asciiTheme="majorHAnsi" w:hAnsiTheme="majorHAnsi" w:cstheme="majorHAnsi"/>
          </w:rPr>
          <w:t>[InventColabs]: No need, Forgot password because login from email and OTP based.</w:t>
        </w:r>
      </w:ins>
    </w:p>
    <w:p w14:paraId="24E3F6EC" w14:textId="77777777" w:rsidR="0087652C" w:rsidRPr="00E1285E" w:rsidRDefault="0087652C" w:rsidP="00F32C01">
      <w:pPr>
        <w:pBdr>
          <w:top w:val="nil"/>
          <w:left w:val="nil"/>
          <w:bottom w:val="nil"/>
          <w:right w:val="nil"/>
          <w:between w:val="nil"/>
        </w:pBdr>
        <w:spacing w:line="276" w:lineRule="auto"/>
        <w:jc w:val="both"/>
        <w:rPr>
          <w:rFonts w:asciiTheme="majorHAnsi" w:hAnsiTheme="majorHAnsi" w:cstheme="majorHAnsi"/>
        </w:rPr>
      </w:pPr>
    </w:p>
    <w:p w14:paraId="7C067656" w14:textId="73C7C999" w:rsidR="00F32C01" w:rsidRPr="00E1285E" w:rsidRDefault="00F32C01" w:rsidP="00F32C01">
      <w:pPr>
        <w:spacing w:line="276" w:lineRule="auto"/>
        <w:jc w:val="both"/>
        <w:rPr>
          <w:rFonts w:asciiTheme="majorHAnsi" w:hAnsiTheme="majorHAnsi" w:cstheme="majorHAnsi"/>
        </w:rPr>
      </w:pPr>
      <w:r w:rsidRPr="00E1285E">
        <w:rPr>
          <w:rFonts w:asciiTheme="majorHAnsi" w:hAnsiTheme="majorHAnsi" w:cstheme="majorHAnsi"/>
        </w:rPr>
        <w:t xml:space="preserve">The following are the tasks and modules, which the </w:t>
      </w:r>
      <w:r w:rsidR="004B38F3" w:rsidRPr="00E1285E">
        <w:rPr>
          <w:rFonts w:asciiTheme="majorHAnsi" w:hAnsiTheme="majorHAnsi" w:cstheme="majorHAnsi"/>
        </w:rPr>
        <w:t xml:space="preserve">Tele Counsellor </w:t>
      </w:r>
      <w:r w:rsidRPr="00E1285E">
        <w:rPr>
          <w:rFonts w:asciiTheme="majorHAnsi" w:hAnsiTheme="majorHAnsi" w:cstheme="majorHAnsi"/>
        </w:rPr>
        <w:t>can perform and access:</w:t>
      </w:r>
    </w:p>
    <w:p w14:paraId="1EF6B409" w14:textId="77777777" w:rsidR="00F32C01" w:rsidRPr="00E1285E" w:rsidRDefault="00F32C01" w:rsidP="00F32C01">
      <w:pPr>
        <w:pBdr>
          <w:top w:val="nil"/>
          <w:left w:val="nil"/>
          <w:bottom w:val="nil"/>
          <w:right w:val="nil"/>
          <w:between w:val="nil"/>
        </w:pBdr>
        <w:spacing w:line="276" w:lineRule="auto"/>
        <w:rPr>
          <w:rFonts w:asciiTheme="majorHAnsi" w:hAnsiTheme="majorHAnsi" w:cstheme="majorHAnsi"/>
          <w:b/>
          <w:color w:val="000000"/>
        </w:rPr>
      </w:pPr>
    </w:p>
    <w:p w14:paraId="79657B3B" w14:textId="29FE0152" w:rsidR="00F32C01" w:rsidRPr="00E1285E" w:rsidRDefault="00F32C01" w:rsidP="00526E5F">
      <w:pPr>
        <w:numPr>
          <w:ilvl w:val="0"/>
          <w:numId w:val="10"/>
        </w:numPr>
        <w:pBdr>
          <w:top w:val="nil"/>
          <w:left w:val="nil"/>
          <w:bottom w:val="nil"/>
          <w:right w:val="nil"/>
          <w:between w:val="nil"/>
        </w:pBdr>
        <w:spacing w:line="276" w:lineRule="auto"/>
        <w:rPr>
          <w:rFonts w:asciiTheme="majorHAnsi" w:hAnsiTheme="majorHAnsi" w:cstheme="majorHAnsi"/>
          <w:b/>
          <w:color w:val="000000"/>
        </w:rPr>
      </w:pPr>
      <w:r w:rsidRPr="00E1285E">
        <w:rPr>
          <w:rFonts w:asciiTheme="majorHAnsi" w:hAnsiTheme="majorHAnsi" w:cstheme="majorHAnsi"/>
          <w:b/>
          <w:color w:val="000000"/>
        </w:rPr>
        <w:t>Home Page (Dashboard):</w:t>
      </w:r>
      <w:r w:rsidRPr="00E1285E">
        <w:rPr>
          <w:rFonts w:asciiTheme="majorHAnsi" w:hAnsiTheme="majorHAnsi" w:cstheme="majorHAnsi"/>
          <w:color w:val="000000"/>
        </w:rPr>
        <w:t xml:space="preserve"> After successful login </w:t>
      </w:r>
      <w:r w:rsidR="007D4996" w:rsidRPr="00E1285E">
        <w:rPr>
          <w:rFonts w:asciiTheme="majorHAnsi" w:hAnsiTheme="majorHAnsi" w:cstheme="majorHAnsi"/>
        </w:rPr>
        <w:t>Tele Counsellor</w:t>
      </w:r>
      <w:r w:rsidR="007D4996" w:rsidRPr="00E1285E">
        <w:rPr>
          <w:rFonts w:asciiTheme="majorHAnsi" w:hAnsiTheme="majorHAnsi" w:cstheme="majorHAnsi"/>
          <w:color w:val="000000"/>
        </w:rPr>
        <w:t xml:space="preserve"> </w:t>
      </w:r>
      <w:r w:rsidRPr="00E1285E">
        <w:rPr>
          <w:rFonts w:asciiTheme="majorHAnsi" w:hAnsiTheme="majorHAnsi" w:cstheme="majorHAnsi"/>
          <w:color w:val="000000"/>
        </w:rPr>
        <w:t xml:space="preserve">would be redirected to this page. This page will provide the summary details of each section along with the link to navigate to that specific module. Dashboard will be the first screen, which will appear when the </w:t>
      </w:r>
      <w:r w:rsidR="00E43AFD" w:rsidRPr="00E1285E">
        <w:rPr>
          <w:rFonts w:asciiTheme="majorHAnsi" w:hAnsiTheme="majorHAnsi" w:cstheme="majorHAnsi"/>
        </w:rPr>
        <w:t>Tele Counsellor</w:t>
      </w:r>
      <w:r w:rsidR="00E43AFD" w:rsidRPr="00E1285E">
        <w:rPr>
          <w:rFonts w:asciiTheme="majorHAnsi" w:hAnsiTheme="majorHAnsi" w:cstheme="majorHAnsi"/>
          <w:color w:val="000000"/>
        </w:rPr>
        <w:t xml:space="preserve"> </w:t>
      </w:r>
      <w:r w:rsidRPr="00E1285E">
        <w:rPr>
          <w:rFonts w:asciiTheme="majorHAnsi" w:hAnsiTheme="majorHAnsi" w:cstheme="majorHAnsi"/>
          <w:color w:val="000000"/>
        </w:rPr>
        <w:t>will login. The Dashboard will have the following.</w:t>
      </w:r>
      <w:r w:rsidRPr="00E1285E">
        <w:rPr>
          <w:rFonts w:asciiTheme="majorHAnsi" w:hAnsiTheme="majorHAnsi" w:cstheme="majorHAnsi"/>
          <w:color w:val="000000"/>
        </w:rPr>
        <w:br/>
      </w:r>
    </w:p>
    <w:p w14:paraId="45358EF4" w14:textId="77777777" w:rsidR="00F32C01" w:rsidRPr="00E1285E" w:rsidRDefault="00F32C01" w:rsidP="00F32C01">
      <w:pPr>
        <w:pBdr>
          <w:top w:val="nil"/>
          <w:left w:val="nil"/>
          <w:bottom w:val="nil"/>
          <w:right w:val="nil"/>
          <w:between w:val="nil"/>
        </w:pBdr>
        <w:spacing w:line="276" w:lineRule="auto"/>
        <w:ind w:left="720"/>
        <w:jc w:val="both"/>
        <w:rPr>
          <w:rFonts w:asciiTheme="majorHAnsi" w:hAnsiTheme="majorHAnsi" w:cstheme="majorHAnsi"/>
          <w:color w:val="000000"/>
        </w:rPr>
      </w:pPr>
      <w:r w:rsidRPr="00E1285E">
        <w:rPr>
          <w:rFonts w:asciiTheme="majorHAnsi" w:hAnsiTheme="majorHAnsi" w:cstheme="majorHAnsi"/>
          <w:color w:val="000000"/>
        </w:rPr>
        <w:t>Header</w:t>
      </w:r>
    </w:p>
    <w:p w14:paraId="32B9FEAF" w14:textId="77777777" w:rsidR="00F32C01" w:rsidRPr="00E1285E" w:rsidRDefault="00F32C0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Logo Left side</w:t>
      </w:r>
    </w:p>
    <w:p w14:paraId="246C4376" w14:textId="77777777" w:rsidR="00F32C01" w:rsidRPr="00E1285E" w:rsidRDefault="00F32C0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Bell Icon for notification (Right side)</w:t>
      </w:r>
    </w:p>
    <w:p w14:paraId="6864CF12" w14:textId="114CB23C" w:rsidR="00F32C01" w:rsidRPr="00E1285E" w:rsidRDefault="00F32C0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Welcome </w:t>
      </w:r>
      <w:r w:rsidR="006C5AC7" w:rsidRPr="00E1285E">
        <w:rPr>
          <w:rFonts w:asciiTheme="majorHAnsi" w:hAnsiTheme="majorHAnsi" w:cstheme="majorHAnsi"/>
        </w:rPr>
        <w:t>Tele Counsellor</w:t>
      </w:r>
      <w:r w:rsidR="006C5AC7" w:rsidRPr="00E1285E">
        <w:rPr>
          <w:rFonts w:asciiTheme="majorHAnsi" w:hAnsiTheme="majorHAnsi" w:cstheme="majorHAnsi"/>
          <w:color w:val="000000"/>
        </w:rPr>
        <w:t xml:space="preserve"> </w:t>
      </w:r>
      <w:r w:rsidRPr="00E1285E">
        <w:rPr>
          <w:rFonts w:asciiTheme="majorHAnsi" w:hAnsiTheme="majorHAnsi" w:cstheme="majorHAnsi"/>
          <w:color w:val="000000"/>
        </w:rPr>
        <w:t>name (Right Side)</w:t>
      </w:r>
    </w:p>
    <w:p w14:paraId="7E68D122" w14:textId="77777777" w:rsidR="00F32C01" w:rsidRPr="00E1285E" w:rsidRDefault="00F32C0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Manage Profile</w:t>
      </w:r>
    </w:p>
    <w:p w14:paraId="162BFF43" w14:textId="77777777" w:rsidR="00F32C01" w:rsidRPr="00E1285E" w:rsidRDefault="00F32C0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Change Password</w:t>
      </w:r>
    </w:p>
    <w:p w14:paraId="30EC7533" w14:textId="77777777" w:rsidR="00F32C01" w:rsidRPr="00E1285E" w:rsidRDefault="00F32C0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Logout</w:t>
      </w:r>
    </w:p>
    <w:p w14:paraId="7A58E06B" w14:textId="4D5AFAAB" w:rsidR="00F32C01" w:rsidRPr="00E1285E" w:rsidRDefault="00F32C0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color w:val="000000"/>
        </w:rPr>
        <w:t>Left Panel</w:t>
      </w:r>
      <w:r w:rsidRPr="00E1285E">
        <w:rPr>
          <w:rFonts w:asciiTheme="majorHAnsi" w:hAnsiTheme="majorHAnsi" w:cstheme="majorHAnsi"/>
          <w:color w:val="000000"/>
        </w:rPr>
        <w:t xml:space="preserve">: </w:t>
      </w:r>
      <w:r w:rsidRPr="00E1285E">
        <w:rPr>
          <w:rFonts w:asciiTheme="majorHAnsi" w:hAnsiTheme="majorHAnsi" w:cstheme="majorHAnsi"/>
        </w:rPr>
        <w:t xml:space="preserve">Multiple options will be there in left panel, whenever any option is selected, associated information to that option will open in right panel. The </w:t>
      </w:r>
      <w:r w:rsidR="00D606B5" w:rsidRPr="00E1285E">
        <w:rPr>
          <w:rFonts w:asciiTheme="majorHAnsi" w:hAnsiTheme="majorHAnsi" w:cstheme="majorHAnsi"/>
        </w:rPr>
        <w:t xml:space="preserve">Tele Counsellor </w:t>
      </w:r>
      <w:r w:rsidRPr="00E1285E">
        <w:rPr>
          <w:rFonts w:asciiTheme="majorHAnsi" w:hAnsiTheme="majorHAnsi" w:cstheme="majorHAnsi"/>
        </w:rPr>
        <w:t>will be able to hide/show the left panel. Following options will be there in the left panel:</w:t>
      </w:r>
    </w:p>
    <w:p w14:paraId="3EA6603B" w14:textId="77777777" w:rsidR="00F32C01" w:rsidRPr="00E1285E" w:rsidRDefault="00F32C0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rPr>
        <w:t xml:space="preserve">Dashboard (Currently Selected) </w:t>
      </w:r>
    </w:p>
    <w:p w14:paraId="0FC69EEA" w14:textId="45320F03" w:rsidR="00F32C01" w:rsidRPr="00E1285E" w:rsidRDefault="00E0333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Appointment Diary</w:t>
      </w:r>
    </w:p>
    <w:p w14:paraId="2C76C7A6" w14:textId="2A1E4A39" w:rsidR="00E03331" w:rsidRPr="00E1285E" w:rsidRDefault="00E03331"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Transaction Summary</w:t>
      </w:r>
    </w:p>
    <w:p w14:paraId="77FD3026" w14:textId="234FFCEC" w:rsidR="00F32C01" w:rsidRPr="00E1285E" w:rsidRDefault="00F32C01" w:rsidP="00526E5F">
      <w:pPr>
        <w:pStyle w:val="ListParagraph"/>
        <w:numPr>
          <w:ilvl w:val="1"/>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b/>
        </w:rPr>
        <w:t>Right Panel</w:t>
      </w:r>
      <w:r w:rsidRPr="00E1285E">
        <w:rPr>
          <w:rFonts w:asciiTheme="majorHAnsi" w:hAnsiTheme="majorHAnsi" w:cstheme="majorHAnsi"/>
        </w:rPr>
        <w:t xml:space="preserve">: Right Panel will display the information for the selected option. For the dashboard the right panel will display the following stats in card view. Clicking on any card will redirect the </w:t>
      </w:r>
      <w:r w:rsidR="007F18B4" w:rsidRPr="00E1285E">
        <w:rPr>
          <w:rFonts w:asciiTheme="majorHAnsi" w:hAnsiTheme="majorHAnsi" w:cstheme="majorHAnsi"/>
        </w:rPr>
        <w:t>Tele Counsellor</w:t>
      </w:r>
      <w:r w:rsidRPr="00E1285E">
        <w:rPr>
          <w:rFonts w:asciiTheme="majorHAnsi" w:hAnsiTheme="majorHAnsi" w:cstheme="majorHAnsi"/>
        </w:rPr>
        <w:t xml:space="preserve"> to respective section.</w:t>
      </w:r>
    </w:p>
    <w:p w14:paraId="43700E74" w14:textId="77777777" w:rsidR="00F566ED" w:rsidRPr="00E1285E" w:rsidRDefault="00F566ED"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Number of Appointments throughout: Numbers &amp; Minutes of Video/Audio Calls</w:t>
      </w:r>
    </w:p>
    <w:p w14:paraId="3CE75F78" w14:textId="77777777" w:rsidR="00F566ED" w:rsidRPr="00E1285E" w:rsidRDefault="00F566ED"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Upcoming all Appointments</w:t>
      </w:r>
    </w:p>
    <w:p w14:paraId="5921A809" w14:textId="21EA43CE" w:rsidR="00F566ED" w:rsidRPr="00E1285E" w:rsidRDefault="00F566ED" w:rsidP="00526E5F">
      <w:pPr>
        <w:pStyle w:val="ListParagraph"/>
        <w:numPr>
          <w:ilvl w:val="2"/>
          <w:numId w:val="9"/>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lastRenderedPageBreak/>
        <w:t xml:space="preserve">Graph Between Booked Appointments and months </w:t>
      </w:r>
    </w:p>
    <w:p w14:paraId="3337EF4F" w14:textId="77777777" w:rsidR="00F566ED" w:rsidRPr="00E1285E" w:rsidRDefault="00F566ED" w:rsidP="00F566ED">
      <w:pPr>
        <w:pBdr>
          <w:top w:val="nil"/>
          <w:left w:val="nil"/>
          <w:bottom w:val="nil"/>
          <w:right w:val="nil"/>
          <w:between w:val="nil"/>
        </w:pBdr>
        <w:spacing w:line="276" w:lineRule="auto"/>
        <w:jc w:val="both"/>
        <w:rPr>
          <w:rFonts w:asciiTheme="majorHAnsi" w:hAnsiTheme="majorHAnsi" w:cstheme="majorHAnsi"/>
          <w:color w:val="000000"/>
        </w:rPr>
      </w:pPr>
    </w:p>
    <w:p w14:paraId="267F589A" w14:textId="12CDEA05" w:rsidR="00F32C01" w:rsidRPr="00E1285E" w:rsidRDefault="00F32C01"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Profile Manager (Settings):</w:t>
      </w:r>
      <w:r w:rsidRPr="00E1285E">
        <w:rPr>
          <w:rFonts w:asciiTheme="majorHAnsi" w:hAnsiTheme="majorHAnsi" w:cstheme="majorHAnsi"/>
          <w:color w:val="000000"/>
        </w:rPr>
        <w:t xml:space="preserve"> Through this manager, </w:t>
      </w:r>
      <w:r w:rsidR="003778C2" w:rsidRPr="00E1285E">
        <w:rPr>
          <w:rFonts w:asciiTheme="majorHAnsi" w:hAnsiTheme="majorHAnsi" w:cstheme="majorHAnsi"/>
          <w:color w:val="000000"/>
        </w:rPr>
        <w:t>Tele Counsellor</w:t>
      </w:r>
      <w:r w:rsidRPr="00E1285E">
        <w:rPr>
          <w:rFonts w:asciiTheme="majorHAnsi" w:hAnsiTheme="majorHAnsi" w:cstheme="majorHAnsi"/>
          <w:color w:val="000000"/>
        </w:rPr>
        <w:t xml:space="preserve"> can manage details like Name, Email, and password. </w:t>
      </w:r>
      <w:r w:rsidR="003778C2" w:rsidRPr="00E1285E">
        <w:rPr>
          <w:rFonts w:asciiTheme="majorHAnsi" w:hAnsiTheme="majorHAnsi" w:cstheme="majorHAnsi"/>
          <w:color w:val="000000"/>
        </w:rPr>
        <w:t xml:space="preserve">Tele Counsellor </w:t>
      </w:r>
      <w:r w:rsidRPr="00E1285E">
        <w:rPr>
          <w:rFonts w:asciiTheme="majorHAnsi" w:hAnsiTheme="majorHAnsi" w:cstheme="majorHAnsi"/>
          <w:color w:val="000000"/>
        </w:rPr>
        <w:t>wou</w:t>
      </w:r>
      <w:r w:rsidRPr="00E1285E">
        <w:rPr>
          <w:rFonts w:asciiTheme="majorHAnsi" w:hAnsiTheme="majorHAnsi" w:cstheme="majorHAnsi"/>
        </w:rPr>
        <w:t>ld be able to change password from here.</w:t>
      </w:r>
    </w:p>
    <w:p w14:paraId="7E76C8B5" w14:textId="77777777" w:rsidR="00F32C01" w:rsidRPr="00E1285E" w:rsidRDefault="00F32C01" w:rsidP="00F32C01">
      <w:pPr>
        <w:pBdr>
          <w:top w:val="nil"/>
          <w:left w:val="nil"/>
          <w:bottom w:val="nil"/>
          <w:right w:val="nil"/>
          <w:between w:val="nil"/>
        </w:pBdr>
        <w:spacing w:line="276" w:lineRule="auto"/>
        <w:jc w:val="both"/>
        <w:rPr>
          <w:rFonts w:asciiTheme="majorHAnsi" w:hAnsiTheme="majorHAnsi" w:cstheme="majorHAnsi"/>
          <w:color w:val="000000"/>
        </w:rPr>
      </w:pPr>
    </w:p>
    <w:p w14:paraId="2DFED3DF" w14:textId="33CB4E0C" w:rsidR="00F32C01" w:rsidRPr="00E1285E" w:rsidRDefault="00F32C01"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color w:val="000000"/>
        </w:rPr>
        <w:t xml:space="preserve">Change Password: </w:t>
      </w:r>
      <w:r w:rsidR="003778C2" w:rsidRPr="00E1285E">
        <w:rPr>
          <w:rFonts w:asciiTheme="majorHAnsi" w:hAnsiTheme="majorHAnsi" w:cstheme="majorHAnsi"/>
          <w:color w:val="000000"/>
        </w:rPr>
        <w:t xml:space="preserve">Tele Counsellor </w:t>
      </w:r>
      <w:r w:rsidRPr="00E1285E">
        <w:rPr>
          <w:rFonts w:asciiTheme="majorHAnsi" w:hAnsiTheme="majorHAnsi" w:cstheme="majorHAnsi"/>
          <w:color w:val="000000"/>
        </w:rPr>
        <w:t>would be able to change the password using following information:</w:t>
      </w:r>
    </w:p>
    <w:p w14:paraId="2412DF44" w14:textId="77777777" w:rsidR="00F32C01" w:rsidRPr="00E1285E" w:rsidRDefault="00F32C01"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 xml:space="preserve">Old Password </w:t>
      </w:r>
    </w:p>
    <w:p w14:paraId="030BF199" w14:textId="77777777" w:rsidR="00F32C01" w:rsidRPr="00E1285E" w:rsidRDefault="00F32C01"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New Password (Password should be Alpha-Numeric min 8 Char)</w:t>
      </w:r>
    </w:p>
    <w:p w14:paraId="7C402F67" w14:textId="77777777" w:rsidR="00F32C01" w:rsidRPr="00E1285E" w:rsidRDefault="00F32C01" w:rsidP="00526E5F">
      <w:pPr>
        <w:numPr>
          <w:ilvl w:val="1"/>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Confirm New Password</w:t>
      </w:r>
      <w:r w:rsidRPr="00E1285E">
        <w:rPr>
          <w:rFonts w:asciiTheme="majorHAnsi" w:hAnsiTheme="majorHAnsi" w:cstheme="majorHAnsi"/>
          <w:b/>
          <w:color w:val="000000"/>
        </w:rPr>
        <w:t xml:space="preserve"> (</w:t>
      </w:r>
      <w:r w:rsidRPr="00E1285E">
        <w:rPr>
          <w:rFonts w:asciiTheme="majorHAnsi" w:hAnsiTheme="majorHAnsi" w:cstheme="majorHAnsi"/>
          <w:color w:val="000000"/>
        </w:rPr>
        <w:t>Confirm password should be match with New Password</w:t>
      </w:r>
      <w:r w:rsidRPr="00E1285E">
        <w:rPr>
          <w:rFonts w:asciiTheme="majorHAnsi" w:hAnsiTheme="majorHAnsi" w:cstheme="majorHAnsi"/>
          <w:b/>
          <w:color w:val="000000"/>
        </w:rPr>
        <w:t>)</w:t>
      </w:r>
    </w:p>
    <w:p w14:paraId="456784CC" w14:textId="77777777" w:rsidR="00F32C01" w:rsidRPr="00E1285E" w:rsidRDefault="00F32C01" w:rsidP="00F32C01">
      <w:pPr>
        <w:pBdr>
          <w:top w:val="nil"/>
          <w:left w:val="nil"/>
          <w:bottom w:val="nil"/>
          <w:right w:val="nil"/>
          <w:between w:val="nil"/>
        </w:pBdr>
        <w:spacing w:line="276" w:lineRule="auto"/>
        <w:jc w:val="both"/>
        <w:rPr>
          <w:rFonts w:asciiTheme="majorHAnsi" w:hAnsiTheme="majorHAnsi" w:cstheme="majorHAnsi"/>
          <w:color w:val="000000"/>
        </w:rPr>
      </w:pPr>
    </w:p>
    <w:p w14:paraId="2F5E52C3" w14:textId="0F3B997B" w:rsidR="00F32C01" w:rsidRPr="00E1285E" w:rsidRDefault="00F32C01" w:rsidP="00526E5F">
      <w:pPr>
        <w:numPr>
          <w:ilvl w:val="0"/>
          <w:numId w:val="10"/>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b/>
        </w:rPr>
        <w:t>Notification</w:t>
      </w:r>
      <w:r w:rsidRPr="00E1285E">
        <w:rPr>
          <w:rFonts w:asciiTheme="majorHAnsi" w:hAnsiTheme="majorHAnsi" w:cstheme="majorHAnsi"/>
        </w:rPr>
        <w:t xml:space="preserve">: Clicking on bell icon will open the notification sub menu. This sub menu will show few of the notifications and will have the “View All” button in the bottom, clicking on the view all button will open the notification page in the right panel. This page will show the list of all the notifications received by the </w:t>
      </w:r>
      <w:r w:rsidR="003778C2" w:rsidRPr="00E1285E">
        <w:rPr>
          <w:rFonts w:asciiTheme="majorHAnsi" w:hAnsiTheme="majorHAnsi" w:cstheme="majorHAnsi"/>
          <w:color w:val="000000"/>
        </w:rPr>
        <w:t>Tele Counsellor</w:t>
      </w:r>
      <w:r w:rsidRPr="00E1285E">
        <w:rPr>
          <w:rFonts w:asciiTheme="majorHAnsi" w:hAnsiTheme="majorHAnsi" w:cstheme="majorHAnsi"/>
        </w:rPr>
        <w:t>. Each notification will have time date also.</w:t>
      </w:r>
    </w:p>
    <w:p w14:paraId="5099D5B6" w14:textId="77777777" w:rsidR="00F32C01" w:rsidRPr="00E1285E" w:rsidRDefault="00F32C01" w:rsidP="00F32C01">
      <w:pPr>
        <w:shd w:val="clear" w:color="auto" w:fill="FFFFFF"/>
        <w:spacing w:line="276" w:lineRule="auto"/>
        <w:jc w:val="both"/>
        <w:rPr>
          <w:rFonts w:asciiTheme="majorHAnsi" w:hAnsiTheme="majorHAnsi" w:cstheme="majorHAnsi"/>
          <w:b/>
        </w:rPr>
      </w:pPr>
    </w:p>
    <w:p w14:paraId="2783142C" w14:textId="42B40396" w:rsidR="009A1E96" w:rsidRPr="00E1285E" w:rsidRDefault="000C4BA7" w:rsidP="00526E5F">
      <w:pPr>
        <w:numPr>
          <w:ilvl w:val="0"/>
          <w:numId w:val="10"/>
        </w:numPr>
        <w:pBdr>
          <w:top w:val="nil"/>
          <w:left w:val="nil"/>
          <w:bottom w:val="nil"/>
          <w:right w:val="nil"/>
          <w:between w:val="nil"/>
        </w:pBdr>
        <w:spacing w:line="276" w:lineRule="auto"/>
        <w:jc w:val="both"/>
        <w:rPr>
          <w:rFonts w:asciiTheme="majorHAnsi" w:hAnsiTheme="majorHAnsi" w:cstheme="majorHAnsi"/>
          <w:b/>
          <w:lang w:val="en-US"/>
        </w:rPr>
      </w:pPr>
      <w:r w:rsidRPr="00E1285E">
        <w:rPr>
          <w:rFonts w:asciiTheme="majorHAnsi" w:hAnsiTheme="majorHAnsi" w:cstheme="majorHAnsi"/>
          <w:b/>
          <w:lang w:val="en-US"/>
        </w:rPr>
        <w:t>Appointment Diary:</w:t>
      </w:r>
      <w:r w:rsidR="009A1E96" w:rsidRPr="00E1285E">
        <w:rPr>
          <w:rFonts w:asciiTheme="majorHAnsi" w:hAnsiTheme="majorHAnsi" w:cstheme="majorHAnsi"/>
          <w:b/>
          <w:lang w:val="en-US"/>
        </w:rPr>
        <w:t xml:space="preserve"> </w:t>
      </w:r>
      <w:r w:rsidR="009A1E96" w:rsidRPr="00E1285E">
        <w:rPr>
          <w:rFonts w:asciiTheme="majorHAnsi" w:hAnsiTheme="majorHAnsi" w:cstheme="majorHAnsi"/>
          <w:lang w:val="en-US"/>
        </w:rPr>
        <w:t>The "Appointment Diary" feature for Tele Counsellors (TC) provides comprehensive access to manage and track appointments. Below is a detailed breakdown of the functionality:</w:t>
      </w:r>
    </w:p>
    <w:p w14:paraId="0EFA784C" w14:textId="77777777" w:rsidR="009A1E96" w:rsidRPr="00E1285E" w:rsidRDefault="009A1E96" w:rsidP="009A1E96">
      <w:pPr>
        <w:pBdr>
          <w:top w:val="nil"/>
          <w:left w:val="nil"/>
          <w:bottom w:val="nil"/>
          <w:right w:val="nil"/>
          <w:between w:val="nil"/>
        </w:pBdr>
        <w:spacing w:line="276" w:lineRule="auto"/>
        <w:jc w:val="both"/>
        <w:rPr>
          <w:rFonts w:asciiTheme="majorHAnsi" w:hAnsiTheme="majorHAnsi" w:cstheme="majorHAnsi"/>
          <w:b/>
          <w:lang w:val="en-US"/>
        </w:rPr>
      </w:pPr>
    </w:p>
    <w:p w14:paraId="6AA9AC75" w14:textId="77777777" w:rsidR="009A1E96" w:rsidRPr="00E1285E" w:rsidRDefault="009A1E96" w:rsidP="009A1E96">
      <w:pPr>
        <w:autoSpaceDE w:val="0"/>
        <w:autoSpaceDN w:val="0"/>
        <w:adjustRightInd w:val="0"/>
        <w:ind w:left="720"/>
        <w:rPr>
          <w:rFonts w:asciiTheme="majorHAnsi" w:hAnsiTheme="majorHAnsi" w:cstheme="majorHAnsi"/>
          <w:lang w:val="en-US"/>
        </w:rPr>
      </w:pPr>
      <w:r w:rsidRPr="00E1285E">
        <w:rPr>
          <w:rFonts w:asciiTheme="majorHAnsi" w:hAnsiTheme="majorHAnsi" w:cstheme="majorHAnsi"/>
          <w:b/>
          <w:bCs/>
          <w:lang w:val="en-US"/>
        </w:rPr>
        <w:t>Appointment Categorization:</w:t>
      </w:r>
    </w:p>
    <w:p w14:paraId="4F5C6235" w14:textId="2B814EF5"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Categorization: </w:t>
      </w:r>
      <w:r w:rsidRPr="00E1285E">
        <w:rPr>
          <w:rFonts w:asciiTheme="majorHAnsi" w:hAnsiTheme="majorHAnsi" w:cstheme="majorHAnsi"/>
          <w:lang w:val="en-US"/>
        </w:rPr>
        <w:t>Organize appointments into categories such as Past, Today, Tomorrow, and Next Dates for effective scheduling and tracking.</w:t>
      </w:r>
    </w:p>
    <w:p w14:paraId="2C607BD6" w14:textId="5016F180"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Search Functionality: </w:t>
      </w:r>
      <w:r w:rsidRPr="00E1285E">
        <w:rPr>
          <w:rFonts w:asciiTheme="majorHAnsi" w:hAnsiTheme="majorHAnsi" w:cstheme="majorHAnsi"/>
          <w:lang w:val="en-US"/>
        </w:rPr>
        <w:t>Allow TCs to search for appointments using various criteria such as Appointment ID, User (Mobile Number or Name), Specific Date, or Doctor. Provide a flexible search option for a combination of these criteria.</w:t>
      </w:r>
    </w:p>
    <w:p w14:paraId="5B43F517" w14:textId="77777777" w:rsidR="009A1E96" w:rsidRPr="00E1285E" w:rsidRDefault="009A1E96" w:rsidP="009A1E96">
      <w:pPr>
        <w:autoSpaceDE w:val="0"/>
        <w:autoSpaceDN w:val="0"/>
        <w:adjustRightInd w:val="0"/>
        <w:ind w:left="720"/>
        <w:rPr>
          <w:rFonts w:asciiTheme="majorHAnsi" w:hAnsiTheme="majorHAnsi" w:cstheme="majorHAnsi"/>
          <w:b/>
          <w:bCs/>
          <w:lang w:val="en-US"/>
        </w:rPr>
      </w:pPr>
    </w:p>
    <w:p w14:paraId="0C7B920B" w14:textId="1B3BAC0B" w:rsidR="009A1E96" w:rsidRPr="00E1285E" w:rsidRDefault="009A1E96" w:rsidP="009A1E96">
      <w:pPr>
        <w:autoSpaceDE w:val="0"/>
        <w:autoSpaceDN w:val="0"/>
        <w:adjustRightInd w:val="0"/>
        <w:ind w:left="720"/>
        <w:rPr>
          <w:rFonts w:asciiTheme="majorHAnsi" w:hAnsiTheme="majorHAnsi" w:cstheme="majorHAnsi"/>
          <w:lang w:val="en-US"/>
        </w:rPr>
      </w:pPr>
      <w:r w:rsidRPr="00E1285E">
        <w:rPr>
          <w:rFonts w:asciiTheme="majorHAnsi" w:hAnsiTheme="majorHAnsi" w:cstheme="majorHAnsi"/>
          <w:b/>
          <w:bCs/>
          <w:lang w:val="en-US"/>
        </w:rPr>
        <w:t>Appointment Details:</w:t>
      </w:r>
    </w:p>
    <w:p w14:paraId="06D0C555" w14:textId="2F081BC8"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Date of Booking: </w:t>
      </w:r>
      <w:r w:rsidRPr="00E1285E">
        <w:rPr>
          <w:rFonts w:asciiTheme="majorHAnsi" w:hAnsiTheme="majorHAnsi" w:cstheme="majorHAnsi"/>
          <w:lang w:val="en-US"/>
        </w:rPr>
        <w:t>Display the date when the appointment was booked.</w:t>
      </w:r>
    </w:p>
    <w:p w14:paraId="2DF26D26" w14:textId="7A1E79FB"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Date of Appointment: </w:t>
      </w:r>
      <w:r w:rsidRPr="00E1285E">
        <w:rPr>
          <w:rFonts w:asciiTheme="majorHAnsi" w:hAnsiTheme="majorHAnsi" w:cstheme="majorHAnsi"/>
          <w:lang w:val="en-US"/>
        </w:rPr>
        <w:t xml:space="preserve">Indicate the scheduled date </w:t>
      </w:r>
      <w:r w:rsidR="00A34111" w:rsidRPr="00E1285E">
        <w:rPr>
          <w:rFonts w:asciiTheme="majorHAnsi" w:hAnsiTheme="majorHAnsi" w:cstheme="majorHAnsi"/>
          <w:lang w:val="en-US"/>
        </w:rPr>
        <w:t xml:space="preserve">and time </w:t>
      </w:r>
      <w:r w:rsidRPr="00E1285E">
        <w:rPr>
          <w:rFonts w:asciiTheme="majorHAnsi" w:hAnsiTheme="majorHAnsi" w:cstheme="majorHAnsi"/>
          <w:lang w:val="en-US"/>
        </w:rPr>
        <w:t>for the appointment.</w:t>
      </w:r>
    </w:p>
    <w:p w14:paraId="10F5EF65" w14:textId="3772F26D"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Booked By &amp; Booked For: </w:t>
      </w:r>
      <w:r w:rsidRPr="00E1285E">
        <w:rPr>
          <w:rFonts w:asciiTheme="majorHAnsi" w:hAnsiTheme="majorHAnsi" w:cstheme="majorHAnsi"/>
          <w:lang w:val="en-US"/>
        </w:rPr>
        <w:t>Specify details about who initiated the appointment (Booked By) and the person for whom the appointment was scheduled (Booked For).</w:t>
      </w:r>
    </w:p>
    <w:p w14:paraId="4A09A216" w14:textId="642B0F1B"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Type of Appointment: </w:t>
      </w:r>
      <w:r w:rsidRPr="00E1285E">
        <w:rPr>
          <w:rFonts w:asciiTheme="majorHAnsi" w:hAnsiTheme="majorHAnsi" w:cstheme="majorHAnsi"/>
          <w:lang w:val="en-US"/>
        </w:rPr>
        <w:t>Clearly indicate the type of appointment.</w:t>
      </w:r>
    </w:p>
    <w:p w14:paraId="70BB2B2C" w14:textId="7742F359"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Previous History (UHID): </w:t>
      </w:r>
      <w:r w:rsidRPr="00E1285E">
        <w:rPr>
          <w:rFonts w:asciiTheme="majorHAnsi" w:hAnsiTheme="majorHAnsi" w:cstheme="majorHAnsi"/>
          <w:lang w:val="en-US"/>
        </w:rPr>
        <w:t xml:space="preserve">Provide access to the patient's previous history and </w:t>
      </w:r>
      <w:r w:rsidR="00A34111" w:rsidRPr="00E1285E">
        <w:rPr>
          <w:rFonts w:asciiTheme="majorHAnsi" w:hAnsiTheme="majorHAnsi" w:cstheme="majorHAnsi"/>
          <w:lang w:val="en-US"/>
        </w:rPr>
        <w:t>no medical data</w:t>
      </w:r>
      <w:r w:rsidRPr="00E1285E">
        <w:rPr>
          <w:rFonts w:asciiTheme="majorHAnsi" w:hAnsiTheme="majorHAnsi" w:cstheme="majorHAnsi"/>
          <w:lang w:val="en-US"/>
        </w:rPr>
        <w:t xml:space="preserve"> using a Unique Health ID (UHID). This information supports continuity of care.</w:t>
      </w:r>
    </w:p>
    <w:p w14:paraId="1C03B166" w14:textId="32DE858F"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Products Added by Doctor: </w:t>
      </w:r>
      <w:r w:rsidRPr="00E1285E">
        <w:rPr>
          <w:rFonts w:asciiTheme="majorHAnsi" w:hAnsiTheme="majorHAnsi" w:cstheme="majorHAnsi"/>
          <w:lang w:val="en-US"/>
        </w:rPr>
        <w:t>Display any products or medications added by the doctor during the appointment.</w:t>
      </w:r>
    </w:p>
    <w:p w14:paraId="1DB69844" w14:textId="176326E5" w:rsidR="002B6A70" w:rsidRPr="00E1285E" w:rsidRDefault="002B6A70" w:rsidP="002B6A70">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Only pending cart info, no detailed breakup</w:t>
      </w:r>
    </w:p>
    <w:p w14:paraId="51D7EE8B" w14:textId="5CBD2E0D" w:rsidR="002B6A70" w:rsidRPr="00E1285E" w:rsidRDefault="002B6A70" w:rsidP="002B6A70">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675A2921" w14:textId="573A654D"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Cart Status: </w:t>
      </w:r>
      <w:r w:rsidRPr="00E1285E">
        <w:rPr>
          <w:rFonts w:asciiTheme="majorHAnsi" w:hAnsiTheme="majorHAnsi" w:cstheme="majorHAnsi"/>
          <w:lang w:val="en-US"/>
        </w:rPr>
        <w:t>Indicate the status of the shopping cart, whether it is still there, unavailable for the patient, or already purchased.</w:t>
      </w:r>
    </w:p>
    <w:p w14:paraId="678BA4DC" w14:textId="2B34C829"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Feedback by End User: </w:t>
      </w:r>
      <w:r w:rsidRPr="00E1285E">
        <w:rPr>
          <w:rFonts w:asciiTheme="majorHAnsi" w:hAnsiTheme="majorHAnsi" w:cstheme="majorHAnsi"/>
          <w:lang w:val="en-US"/>
        </w:rPr>
        <w:t>Display any feedback provided by the end user after the appointment.</w:t>
      </w:r>
    </w:p>
    <w:p w14:paraId="5C164BE9" w14:textId="77777777" w:rsidR="009A1E96" w:rsidRPr="00E1285E" w:rsidRDefault="009A1E96" w:rsidP="009A1E96">
      <w:pPr>
        <w:autoSpaceDE w:val="0"/>
        <w:autoSpaceDN w:val="0"/>
        <w:adjustRightInd w:val="0"/>
        <w:ind w:left="720"/>
        <w:rPr>
          <w:rFonts w:asciiTheme="majorHAnsi" w:hAnsiTheme="majorHAnsi" w:cstheme="majorHAnsi"/>
          <w:b/>
          <w:bCs/>
          <w:lang w:val="en-US"/>
        </w:rPr>
      </w:pPr>
    </w:p>
    <w:p w14:paraId="734071AC" w14:textId="15167CE2" w:rsidR="009A1E96" w:rsidRPr="00E1285E" w:rsidRDefault="009A1E96" w:rsidP="009A1E96">
      <w:pPr>
        <w:autoSpaceDE w:val="0"/>
        <w:autoSpaceDN w:val="0"/>
        <w:adjustRightInd w:val="0"/>
        <w:ind w:left="720"/>
        <w:rPr>
          <w:rFonts w:asciiTheme="majorHAnsi" w:hAnsiTheme="majorHAnsi" w:cstheme="majorHAnsi"/>
          <w:lang w:val="en-US"/>
        </w:rPr>
      </w:pPr>
      <w:r w:rsidRPr="00E1285E">
        <w:rPr>
          <w:rFonts w:asciiTheme="majorHAnsi" w:hAnsiTheme="majorHAnsi" w:cstheme="majorHAnsi"/>
          <w:b/>
          <w:bCs/>
          <w:lang w:val="en-US"/>
        </w:rPr>
        <w:t>T</w:t>
      </w:r>
      <w:r w:rsidR="00136D4D" w:rsidRPr="00E1285E">
        <w:rPr>
          <w:rFonts w:asciiTheme="majorHAnsi" w:hAnsiTheme="majorHAnsi" w:cstheme="majorHAnsi"/>
          <w:b/>
          <w:bCs/>
          <w:lang w:val="en-US"/>
        </w:rPr>
        <w:t xml:space="preserve">ele </w:t>
      </w:r>
      <w:r w:rsidRPr="00E1285E">
        <w:rPr>
          <w:rFonts w:asciiTheme="majorHAnsi" w:hAnsiTheme="majorHAnsi" w:cstheme="majorHAnsi"/>
          <w:b/>
          <w:bCs/>
          <w:lang w:val="en-US"/>
        </w:rPr>
        <w:t>C</w:t>
      </w:r>
      <w:r w:rsidR="00136D4D" w:rsidRPr="00E1285E">
        <w:rPr>
          <w:rFonts w:asciiTheme="majorHAnsi" w:hAnsiTheme="majorHAnsi" w:cstheme="majorHAnsi"/>
          <w:b/>
          <w:bCs/>
          <w:lang w:val="en-US"/>
        </w:rPr>
        <w:t>ounsellor</w:t>
      </w:r>
      <w:r w:rsidRPr="00E1285E">
        <w:rPr>
          <w:rFonts w:asciiTheme="majorHAnsi" w:hAnsiTheme="majorHAnsi" w:cstheme="majorHAnsi"/>
          <w:b/>
          <w:bCs/>
          <w:lang w:val="en-US"/>
        </w:rPr>
        <w:t xml:space="preserve"> Actions:</w:t>
      </w:r>
    </w:p>
    <w:p w14:paraId="17BE2EAC" w14:textId="37A75F73"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Change Status:</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Allow TCs to change the status of appointments, including options such as Called Patient, Available, Not Available, Reschedule, Cancel, and No Show.</w:t>
      </w:r>
    </w:p>
    <w:p w14:paraId="0EE50576" w14:textId="064F741B"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Rescheduling:</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 xml:space="preserve">For rescheduling, present TCs with an available calendar to pick a new date and time. Notify the patient and doctor accordingly. Require TCs to provide a reason for rescheduling, allowing </w:t>
      </w:r>
      <w:commentRangeStart w:id="98"/>
      <w:commentRangeStart w:id="99"/>
      <w:r w:rsidRPr="00E1285E">
        <w:rPr>
          <w:rFonts w:asciiTheme="majorHAnsi" w:hAnsiTheme="majorHAnsi" w:cstheme="majorHAnsi"/>
          <w:lang w:val="en-US"/>
        </w:rPr>
        <w:t>only one-time rescheduling.</w:t>
      </w:r>
      <w:commentRangeEnd w:id="98"/>
      <w:r w:rsidR="000C2EE6">
        <w:rPr>
          <w:rStyle w:val="CommentReference"/>
        </w:rPr>
        <w:commentReference w:id="98"/>
      </w:r>
      <w:commentRangeEnd w:id="99"/>
      <w:r w:rsidR="00180B58">
        <w:rPr>
          <w:rStyle w:val="CommentReference"/>
        </w:rPr>
        <w:commentReference w:id="99"/>
      </w:r>
    </w:p>
    <w:p w14:paraId="7AA17815" w14:textId="2A5C3578"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Cancel Appointment:</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Allow TCs to cancel appointments. Specify that cancellation is allowed, but no refund is provided.</w:t>
      </w:r>
    </w:p>
    <w:p w14:paraId="5D462D46" w14:textId="6B4DE89B"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Assignment of Another Doctor:</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If a call does not happen, enable TCs to assign another available doctor. The system should show the available doctors.</w:t>
      </w:r>
    </w:p>
    <w:p w14:paraId="1D45F979" w14:textId="77777777" w:rsidR="00194CAF" w:rsidRPr="00E1285E" w:rsidRDefault="00194CAF" w:rsidP="00194CAF">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For new patient, doc allocation shall be done by head doctor or admin</w:t>
      </w:r>
    </w:p>
    <w:p w14:paraId="70A0E7B6" w14:textId="4862403C" w:rsidR="00194CAF" w:rsidRPr="00E1285E" w:rsidRDefault="00194CAF" w:rsidP="00194CAF">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0B858DEF" w14:textId="00B029DF"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Follow-Up Reminder:</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Enable TCs to make a follow-up call to remind patients to check out the carted medicines. Note that this follow-up is conducted outside the platform, and no record is maintained.</w:t>
      </w:r>
    </w:p>
    <w:p w14:paraId="01430C55" w14:textId="089226C8" w:rsidR="00A72A87" w:rsidRPr="00E1285E" w:rsidRDefault="00A72A87" w:rsidP="00A72A87">
      <w:pPr>
        <w:autoSpaceDE w:val="0"/>
        <w:autoSpaceDN w:val="0"/>
        <w:adjustRightInd w:val="0"/>
        <w:rPr>
          <w:rFonts w:asciiTheme="majorHAnsi" w:hAnsiTheme="majorHAnsi" w:cstheme="majorHAnsi"/>
          <w:b/>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Entry of conversation outcome shall be put in multiline txt box</w:t>
      </w:r>
    </w:p>
    <w:p w14:paraId="69E68691" w14:textId="5C9A2FEC" w:rsidR="00A72A87" w:rsidRPr="00E1285E" w:rsidRDefault="00A72A87" w:rsidP="00A72A87">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09C04811" w14:textId="5653974C"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Tech-Readiness Check:</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T</w:t>
      </w:r>
      <w:r w:rsidR="00136D4D" w:rsidRPr="00E1285E">
        <w:rPr>
          <w:rFonts w:asciiTheme="majorHAnsi" w:hAnsiTheme="majorHAnsi" w:cstheme="majorHAnsi"/>
          <w:lang w:val="en-US"/>
        </w:rPr>
        <w:t xml:space="preserve">ele </w:t>
      </w:r>
      <w:r w:rsidRPr="00E1285E">
        <w:rPr>
          <w:rFonts w:asciiTheme="majorHAnsi" w:hAnsiTheme="majorHAnsi" w:cstheme="majorHAnsi"/>
          <w:lang w:val="en-US"/>
        </w:rPr>
        <w:t>C</w:t>
      </w:r>
      <w:r w:rsidR="00136D4D" w:rsidRPr="00E1285E">
        <w:rPr>
          <w:rFonts w:asciiTheme="majorHAnsi" w:hAnsiTheme="majorHAnsi" w:cstheme="majorHAnsi"/>
          <w:lang w:val="en-US"/>
        </w:rPr>
        <w:t>ounsellor</w:t>
      </w:r>
      <w:r w:rsidRPr="00E1285E">
        <w:rPr>
          <w:rFonts w:asciiTheme="majorHAnsi" w:hAnsiTheme="majorHAnsi" w:cstheme="majorHAnsi"/>
          <w:lang w:val="en-US"/>
        </w:rPr>
        <w:t>s should check the tech-readiness of patients and signal the doctor with a green flag if the patient is available. Enable TCs to change the status to Called Patient, Available, or Not Available.</w:t>
      </w:r>
    </w:p>
    <w:p w14:paraId="38E48152" w14:textId="77777777" w:rsidR="00F920DA" w:rsidRPr="00E1285E" w:rsidRDefault="00F920DA" w:rsidP="00F920DA">
      <w:pPr>
        <w:pStyle w:val="CommentText"/>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 xml:space="preserve">Backend Status to Telecaller: </w:t>
      </w:r>
    </w:p>
    <w:p w14:paraId="3142086C" w14:textId="77777777" w:rsidR="00F920DA" w:rsidRPr="00E1285E" w:rsidRDefault="00F920DA" w:rsidP="00F920DA">
      <w:pPr>
        <w:pStyle w:val="CommentText"/>
        <w:rPr>
          <w:rFonts w:asciiTheme="majorHAnsi" w:hAnsiTheme="majorHAnsi" w:cstheme="majorHAnsi"/>
          <w:b/>
          <w:highlight w:val="yellow"/>
        </w:rPr>
      </w:pPr>
      <w:r w:rsidRPr="00E1285E">
        <w:rPr>
          <w:rFonts w:asciiTheme="majorHAnsi" w:hAnsiTheme="majorHAnsi" w:cstheme="majorHAnsi"/>
          <w:b/>
          <w:highlight w:val="yellow"/>
        </w:rPr>
        <w:t>Called patient - No answer</w:t>
      </w:r>
    </w:p>
    <w:p w14:paraId="4D49E4B6" w14:textId="77777777" w:rsidR="00F920DA" w:rsidRPr="00E1285E" w:rsidRDefault="00F920DA" w:rsidP="00F920DA">
      <w:pPr>
        <w:pStyle w:val="CommentText"/>
        <w:rPr>
          <w:rFonts w:asciiTheme="majorHAnsi" w:hAnsiTheme="majorHAnsi" w:cstheme="majorHAnsi"/>
          <w:b/>
          <w:highlight w:val="yellow"/>
        </w:rPr>
      </w:pPr>
      <w:r w:rsidRPr="00E1285E">
        <w:rPr>
          <w:rFonts w:asciiTheme="majorHAnsi" w:hAnsiTheme="majorHAnsi" w:cstheme="majorHAnsi"/>
          <w:b/>
          <w:highlight w:val="yellow"/>
        </w:rPr>
        <w:t>Called patient - Tech Ready</w:t>
      </w:r>
    </w:p>
    <w:p w14:paraId="26D7ECEA" w14:textId="77777777" w:rsidR="00F920DA" w:rsidRPr="00E1285E" w:rsidRDefault="00F920DA" w:rsidP="00F920DA">
      <w:pPr>
        <w:pStyle w:val="CommentText"/>
        <w:rPr>
          <w:rFonts w:asciiTheme="majorHAnsi" w:hAnsiTheme="majorHAnsi" w:cstheme="majorHAnsi"/>
          <w:b/>
          <w:highlight w:val="yellow"/>
        </w:rPr>
      </w:pPr>
      <w:r w:rsidRPr="00E1285E">
        <w:rPr>
          <w:rFonts w:asciiTheme="majorHAnsi" w:hAnsiTheme="majorHAnsi" w:cstheme="majorHAnsi"/>
          <w:b/>
          <w:highlight w:val="yellow"/>
        </w:rPr>
        <w:t>Reschedule</w:t>
      </w:r>
    </w:p>
    <w:p w14:paraId="44A89BD5" w14:textId="77777777" w:rsidR="00F920DA" w:rsidRPr="00E1285E" w:rsidRDefault="00F920DA" w:rsidP="00F920DA">
      <w:pPr>
        <w:pStyle w:val="CommentText"/>
        <w:rPr>
          <w:rFonts w:asciiTheme="majorHAnsi" w:hAnsiTheme="majorHAnsi" w:cstheme="majorHAnsi"/>
          <w:b/>
          <w:highlight w:val="yellow"/>
        </w:rPr>
      </w:pPr>
      <w:r w:rsidRPr="00E1285E">
        <w:rPr>
          <w:rFonts w:asciiTheme="majorHAnsi" w:hAnsiTheme="majorHAnsi" w:cstheme="majorHAnsi"/>
          <w:b/>
          <w:highlight w:val="yellow"/>
        </w:rPr>
        <w:t>Cancel</w:t>
      </w:r>
    </w:p>
    <w:p w14:paraId="136F1785" w14:textId="77777777" w:rsidR="00F920DA" w:rsidRPr="00E1285E" w:rsidRDefault="00F920DA" w:rsidP="00F920DA">
      <w:pPr>
        <w:pStyle w:val="CommentText"/>
        <w:rPr>
          <w:rFonts w:asciiTheme="majorHAnsi" w:hAnsiTheme="majorHAnsi" w:cstheme="majorHAnsi"/>
          <w:b/>
        </w:rPr>
      </w:pPr>
      <w:r w:rsidRPr="00E1285E">
        <w:rPr>
          <w:rFonts w:asciiTheme="majorHAnsi" w:hAnsiTheme="majorHAnsi" w:cstheme="majorHAnsi"/>
          <w:b/>
          <w:highlight w:val="yellow"/>
        </w:rPr>
        <w:t>Zoom, Google meet, App, WA call</w:t>
      </w:r>
    </w:p>
    <w:p w14:paraId="5A6A299D" w14:textId="33FBD69E" w:rsidR="00F920DA" w:rsidRPr="00E1285E" w:rsidRDefault="00F920DA" w:rsidP="00F920DA">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099752EB" w14:textId="013A628C"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Doctor Call Button:</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Enable the doctor call button if TCs give a green signal. TCs can add a note for the doctor along with the available/not available status.</w:t>
      </w:r>
    </w:p>
    <w:p w14:paraId="07A7839E" w14:textId="0CD7110B"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Communication with Patients:</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Allow TCs to share Zoom or Google Meet links with patients or suggest a WhatsApp call. Personal identity details will be shared through WhatsApp. After the call, it is the doctor's responsibility to submit the time.</w:t>
      </w:r>
    </w:p>
    <w:p w14:paraId="521AF655" w14:textId="71E431E4" w:rsidR="00D25FFC" w:rsidRPr="00E1285E" w:rsidRDefault="00D25FFC" w:rsidP="00D25FFC">
      <w:pPr>
        <w:autoSpaceDE w:val="0"/>
        <w:autoSpaceDN w:val="0"/>
        <w:adjustRightInd w:val="0"/>
        <w:rPr>
          <w:rFonts w:asciiTheme="majorHAnsi" w:hAnsiTheme="majorHAnsi" w:cstheme="majorHAnsi"/>
          <w:b/>
          <w:highlight w:val="magenta"/>
        </w:rPr>
      </w:pPr>
      <w:r w:rsidRPr="00E1285E">
        <w:rPr>
          <w:rFonts w:asciiTheme="majorHAnsi" w:hAnsiTheme="majorHAnsi" w:cstheme="majorHAnsi"/>
          <w:b/>
          <w:bCs/>
          <w:highlight w:val="magenta"/>
          <w:lang w:val="en-US"/>
        </w:rPr>
        <w:t xml:space="preserve">URNavi tech: </w:t>
      </w:r>
      <w:r w:rsidRPr="00E1285E">
        <w:rPr>
          <w:rFonts w:asciiTheme="majorHAnsi" w:hAnsiTheme="majorHAnsi" w:cstheme="majorHAnsi"/>
          <w:b/>
          <w:highlight w:val="magenta"/>
        </w:rPr>
        <w:t>How to hide personal calling details on WA?</w:t>
      </w:r>
    </w:p>
    <w:p w14:paraId="5A5ADEDA" w14:textId="30E83F4F" w:rsidR="00D25FFC" w:rsidRPr="00E1285E" w:rsidRDefault="00D25FFC" w:rsidP="00D25FFC">
      <w:pPr>
        <w:autoSpaceDE w:val="0"/>
        <w:autoSpaceDN w:val="0"/>
        <w:adjustRightInd w:val="0"/>
        <w:rPr>
          <w:rFonts w:asciiTheme="majorHAnsi" w:hAnsiTheme="majorHAnsi" w:cstheme="majorHAnsi"/>
          <w:b/>
          <w:bCs/>
          <w:lang w:val="en-US"/>
        </w:rPr>
      </w:pPr>
      <w:r w:rsidRPr="00E1285E">
        <w:rPr>
          <w:rFonts w:asciiTheme="majorHAnsi" w:hAnsiTheme="majorHAnsi" w:cstheme="majorHAnsi"/>
          <w:b/>
          <w:highlight w:val="magenta"/>
          <w:lang w:val="en-US"/>
        </w:rPr>
        <w:t>[InventColabs]: We couldn’t Hide any personal details.</w:t>
      </w:r>
    </w:p>
    <w:p w14:paraId="4070F6E7" w14:textId="31B59888" w:rsidR="009A1E96" w:rsidRPr="00E1285E" w:rsidRDefault="009A1E96" w:rsidP="009A1E96">
      <w:pPr>
        <w:autoSpaceDE w:val="0"/>
        <w:autoSpaceDN w:val="0"/>
        <w:adjustRightInd w:val="0"/>
        <w:ind w:left="720"/>
        <w:rPr>
          <w:rFonts w:asciiTheme="majorHAnsi" w:hAnsiTheme="majorHAnsi" w:cstheme="majorHAnsi"/>
          <w:lang w:val="en-US"/>
        </w:rPr>
      </w:pPr>
      <w:r w:rsidRPr="00E1285E">
        <w:rPr>
          <w:rFonts w:asciiTheme="majorHAnsi" w:hAnsiTheme="majorHAnsi" w:cstheme="majorHAnsi"/>
          <w:b/>
          <w:bCs/>
          <w:lang w:val="en-US"/>
        </w:rPr>
        <w:t>User Interface and Design:</w:t>
      </w:r>
    </w:p>
    <w:p w14:paraId="0C142B2C" w14:textId="3E4997DD"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Clean Dashboard Interface:</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Design a clean and intuitive dashboard interface for Tele Counsellors to access the Appointment Diary.</w:t>
      </w:r>
    </w:p>
    <w:p w14:paraId="461EDCC7" w14:textId="29F01544"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Search and Filter Options:</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Implement user-friendly search and filter options for efficient navigation and retrieval of specific appointments.</w:t>
      </w:r>
    </w:p>
    <w:p w14:paraId="47993ADB" w14:textId="4203E8CF" w:rsidR="009A1E96" w:rsidRPr="00E1285E" w:rsidRDefault="009A1E9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Action Buttons:</w:t>
      </w:r>
      <w:r w:rsidR="00136D4D" w:rsidRPr="00E1285E">
        <w:rPr>
          <w:rFonts w:asciiTheme="majorHAnsi" w:hAnsiTheme="majorHAnsi" w:cstheme="majorHAnsi"/>
          <w:b/>
          <w:bCs/>
          <w:lang w:val="en-US"/>
        </w:rPr>
        <w:t xml:space="preserve"> </w:t>
      </w:r>
      <w:r w:rsidRPr="00E1285E">
        <w:rPr>
          <w:rFonts w:asciiTheme="majorHAnsi" w:hAnsiTheme="majorHAnsi" w:cstheme="majorHAnsi"/>
          <w:lang w:val="en-US"/>
        </w:rPr>
        <w:t xml:space="preserve">Provide relevant action buttons for </w:t>
      </w:r>
      <w:r w:rsidR="00136D4D" w:rsidRPr="00E1285E">
        <w:rPr>
          <w:rFonts w:asciiTheme="majorHAnsi" w:hAnsiTheme="majorHAnsi" w:cstheme="majorHAnsi"/>
          <w:lang w:val="en-US"/>
        </w:rPr>
        <w:t>Tele Counsellors</w:t>
      </w:r>
      <w:r w:rsidRPr="00E1285E">
        <w:rPr>
          <w:rFonts w:asciiTheme="majorHAnsi" w:hAnsiTheme="majorHAnsi" w:cstheme="majorHAnsi"/>
          <w:lang w:val="en-US"/>
        </w:rPr>
        <w:t>, such as changing status, rescheduling, canceling, and assigning doctors.</w:t>
      </w:r>
    </w:p>
    <w:p w14:paraId="2AAFAAA3" w14:textId="77777777" w:rsidR="00136D4D" w:rsidRPr="00E1285E" w:rsidRDefault="00136D4D" w:rsidP="009A1E96">
      <w:pPr>
        <w:autoSpaceDE w:val="0"/>
        <w:autoSpaceDN w:val="0"/>
        <w:adjustRightInd w:val="0"/>
        <w:ind w:left="720"/>
        <w:rPr>
          <w:rFonts w:asciiTheme="majorHAnsi" w:hAnsiTheme="majorHAnsi" w:cstheme="majorHAnsi"/>
          <w:b/>
          <w:bCs/>
          <w:lang w:val="en-US"/>
        </w:rPr>
      </w:pPr>
    </w:p>
    <w:p w14:paraId="31BCF475" w14:textId="4DFE2A75" w:rsidR="009A1E96" w:rsidRPr="00E1285E" w:rsidRDefault="009A1E96" w:rsidP="009A1E96">
      <w:pPr>
        <w:autoSpaceDE w:val="0"/>
        <w:autoSpaceDN w:val="0"/>
        <w:adjustRightInd w:val="0"/>
        <w:ind w:left="720"/>
        <w:rPr>
          <w:rFonts w:asciiTheme="majorHAnsi" w:hAnsiTheme="majorHAnsi" w:cstheme="majorHAnsi"/>
          <w:sz w:val="26"/>
          <w:szCs w:val="26"/>
          <w:lang w:val="en-US"/>
        </w:rPr>
      </w:pPr>
      <w:r w:rsidRPr="00E1285E">
        <w:rPr>
          <w:rFonts w:asciiTheme="majorHAnsi" w:hAnsiTheme="majorHAnsi" w:cstheme="majorHAnsi"/>
          <w:b/>
          <w:bCs/>
          <w:lang w:val="en-US"/>
        </w:rPr>
        <w:t>Note:</w:t>
      </w:r>
      <w:r w:rsidRPr="00E1285E">
        <w:rPr>
          <w:rFonts w:asciiTheme="majorHAnsi" w:hAnsiTheme="majorHAnsi" w:cstheme="majorHAnsi"/>
          <w:lang w:val="en-US"/>
        </w:rPr>
        <w:t xml:space="preserve"> Regularly update and optimize the interface based on user feedback to enhance the efficiency and usability of the Appointment Diary feature. Additionally, prioritize data security and privacy compliance, especially when dealing with sensitive patient information.</w:t>
      </w:r>
    </w:p>
    <w:p w14:paraId="5B45089F" w14:textId="77777777" w:rsidR="000C4BA7" w:rsidRPr="00E1285E" w:rsidRDefault="000C4BA7" w:rsidP="002958D4">
      <w:pPr>
        <w:rPr>
          <w:rFonts w:asciiTheme="majorHAnsi" w:hAnsiTheme="majorHAnsi" w:cstheme="majorHAnsi"/>
          <w:b/>
          <w:color w:val="000000"/>
        </w:rPr>
      </w:pPr>
    </w:p>
    <w:p w14:paraId="5DC8BE8C" w14:textId="4BF84DCF" w:rsidR="000E32F0" w:rsidRPr="00E1285E" w:rsidRDefault="000E32F0" w:rsidP="00526E5F">
      <w:pPr>
        <w:numPr>
          <w:ilvl w:val="0"/>
          <w:numId w:val="10"/>
        </w:numPr>
        <w:pBdr>
          <w:top w:val="nil"/>
          <w:left w:val="nil"/>
          <w:bottom w:val="nil"/>
          <w:right w:val="nil"/>
          <w:between w:val="nil"/>
        </w:pBdr>
        <w:spacing w:line="276" w:lineRule="auto"/>
        <w:jc w:val="both"/>
        <w:rPr>
          <w:rFonts w:asciiTheme="majorHAnsi" w:hAnsiTheme="majorHAnsi" w:cstheme="majorHAnsi"/>
          <w:lang w:val="en-US"/>
        </w:rPr>
      </w:pPr>
      <w:r w:rsidRPr="00E1285E">
        <w:rPr>
          <w:rFonts w:asciiTheme="majorHAnsi" w:hAnsiTheme="majorHAnsi" w:cstheme="majorHAnsi"/>
          <w:b/>
          <w:color w:val="000000"/>
        </w:rPr>
        <w:t>Transaction Summary</w:t>
      </w:r>
      <w:r w:rsidR="00F32C01" w:rsidRPr="00E1285E">
        <w:rPr>
          <w:rFonts w:asciiTheme="majorHAnsi" w:hAnsiTheme="majorHAnsi" w:cstheme="majorHAnsi"/>
          <w:b/>
          <w:color w:val="000000"/>
        </w:rPr>
        <w:t xml:space="preserve">: </w:t>
      </w:r>
      <w:r w:rsidRPr="00E1285E">
        <w:rPr>
          <w:rFonts w:asciiTheme="majorHAnsi" w:hAnsiTheme="majorHAnsi" w:cstheme="majorHAnsi"/>
          <w:lang w:val="en-US"/>
        </w:rPr>
        <w:t>The "Transaction Summary" feature allows Tele Counsellors to access a summary of orders, providing key details related to transactions. Here's a breakdown of the essential components:</w:t>
      </w:r>
    </w:p>
    <w:p w14:paraId="542B9247" w14:textId="77777777" w:rsidR="00C709D8" w:rsidRPr="00E1285E" w:rsidRDefault="00C709D8" w:rsidP="000E32F0">
      <w:pPr>
        <w:autoSpaceDE w:val="0"/>
        <w:autoSpaceDN w:val="0"/>
        <w:adjustRightInd w:val="0"/>
        <w:ind w:left="720"/>
        <w:rPr>
          <w:rFonts w:asciiTheme="majorHAnsi" w:hAnsiTheme="majorHAnsi" w:cstheme="majorHAnsi"/>
          <w:b/>
          <w:bCs/>
          <w:lang w:val="en-US"/>
        </w:rPr>
      </w:pPr>
    </w:p>
    <w:p w14:paraId="7942DB38" w14:textId="50E2F5A7" w:rsidR="000E32F0" w:rsidRPr="00E1285E" w:rsidRDefault="000E32F0" w:rsidP="000E32F0">
      <w:pPr>
        <w:autoSpaceDE w:val="0"/>
        <w:autoSpaceDN w:val="0"/>
        <w:adjustRightInd w:val="0"/>
        <w:ind w:left="720"/>
        <w:rPr>
          <w:rFonts w:asciiTheme="majorHAnsi" w:hAnsiTheme="majorHAnsi" w:cstheme="majorHAnsi"/>
          <w:bCs/>
          <w:lang w:val="en-US"/>
        </w:rPr>
      </w:pPr>
      <w:r w:rsidRPr="00E1285E">
        <w:rPr>
          <w:rFonts w:asciiTheme="majorHAnsi" w:hAnsiTheme="majorHAnsi" w:cstheme="majorHAnsi"/>
          <w:b/>
          <w:bCs/>
          <w:lang w:val="en-US"/>
        </w:rPr>
        <w:t>Transaction Details:</w:t>
      </w:r>
      <w:r w:rsidR="00C709D8" w:rsidRPr="00E1285E">
        <w:rPr>
          <w:rFonts w:asciiTheme="majorHAnsi" w:hAnsiTheme="majorHAnsi" w:cstheme="majorHAnsi"/>
          <w:bCs/>
          <w:lang w:val="en-US"/>
        </w:rPr>
        <w:t xml:space="preserve"> Following information will display into Transactions listing:</w:t>
      </w:r>
    </w:p>
    <w:p w14:paraId="2DF6FAAF" w14:textId="4AEC4F5D" w:rsidR="00F66F85" w:rsidRPr="00E1285E" w:rsidRDefault="00F66F85" w:rsidP="00F66F85">
      <w:pPr>
        <w:autoSpaceDE w:val="0"/>
        <w:autoSpaceDN w:val="0"/>
        <w:adjustRightInd w:val="0"/>
        <w:rPr>
          <w:rFonts w:asciiTheme="majorHAnsi" w:hAnsiTheme="majorHAnsi" w:cstheme="majorHAnsi"/>
          <w:b/>
          <w:highlight w:val="yellow"/>
        </w:rPr>
      </w:pPr>
      <w:r w:rsidRPr="00E1285E">
        <w:rPr>
          <w:rFonts w:asciiTheme="majorHAnsi" w:hAnsiTheme="majorHAnsi" w:cstheme="majorHAnsi"/>
          <w:b/>
          <w:bCs/>
          <w:highlight w:val="yellow"/>
          <w:lang w:val="en-US"/>
        </w:rPr>
        <w:t>URNavi tech:</w:t>
      </w:r>
      <w:r w:rsidRPr="00E1285E">
        <w:rPr>
          <w:rFonts w:asciiTheme="majorHAnsi" w:hAnsiTheme="majorHAnsi" w:cstheme="majorHAnsi"/>
          <w:b/>
          <w:highlight w:val="yellow"/>
          <w:lang w:val="en-US"/>
        </w:rPr>
        <w:t xml:space="preserve"> </w:t>
      </w:r>
      <w:r w:rsidRPr="00E1285E">
        <w:rPr>
          <w:rFonts w:asciiTheme="majorHAnsi" w:hAnsiTheme="majorHAnsi" w:cstheme="majorHAnsi"/>
          <w:b/>
          <w:highlight w:val="yellow"/>
        </w:rPr>
        <w:t>Add in admin profile as well</w:t>
      </w:r>
    </w:p>
    <w:p w14:paraId="66AD6F96" w14:textId="6CF5F008" w:rsidR="00F66F85" w:rsidRPr="00E1285E" w:rsidRDefault="00F66F85" w:rsidP="00F66F85">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15424FBB" w14:textId="665F602E"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Transaction ID:</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Display a unique identifier for each transaction, facilitating easy tracking and reference.</w:t>
      </w:r>
    </w:p>
    <w:p w14:paraId="1A732D50" w14:textId="70C0046C"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Date &amp; Time of Transaction:</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Show the timestamp when the transaction was processed, aiding in chronological order.</w:t>
      </w:r>
    </w:p>
    <w:p w14:paraId="7C3CEC2C" w14:textId="3E732136"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Amount:</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Indicate the total amount involved in the transaction, providing a quick overview of the financial aspect.</w:t>
      </w:r>
    </w:p>
    <w:p w14:paraId="367DED72" w14:textId="77777777" w:rsidR="00510359" w:rsidRPr="00E1285E" w:rsidRDefault="00510359" w:rsidP="00510359">
      <w:pPr>
        <w:autoSpaceDE w:val="0"/>
        <w:autoSpaceDN w:val="0"/>
        <w:adjustRightInd w:val="0"/>
        <w:rPr>
          <w:rFonts w:asciiTheme="majorHAnsi" w:hAnsiTheme="majorHAnsi" w:cstheme="majorHAnsi"/>
          <w:b/>
          <w:bCs/>
          <w:lang w:val="en-US"/>
        </w:rPr>
      </w:pPr>
    </w:p>
    <w:p w14:paraId="483D5875" w14:textId="61CDFD5E" w:rsidR="000E32F0" w:rsidRPr="00E1285E" w:rsidRDefault="000E32F0" w:rsidP="00510359">
      <w:pPr>
        <w:autoSpaceDE w:val="0"/>
        <w:autoSpaceDN w:val="0"/>
        <w:adjustRightInd w:val="0"/>
        <w:ind w:firstLine="720"/>
        <w:rPr>
          <w:rFonts w:asciiTheme="majorHAnsi" w:hAnsiTheme="majorHAnsi" w:cstheme="majorHAnsi"/>
          <w:lang w:val="en-US"/>
        </w:rPr>
      </w:pPr>
      <w:r w:rsidRPr="00E1285E">
        <w:rPr>
          <w:rFonts w:asciiTheme="majorHAnsi" w:hAnsiTheme="majorHAnsi" w:cstheme="majorHAnsi"/>
          <w:b/>
          <w:bCs/>
          <w:lang w:val="en-US"/>
        </w:rPr>
        <w:t>Order Details:</w:t>
      </w:r>
    </w:p>
    <w:p w14:paraId="22A0AA55" w14:textId="20A84F78"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Order ID:</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Provide the order identification number associated with each transaction.</w:t>
      </w:r>
    </w:p>
    <w:p w14:paraId="5F1B0DA8" w14:textId="4B5E962A"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Date &amp; Time of Order:</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Display the timestamp indicating when the order was placed.</w:t>
      </w:r>
    </w:p>
    <w:p w14:paraId="795EAA24" w14:textId="33859D59"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Booked By &amp; Booked For:</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Specify details about who initiated the order (Booked By) and the person for whom the order was placed (Booked For).</w:t>
      </w:r>
    </w:p>
    <w:p w14:paraId="2DD0E6FA" w14:textId="3176EC3D"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Doctor Name:</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Include the name of the doctor associated with the order, providing context for medical-related transactions.</w:t>
      </w:r>
    </w:p>
    <w:p w14:paraId="4008F79C" w14:textId="194B71AE"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Order Type:</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Differentiate between various order types such as Appointment (New or Follow-up) or Products. This helps categorize transactions.</w:t>
      </w:r>
    </w:p>
    <w:p w14:paraId="08A3393C" w14:textId="17852D62"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Order Amount:</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Clearly state the total amount associated with the order, including any fees or charges.</w:t>
      </w:r>
    </w:p>
    <w:p w14:paraId="7D91D989" w14:textId="7F0A6B2E"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Status (By Admin):</w:t>
      </w:r>
      <w:r w:rsidR="00510359" w:rsidRPr="00E1285E">
        <w:rPr>
          <w:rFonts w:asciiTheme="majorHAnsi" w:hAnsiTheme="majorHAnsi" w:cstheme="majorHAnsi"/>
          <w:b/>
          <w:bCs/>
          <w:lang w:val="en-US"/>
        </w:rPr>
        <w:t xml:space="preserve"> </w:t>
      </w:r>
      <w:r w:rsidRPr="00E1285E">
        <w:rPr>
          <w:rFonts w:asciiTheme="majorHAnsi" w:hAnsiTheme="majorHAnsi" w:cstheme="majorHAnsi"/>
          <w:lang w:val="en-US"/>
        </w:rPr>
        <w:t>Indicate the current status of the order as determined by the administrator. This can include information about order processing, fulfillment, or other relevant statuses.</w:t>
      </w:r>
    </w:p>
    <w:p w14:paraId="293287FB" w14:textId="77777777" w:rsidR="00510359" w:rsidRPr="00E1285E" w:rsidRDefault="00510359" w:rsidP="000E32F0">
      <w:pPr>
        <w:autoSpaceDE w:val="0"/>
        <w:autoSpaceDN w:val="0"/>
        <w:adjustRightInd w:val="0"/>
        <w:ind w:left="720"/>
        <w:rPr>
          <w:rFonts w:asciiTheme="majorHAnsi" w:hAnsiTheme="majorHAnsi" w:cstheme="majorHAnsi"/>
          <w:b/>
          <w:bCs/>
          <w:lang w:val="en-US"/>
        </w:rPr>
      </w:pPr>
    </w:p>
    <w:p w14:paraId="5F5347D7" w14:textId="4DBEBBAC" w:rsidR="000E32F0" w:rsidRPr="00E1285E" w:rsidRDefault="000E32F0" w:rsidP="000E32F0">
      <w:pPr>
        <w:autoSpaceDE w:val="0"/>
        <w:autoSpaceDN w:val="0"/>
        <w:adjustRightInd w:val="0"/>
        <w:ind w:left="720"/>
        <w:rPr>
          <w:rFonts w:asciiTheme="majorHAnsi" w:hAnsiTheme="majorHAnsi" w:cstheme="majorHAnsi"/>
          <w:lang w:val="en-US"/>
        </w:rPr>
      </w:pPr>
      <w:r w:rsidRPr="00E1285E">
        <w:rPr>
          <w:rFonts w:asciiTheme="majorHAnsi" w:hAnsiTheme="majorHAnsi" w:cstheme="majorHAnsi"/>
          <w:b/>
          <w:bCs/>
          <w:lang w:val="en-US"/>
        </w:rPr>
        <w:t>User Interface and Design:</w:t>
      </w:r>
    </w:p>
    <w:p w14:paraId="7B259C14" w14:textId="080D05F2"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Clean Dashboard Interface:</w:t>
      </w:r>
      <w:r w:rsidR="00DD7633" w:rsidRPr="00E1285E">
        <w:rPr>
          <w:rFonts w:asciiTheme="majorHAnsi" w:hAnsiTheme="majorHAnsi" w:cstheme="majorHAnsi"/>
          <w:b/>
          <w:bCs/>
          <w:lang w:val="en-US"/>
        </w:rPr>
        <w:t xml:space="preserve"> </w:t>
      </w:r>
      <w:r w:rsidRPr="00E1285E">
        <w:rPr>
          <w:rFonts w:asciiTheme="majorHAnsi" w:hAnsiTheme="majorHAnsi" w:cstheme="majorHAnsi"/>
          <w:lang w:val="en-US"/>
        </w:rPr>
        <w:t>Design a clean and intuitive dashboard interface for Tele Counsellors to access the Transaction Summary.</w:t>
      </w:r>
    </w:p>
    <w:p w14:paraId="278A7735" w14:textId="756BB86A"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Search and Filter Options:</w:t>
      </w:r>
      <w:r w:rsidR="00DD7633" w:rsidRPr="00E1285E">
        <w:rPr>
          <w:rFonts w:asciiTheme="majorHAnsi" w:hAnsiTheme="majorHAnsi" w:cstheme="majorHAnsi"/>
          <w:b/>
          <w:bCs/>
          <w:lang w:val="en-US"/>
        </w:rPr>
        <w:t xml:space="preserve"> </w:t>
      </w:r>
      <w:r w:rsidRPr="00E1285E">
        <w:rPr>
          <w:rFonts w:asciiTheme="majorHAnsi" w:hAnsiTheme="majorHAnsi" w:cstheme="majorHAnsi"/>
          <w:lang w:val="en-US"/>
        </w:rPr>
        <w:t>Implement user-friendly search and filter options for efficient navigation and retrieval of specific transactions.</w:t>
      </w:r>
    </w:p>
    <w:p w14:paraId="11B24DAD" w14:textId="5C79D304" w:rsidR="000E32F0" w:rsidRPr="00E1285E" w:rsidRDefault="000E32F0"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Action Buttons:</w:t>
      </w:r>
      <w:r w:rsidR="00DD7633" w:rsidRPr="00E1285E">
        <w:rPr>
          <w:rFonts w:asciiTheme="majorHAnsi" w:hAnsiTheme="majorHAnsi" w:cstheme="majorHAnsi"/>
          <w:b/>
          <w:bCs/>
          <w:lang w:val="en-US"/>
        </w:rPr>
        <w:t xml:space="preserve"> </w:t>
      </w:r>
      <w:r w:rsidRPr="00E1285E">
        <w:rPr>
          <w:rFonts w:asciiTheme="majorHAnsi" w:hAnsiTheme="majorHAnsi" w:cstheme="majorHAnsi"/>
          <w:lang w:val="en-US"/>
        </w:rPr>
        <w:t>Provide relevant action buttons for Tele Counsellors, such as viewing more details, accessing related information, or initiating specific actions based on transaction status.</w:t>
      </w:r>
    </w:p>
    <w:p w14:paraId="69B0C770" w14:textId="77777777" w:rsidR="00DD7633" w:rsidRPr="00E1285E" w:rsidRDefault="00DD7633" w:rsidP="000E32F0">
      <w:pPr>
        <w:autoSpaceDE w:val="0"/>
        <w:autoSpaceDN w:val="0"/>
        <w:adjustRightInd w:val="0"/>
        <w:ind w:left="720"/>
        <w:rPr>
          <w:rFonts w:asciiTheme="majorHAnsi" w:hAnsiTheme="majorHAnsi" w:cstheme="majorHAnsi"/>
          <w:b/>
          <w:bCs/>
          <w:lang w:val="en-US"/>
        </w:rPr>
      </w:pPr>
    </w:p>
    <w:p w14:paraId="6987BD3E" w14:textId="77777777" w:rsidR="000E32F0" w:rsidRDefault="000E32F0" w:rsidP="000E32F0">
      <w:pPr>
        <w:autoSpaceDE w:val="0"/>
        <w:autoSpaceDN w:val="0"/>
        <w:adjustRightInd w:val="0"/>
        <w:ind w:left="720"/>
        <w:rPr>
          <w:ins w:id="100" w:author="Sachin - URNAVI Tech" w:date="2024-01-21T16:39:00Z"/>
          <w:rFonts w:asciiTheme="majorHAnsi" w:hAnsiTheme="majorHAnsi" w:cstheme="majorHAnsi"/>
          <w:lang w:val="en-US"/>
        </w:rPr>
      </w:pPr>
      <w:r w:rsidRPr="00E1285E">
        <w:rPr>
          <w:rFonts w:asciiTheme="majorHAnsi" w:hAnsiTheme="majorHAnsi" w:cstheme="majorHAnsi"/>
          <w:b/>
          <w:bCs/>
          <w:lang w:val="en-US"/>
        </w:rPr>
        <w:t>Note:</w:t>
      </w:r>
      <w:r w:rsidRPr="00E1285E">
        <w:rPr>
          <w:rFonts w:asciiTheme="majorHAnsi" w:hAnsiTheme="majorHAnsi" w:cstheme="majorHAnsi"/>
          <w:lang w:val="en-US"/>
        </w:rPr>
        <w:t xml:space="preserve"> Regularly update and optimize the interface based on user feedback to enhance the efficiency and usability of the Transaction Summary feature.</w:t>
      </w:r>
    </w:p>
    <w:p w14:paraId="03F109A0" w14:textId="77777777" w:rsidR="00E02B06" w:rsidRDefault="00E02B06" w:rsidP="000E32F0">
      <w:pPr>
        <w:autoSpaceDE w:val="0"/>
        <w:autoSpaceDN w:val="0"/>
        <w:adjustRightInd w:val="0"/>
        <w:ind w:left="720"/>
        <w:rPr>
          <w:ins w:id="101" w:author="Sachin - URNAVI Tech" w:date="2024-01-21T16:39:00Z"/>
          <w:rFonts w:asciiTheme="majorHAnsi" w:hAnsiTheme="majorHAnsi" w:cstheme="majorHAnsi"/>
          <w:lang w:val="en-US"/>
        </w:rPr>
      </w:pPr>
    </w:p>
    <w:p w14:paraId="07A8B719" w14:textId="54195FF2" w:rsidR="00E02B06" w:rsidRDefault="00E02B06" w:rsidP="000E32F0">
      <w:pPr>
        <w:autoSpaceDE w:val="0"/>
        <w:autoSpaceDN w:val="0"/>
        <w:adjustRightInd w:val="0"/>
        <w:ind w:left="720"/>
        <w:rPr>
          <w:ins w:id="102" w:author="Sachin - URNAVI Tech" w:date="2024-01-21T16:40:00Z"/>
          <w:rFonts w:asciiTheme="majorHAnsi" w:hAnsiTheme="majorHAnsi" w:cstheme="majorHAnsi"/>
          <w:lang w:val="en-US"/>
        </w:rPr>
      </w:pPr>
      <w:ins w:id="103" w:author="Sachin - URNAVI Tech" w:date="2024-01-21T16:39:00Z">
        <w:r>
          <w:rPr>
            <w:rFonts w:asciiTheme="majorHAnsi" w:hAnsiTheme="majorHAnsi" w:cstheme="majorHAnsi"/>
            <w:lang w:val="en-US"/>
          </w:rPr>
          <w:t xml:space="preserve">Teleconsultant action and Admin Actions entire paragraphs missing from here </w:t>
        </w:r>
      </w:ins>
      <w:ins w:id="104" w:author="Sachin - URNAVI Tech" w:date="2024-01-21T16:40:00Z">
        <w:r>
          <w:rPr>
            <w:rFonts w:asciiTheme="majorHAnsi" w:hAnsiTheme="majorHAnsi" w:cstheme="majorHAnsi"/>
            <w:lang w:val="en-US"/>
          </w:rPr>
          <w:t>1.0 to 1.1</w:t>
        </w:r>
      </w:ins>
    </w:p>
    <w:p w14:paraId="27185717" w14:textId="77777777" w:rsidR="00E02B06" w:rsidRPr="00E1285E" w:rsidRDefault="00E02B06" w:rsidP="000E32F0">
      <w:pPr>
        <w:autoSpaceDE w:val="0"/>
        <w:autoSpaceDN w:val="0"/>
        <w:adjustRightInd w:val="0"/>
        <w:ind w:left="720"/>
        <w:rPr>
          <w:rFonts w:asciiTheme="majorHAnsi" w:hAnsiTheme="majorHAnsi" w:cstheme="majorHAnsi"/>
          <w:lang w:val="en-US"/>
        </w:rPr>
      </w:pPr>
    </w:p>
    <w:p w14:paraId="52D1E92C" w14:textId="46A8083E" w:rsidR="00F32C01" w:rsidRPr="00E1285E" w:rsidRDefault="00CA5ECA" w:rsidP="00CA5ECA">
      <w:pPr>
        <w:autoSpaceDE w:val="0"/>
        <w:autoSpaceDN w:val="0"/>
        <w:adjustRightInd w:val="0"/>
        <w:rPr>
          <w:rFonts w:asciiTheme="majorHAnsi" w:hAnsiTheme="majorHAnsi" w:cstheme="majorHAnsi"/>
          <w:sz w:val="26"/>
          <w:szCs w:val="26"/>
          <w:lang w:val="en-US"/>
        </w:rPr>
      </w:pPr>
      <w:r w:rsidRPr="00E1285E">
        <w:rPr>
          <w:rFonts w:asciiTheme="majorHAnsi" w:hAnsiTheme="majorHAnsi" w:cstheme="majorHAnsi"/>
          <w:b/>
        </w:rPr>
        <w:t>------------------------------------------------------------------------------------------------------------------------------</w:t>
      </w:r>
    </w:p>
    <w:p w14:paraId="5278A81B" w14:textId="77777777" w:rsidR="00505E74" w:rsidRPr="00E1285E" w:rsidRDefault="00505E74" w:rsidP="008424F6">
      <w:pPr>
        <w:shd w:val="clear" w:color="auto" w:fill="FFFFFF"/>
        <w:spacing w:line="276" w:lineRule="auto"/>
        <w:jc w:val="both"/>
        <w:rPr>
          <w:rFonts w:asciiTheme="majorHAnsi" w:hAnsiTheme="majorHAnsi" w:cstheme="majorHAnsi"/>
          <w:b/>
        </w:rPr>
      </w:pPr>
    </w:p>
    <w:p w14:paraId="0CD29620" w14:textId="6335732E" w:rsidR="007D2A40" w:rsidRPr="00E1285E" w:rsidRDefault="001A250E" w:rsidP="006C23A1">
      <w:pPr>
        <w:pStyle w:val="Heading2"/>
        <w:numPr>
          <w:ilvl w:val="1"/>
          <w:numId w:val="6"/>
        </w:numPr>
        <w:spacing w:line="276" w:lineRule="auto"/>
        <w:jc w:val="both"/>
        <w:rPr>
          <w:rFonts w:asciiTheme="majorHAnsi" w:hAnsiTheme="majorHAnsi" w:cstheme="majorHAnsi"/>
          <w:highlight w:val="white"/>
        </w:rPr>
      </w:pPr>
      <w:bookmarkStart w:id="105" w:name="_Toc154149802"/>
      <w:r w:rsidRPr="00E1285E">
        <w:rPr>
          <w:rFonts w:asciiTheme="majorHAnsi" w:hAnsiTheme="majorHAnsi" w:cstheme="majorHAnsi"/>
          <w:highlight w:val="white"/>
        </w:rPr>
        <w:t>Promotional Page Layout</w:t>
      </w:r>
      <w:bookmarkEnd w:id="105"/>
    </w:p>
    <w:p w14:paraId="14909909" w14:textId="6ECEFD00" w:rsidR="00582D9C" w:rsidRPr="00E1285E" w:rsidRDefault="00582D9C" w:rsidP="00582D9C">
      <w:pPr>
        <w:rPr>
          <w:rFonts w:asciiTheme="majorHAnsi" w:eastAsia="Arial Unicode MS" w:hAnsiTheme="majorHAnsi" w:cstheme="majorHAnsi"/>
          <w:b/>
          <w:highlight w:val="yellow"/>
        </w:rPr>
      </w:pPr>
      <w:r w:rsidRPr="00E1285E">
        <w:rPr>
          <w:rFonts w:asciiTheme="majorHAnsi" w:hAnsiTheme="majorHAnsi" w:cstheme="majorHAnsi"/>
          <w:b/>
          <w:highlight w:val="yellow"/>
        </w:rPr>
        <w:t xml:space="preserve">Mayur: </w:t>
      </w:r>
      <w:r w:rsidRPr="00E1285E">
        <w:rPr>
          <w:rFonts w:asciiTheme="majorHAnsi" w:eastAsia="Arial Unicode MS" w:hAnsiTheme="majorHAnsi" w:cstheme="majorHAnsi"/>
          <w:b/>
          <w:highlight w:val="yellow"/>
        </w:rPr>
        <w:t>Mobile App Store links</w:t>
      </w:r>
    </w:p>
    <w:p w14:paraId="15CCE409" w14:textId="6191E788" w:rsidR="00582D9C" w:rsidRPr="00E1285E" w:rsidRDefault="00582D9C" w:rsidP="00582D9C">
      <w:pPr>
        <w:rPr>
          <w:rFonts w:asciiTheme="majorHAnsi" w:hAnsiTheme="majorHAnsi" w:cstheme="majorHAnsi"/>
          <w:b/>
          <w:highlight w:val="yellow"/>
        </w:rPr>
      </w:pPr>
      <w:r w:rsidRPr="00E1285E">
        <w:rPr>
          <w:rFonts w:asciiTheme="majorHAnsi" w:hAnsiTheme="majorHAnsi" w:cstheme="majorHAnsi"/>
          <w:b/>
          <w:highlight w:val="yellow"/>
        </w:rPr>
        <w:t>[Inventcolabs]: Noted</w:t>
      </w:r>
    </w:p>
    <w:p w14:paraId="356C3648" w14:textId="136B34E3" w:rsidR="00EE229D" w:rsidRPr="00E1285E" w:rsidRDefault="00EE229D" w:rsidP="00582D9C">
      <w:pPr>
        <w:rPr>
          <w:rFonts w:asciiTheme="majorHAnsi" w:hAnsiTheme="majorHAnsi" w:cstheme="majorHAnsi"/>
          <w:highlight w:val="white"/>
        </w:rPr>
      </w:pPr>
    </w:p>
    <w:p w14:paraId="12D89BF2" w14:textId="2523B13F" w:rsidR="00EE229D" w:rsidRPr="00E1285E" w:rsidRDefault="00EE229D" w:rsidP="00582D9C">
      <w:pPr>
        <w:rPr>
          <w:rFonts w:asciiTheme="majorHAnsi" w:hAnsiTheme="majorHAnsi" w:cstheme="majorHAnsi"/>
          <w:b/>
        </w:rPr>
      </w:pPr>
      <w:r w:rsidRPr="00E1285E">
        <w:rPr>
          <w:rFonts w:asciiTheme="majorHAnsi" w:hAnsiTheme="majorHAnsi" w:cstheme="majorHAnsi"/>
          <w:b/>
          <w:highlight w:val="yellow"/>
        </w:rPr>
        <w:t>URNavi tech: In which technology it will be developed?</w:t>
      </w:r>
    </w:p>
    <w:p w14:paraId="65537256" w14:textId="03C8489B" w:rsidR="00EE229D" w:rsidRPr="00E1285E" w:rsidRDefault="00EE229D" w:rsidP="00582D9C">
      <w:pPr>
        <w:rPr>
          <w:rFonts w:asciiTheme="majorHAnsi" w:hAnsiTheme="majorHAnsi" w:cstheme="majorHAnsi"/>
          <w:highlight w:val="white"/>
        </w:rPr>
      </w:pPr>
      <w:commentRangeStart w:id="106"/>
      <w:commentRangeStart w:id="107"/>
      <w:r w:rsidRPr="00E1285E">
        <w:rPr>
          <w:rFonts w:asciiTheme="majorHAnsi" w:hAnsiTheme="majorHAnsi" w:cstheme="majorHAnsi"/>
          <w:b/>
          <w:highlight w:val="yellow"/>
        </w:rPr>
        <w:t>[Inventcolabs]: We will developed into MERN (Mongo, Express, React, Node)</w:t>
      </w:r>
      <w:commentRangeEnd w:id="106"/>
      <w:r w:rsidR="00E02B06">
        <w:rPr>
          <w:rStyle w:val="CommentReference"/>
        </w:rPr>
        <w:commentReference w:id="106"/>
      </w:r>
      <w:commentRangeEnd w:id="107"/>
      <w:r w:rsidR="00563725">
        <w:rPr>
          <w:rStyle w:val="CommentReference"/>
        </w:rPr>
        <w:commentReference w:id="107"/>
      </w:r>
    </w:p>
    <w:p w14:paraId="773727F9" w14:textId="77777777" w:rsidR="00582D9C" w:rsidRPr="00E1285E" w:rsidRDefault="00582D9C" w:rsidP="006435D4">
      <w:pPr>
        <w:autoSpaceDE w:val="0"/>
        <w:autoSpaceDN w:val="0"/>
        <w:adjustRightInd w:val="0"/>
        <w:rPr>
          <w:rFonts w:asciiTheme="majorHAnsi" w:hAnsiTheme="majorHAnsi" w:cstheme="majorHAnsi"/>
          <w:lang w:val="en-US"/>
        </w:rPr>
      </w:pPr>
    </w:p>
    <w:p w14:paraId="44AD9075" w14:textId="220D670D" w:rsidR="006435D4" w:rsidRPr="00E1285E" w:rsidRDefault="006435D4" w:rsidP="006435D4">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For creating a promotional page layout with the mentioned sections, you can design a visually appealing and user-friendly interface. Below is a basic layout structure that you can use for the promotional page:</w:t>
      </w:r>
    </w:p>
    <w:p w14:paraId="4E8D46FF" w14:textId="77777777" w:rsidR="00090CD1" w:rsidRPr="00E1285E" w:rsidRDefault="00090CD1" w:rsidP="006435D4">
      <w:pPr>
        <w:autoSpaceDE w:val="0"/>
        <w:autoSpaceDN w:val="0"/>
        <w:adjustRightInd w:val="0"/>
        <w:rPr>
          <w:rFonts w:asciiTheme="majorHAnsi" w:hAnsiTheme="majorHAnsi" w:cstheme="majorHAnsi"/>
          <w:b/>
          <w:bCs/>
          <w:lang w:val="en-US"/>
        </w:rPr>
      </w:pPr>
    </w:p>
    <w:p w14:paraId="518BB736" w14:textId="53BB2BD4" w:rsidR="006435D4" w:rsidRPr="00E1285E" w:rsidRDefault="006435D4" w:rsidP="006435D4">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Navigation Scheme:</w:t>
      </w:r>
    </w:p>
    <w:p w14:paraId="4458437C" w14:textId="77777777" w:rsidR="00090CD1" w:rsidRPr="00E1285E" w:rsidRDefault="00090CD1" w:rsidP="00526E5F">
      <w:pPr>
        <w:numPr>
          <w:ilvl w:val="1"/>
          <w:numId w:val="25"/>
        </w:numPr>
        <w:autoSpaceDE w:val="0"/>
        <w:autoSpaceDN w:val="0"/>
        <w:adjustRightInd w:val="0"/>
        <w:rPr>
          <w:rFonts w:asciiTheme="majorHAnsi" w:hAnsiTheme="majorHAnsi" w:cstheme="majorHAnsi"/>
          <w:lang w:val="en-US"/>
        </w:rPr>
      </w:pPr>
    </w:p>
    <w:p w14:paraId="7800833B" w14:textId="1CE97C75" w:rsidR="006435D4" w:rsidRPr="00E1285E" w:rsidRDefault="006435D4" w:rsidP="00526E5F">
      <w:pPr>
        <w:numPr>
          <w:ilvl w:val="1"/>
          <w:numId w:val="25"/>
        </w:numPr>
        <w:autoSpaceDE w:val="0"/>
        <w:autoSpaceDN w:val="0"/>
        <w:adjustRightInd w:val="0"/>
        <w:ind w:left="1440" w:hanging="360"/>
        <w:rPr>
          <w:rFonts w:asciiTheme="majorHAnsi" w:hAnsiTheme="majorHAnsi" w:cstheme="majorHAnsi"/>
          <w:lang w:val="en-US"/>
        </w:rPr>
      </w:pPr>
      <w:r w:rsidRPr="00E1285E">
        <w:rPr>
          <w:rFonts w:asciiTheme="majorHAnsi" w:hAnsiTheme="majorHAnsi" w:cstheme="majorHAnsi"/>
          <w:b/>
          <w:bCs/>
          <w:lang w:val="en-US"/>
        </w:rPr>
        <w:lastRenderedPageBreak/>
        <w:t>Header:</w:t>
      </w:r>
    </w:p>
    <w:p w14:paraId="46B76EDC" w14:textId="3A7E6C80" w:rsidR="006435D4" w:rsidRPr="00E1285E" w:rsidRDefault="006435D4"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Logo</w:t>
      </w:r>
    </w:p>
    <w:p w14:paraId="0624D4A7" w14:textId="3615F1E3" w:rsidR="006435D4" w:rsidRPr="00E1285E" w:rsidRDefault="006435D4"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Navigation Menu (Home, Features, Testimonials, Appointment, Videos, Blogs, Our Journey, About Us, Wellness Insignia, Offers, Login)</w:t>
      </w:r>
    </w:p>
    <w:p w14:paraId="1A0242C5" w14:textId="77777777" w:rsidR="00090CD1" w:rsidRPr="00E1285E" w:rsidRDefault="00090CD1" w:rsidP="006435D4">
      <w:pPr>
        <w:autoSpaceDE w:val="0"/>
        <w:autoSpaceDN w:val="0"/>
        <w:adjustRightInd w:val="0"/>
        <w:rPr>
          <w:rFonts w:asciiTheme="majorHAnsi" w:hAnsiTheme="majorHAnsi" w:cstheme="majorHAnsi"/>
          <w:b/>
          <w:bCs/>
          <w:lang w:val="en-US"/>
        </w:rPr>
      </w:pPr>
    </w:p>
    <w:p w14:paraId="40FC812C" w14:textId="15CD76F8"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Hero Banners:</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A visually striking section showcasing key features, services, or messages with high-quality images.</w:t>
      </w:r>
    </w:p>
    <w:p w14:paraId="3B8C0111" w14:textId="77777777" w:rsidR="00090CD1" w:rsidRPr="00E1285E" w:rsidRDefault="00090CD1" w:rsidP="006435D4">
      <w:pPr>
        <w:autoSpaceDE w:val="0"/>
        <w:autoSpaceDN w:val="0"/>
        <w:adjustRightInd w:val="0"/>
        <w:rPr>
          <w:rFonts w:asciiTheme="majorHAnsi" w:hAnsiTheme="majorHAnsi" w:cstheme="majorHAnsi"/>
          <w:b/>
          <w:bCs/>
          <w:lang w:val="en-US"/>
        </w:rPr>
      </w:pPr>
    </w:p>
    <w:p w14:paraId="06AB8D5E" w14:textId="767263BC" w:rsidR="006435D4" w:rsidRPr="00E1285E" w:rsidRDefault="006435D4" w:rsidP="00090CD1">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Features of the Platform:</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Highlight the unique features and benefits of your platform in a section with brief descriptions.</w:t>
      </w:r>
    </w:p>
    <w:p w14:paraId="1D6921B4" w14:textId="77777777" w:rsidR="00090CD1" w:rsidRPr="00E1285E" w:rsidRDefault="00090CD1" w:rsidP="00090CD1">
      <w:pPr>
        <w:autoSpaceDE w:val="0"/>
        <w:autoSpaceDN w:val="0"/>
        <w:adjustRightInd w:val="0"/>
        <w:rPr>
          <w:rFonts w:asciiTheme="majorHAnsi" w:hAnsiTheme="majorHAnsi" w:cstheme="majorHAnsi"/>
          <w:b/>
          <w:bCs/>
          <w:lang w:val="en-US"/>
        </w:rPr>
      </w:pPr>
    </w:p>
    <w:p w14:paraId="05F914DC" w14:textId="327FDEDF"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Testimonials:</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Display testimonials from satisfied users with names, images, star ratings, and text.</w:t>
      </w:r>
    </w:p>
    <w:p w14:paraId="04AAE98C" w14:textId="77777777" w:rsidR="00090CD1" w:rsidRPr="00E1285E" w:rsidRDefault="00090CD1" w:rsidP="006435D4">
      <w:pPr>
        <w:autoSpaceDE w:val="0"/>
        <w:autoSpaceDN w:val="0"/>
        <w:adjustRightInd w:val="0"/>
        <w:rPr>
          <w:rFonts w:asciiTheme="majorHAnsi" w:hAnsiTheme="majorHAnsi" w:cstheme="majorHAnsi"/>
          <w:b/>
          <w:bCs/>
          <w:lang w:val="en-US"/>
        </w:rPr>
      </w:pPr>
    </w:p>
    <w:p w14:paraId="41F13329" w14:textId="27E3BEF2"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Book a New Appointment:</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Include a call-to-action button leading users to download the app for booking appointments.</w:t>
      </w:r>
    </w:p>
    <w:p w14:paraId="7CF839B2" w14:textId="77777777" w:rsidR="00090CD1" w:rsidRPr="00E1285E" w:rsidRDefault="00090CD1" w:rsidP="006435D4">
      <w:pPr>
        <w:autoSpaceDE w:val="0"/>
        <w:autoSpaceDN w:val="0"/>
        <w:adjustRightInd w:val="0"/>
        <w:rPr>
          <w:rFonts w:asciiTheme="majorHAnsi" w:hAnsiTheme="majorHAnsi" w:cstheme="majorHAnsi"/>
          <w:b/>
          <w:bCs/>
          <w:lang w:val="en-US"/>
        </w:rPr>
      </w:pPr>
    </w:p>
    <w:p w14:paraId="25EB7014" w14:textId="4480CEBD"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Videos:</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Embed or link to informative or promotional videos related to your platform.</w:t>
      </w:r>
    </w:p>
    <w:p w14:paraId="357DD788" w14:textId="77777777" w:rsidR="00090CD1" w:rsidRPr="00E1285E" w:rsidRDefault="00090CD1" w:rsidP="00090CD1">
      <w:pPr>
        <w:autoSpaceDE w:val="0"/>
        <w:autoSpaceDN w:val="0"/>
        <w:adjustRightInd w:val="0"/>
        <w:rPr>
          <w:rFonts w:asciiTheme="majorHAnsi" w:hAnsiTheme="majorHAnsi" w:cstheme="majorHAnsi"/>
          <w:b/>
          <w:bCs/>
          <w:lang w:val="en-US"/>
        </w:rPr>
      </w:pPr>
    </w:p>
    <w:p w14:paraId="6EA2845C" w14:textId="4899206D"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Blogs:</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A section showcasing your latest blog posts or articles.</w:t>
      </w:r>
    </w:p>
    <w:p w14:paraId="3206C801" w14:textId="77777777" w:rsidR="00090CD1" w:rsidRPr="00E1285E" w:rsidRDefault="00090CD1" w:rsidP="006435D4">
      <w:pPr>
        <w:autoSpaceDE w:val="0"/>
        <w:autoSpaceDN w:val="0"/>
        <w:adjustRightInd w:val="0"/>
        <w:rPr>
          <w:rFonts w:asciiTheme="majorHAnsi" w:hAnsiTheme="majorHAnsi" w:cstheme="majorHAnsi"/>
          <w:b/>
          <w:bCs/>
          <w:lang w:val="en-US"/>
        </w:rPr>
      </w:pPr>
    </w:p>
    <w:p w14:paraId="4386EC14" w14:textId="5C5B94FC"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Our Journey:</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Provide a brief overview or timeline of your company's journey and milestones.</w:t>
      </w:r>
    </w:p>
    <w:p w14:paraId="0F985ADE" w14:textId="77777777" w:rsidR="00090CD1" w:rsidRPr="00E1285E" w:rsidRDefault="00090CD1" w:rsidP="006435D4">
      <w:pPr>
        <w:autoSpaceDE w:val="0"/>
        <w:autoSpaceDN w:val="0"/>
        <w:adjustRightInd w:val="0"/>
        <w:rPr>
          <w:rFonts w:asciiTheme="majorHAnsi" w:hAnsiTheme="majorHAnsi" w:cstheme="majorHAnsi"/>
          <w:b/>
          <w:bCs/>
          <w:lang w:val="en-US"/>
        </w:rPr>
      </w:pPr>
    </w:p>
    <w:p w14:paraId="7E708745" w14:textId="2E51AC07"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About Us:</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Detailed information about your company, mission, vision, and values.</w:t>
      </w:r>
    </w:p>
    <w:p w14:paraId="7D4E3C6F" w14:textId="77777777" w:rsidR="00090CD1" w:rsidRPr="00E1285E" w:rsidRDefault="00090CD1" w:rsidP="006435D4">
      <w:pPr>
        <w:autoSpaceDE w:val="0"/>
        <w:autoSpaceDN w:val="0"/>
        <w:adjustRightInd w:val="0"/>
        <w:rPr>
          <w:rFonts w:asciiTheme="majorHAnsi" w:hAnsiTheme="majorHAnsi" w:cstheme="majorHAnsi"/>
          <w:b/>
          <w:bCs/>
          <w:lang w:val="en-US"/>
        </w:rPr>
      </w:pPr>
    </w:p>
    <w:p w14:paraId="7E2FEF69" w14:textId="4367E5B0"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Wellness Insignia Logo:</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Display the logo prominently.</w:t>
      </w:r>
    </w:p>
    <w:p w14:paraId="4927A793" w14:textId="77777777" w:rsidR="00090CD1" w:rsidRPr="00E1285E" w:rsidRDefault="00090CD1" w:rsidP="006435D4">
      <w:pPr>
        <w:autoSpaceDE w:val="0"/>
        <w:autoSpaceDN w:val="0"/>
        <w:adjustRightInd w:val="0"/>
        <w:rPr>
          <w:rFonts w:asciiTheme="majorHAnsi" w:hAnsiTheme="majorHAnsi" w:cstheme="majorHAnsi"/>
          <w:b/>
          <w:bCs/>
          <w:lang w:val="en-US"/>
        </w:rPr>
      </w:pPr>
    </w:p>
    <w:p w14:paraId="00DB7742" w14:textId="721C6922"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Offers (Quick Info Screen):</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Highlight any ongoing offers or promotions with concise information.</w:t>
      </w:r>
    </w:p>
    <w:p w14:paraId="09715E67" w14:textId="77777777" w:rsidR="00090CD1" w:rsidRPr="00E1285E" w:rsidRDefault="00090CD1" w:rsidP="006435D4">
      <w:pPr>
        <w:autoSpaceDE w:val="0"/>
        <w:autoSpaceDN w:val="0"/>
        <w:adjustRightInd w:val="0"/>
        <w:rPr>
          <w:rFonts w:asciiTheme="majorHAnsi" w:hAnsiTheme="majorHAnsi" w:cstheme="majorHAnsi"/>
          <w:b/>
          <w:bCs/>
          <w:lang w:val="en-US"/>
        </w:rPr>
      </w:pPr>
    </w:p>
    <w:p w14:paraId="482DA638" w14:textId="5FFBE970" w:rsidR="006435D4" w:rsidRPr="00E1285E" w:rsidRDefault="006435D4"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Login:</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Include a login button for existing users.</w:t>
      </w:r>
    </w:p>
    <w:p w14:paraId="0E63024E" w14:textId="77777777" w:rsidR="00090CD1" w:rsidRPr="00E1285E" w:rsidRDefault="00090CD1" w:rsidP="006435D4">
      <w:pPr>
        <w:autoSpaceDE w:val="0"/>
        <w:autoSpaceDN w:val="0"/>
        <w:adjustRightInd w:val="0"/>
        <w:rPr>
          <w:rFonts w:asciiTheme="majorHAnsi" w:hAnsiTheme="majorHAnsi" w:cstheme="majorHAnsi"/>
          <w:b/>
          <w:bCs/>
          <w:lang w:val="en-US"/>
        </w:rPr>
      </w:pPr>
    </w:p>
    <w:p w14:paraId="53F726A4" w14:textId="7E5E12E9" w:rsidR="006435D4" w:rsidRPr="00E1285E" w:rsidRDefault="006435D4" w:rsidP="00090CD1">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Footer:</w:t>
      </w:r>
      <w:r w:rsidR="00090CD1" w:rsidRPr="00E1285E">
        <w:rPr>
          <w:rFonts w:asciiTheme="majorHAnsi" w:hAnsiTheme="majorHAnsi" w:cstheme="majorHAnsi"/>
          <w:b/>
          <w:bCs/>
          <w:lang w:val="en-US"/>
        </w:rPr>
        <w:t xml:space="preserve"> </w:t>
      </w:r>
      <w:r w:rsidRPr="00E1285E">
        <w:rPr>
          <w:rFonts w:asciiTheme="majorHAnsi" w:hAnsiTheme="majorHAnsi" w:cstheme="majorHAnsi"/>
          <w:lang w:val="en-US"/>
        </w:rPr>
        <w:t>Contact information, social media links, privacy policy, and other relevant links.</w:t>
      </w:r>
    </w:p>
    <w:p w14:paraId="7A08742B" w14:textId="315D9BD2" w:rsidR="006A6CB1" w:rsidRPr="00E1285E" w:rsidRDefault="006A6CB1" w:rsidP="00090CD1">
      <w:pPr>
        <w:autoSpaceDE w:val="0"/>
        <w:autoSpaceDN w:val="0"/>
        <w:adjustRightInd w:val="0"/>
        <w:rPr>
          <w:rFonts w:asciiTheme="majorHAnsi" w:hAnsiTheme="majorHAnsi" w:cstheme="majorHAnsi"/>
          <w:b/>
          <w:bCs/>
          <w:lang w:val="en-US"/>
        </w:rPr>
      </w:pPr>
    </w:p>
    <w:p w14:paraId="6F2F870D" w14:textId="5EF2D7DD" w:rsidR="006A6CB1" w:rsidRPr="00E1285E" w:rsidRDefault="006A6CB1" w:rsidP="00090CD1">
      <w:pPr>
        <w:autoSpaceDE w:val="0"/>
        <w:autoSpaceDN w:val="0"/>
        <w:adjustRightInd w:val="0"/>
        <w:rPr>
          <w:rFonts w:asciiTheme="majorHAnsi" w:hAnsiTheme="majorHAnsi" w:cstheme="majorHAnsi"/>
          <w:b/>
          <w:highlight w:val="yellow"/>
        </w:rPr>
      </w:pPr>
      <w:r w:rsidRPr="00E1285E">
        <w:rPr>
          <w:rFonts w:asciiTheme="majorHAnsi" w:hAnsiTheme="majorHAnsi" w:cstheme="majorHAnsi"/>
          <w:b/>
          <w:bCs/>
          <w:highlight w:val="yellow"/>
          <w:lang w:val="en-US"/>
        </w:rPr>
        <w:t xml:space="preserve">URNavi Tech: </w:t>
      </w:r>
      <w:r w:rsidRPr="00E1285E">
        <w:rPr>
          <w:rFonts w:asciiTheme="majorHAnsi" w:hAnsiTheme="majorHAnsi" w:cstheme="majorHAnsi"/>
          <w:b/>
          <w:highlight w:val="yellow"/>
        </w:rPr>
        <w:t>Android and iOS app links. Prominent size</w:t>
      </w:r>
    </w:p>
    <w:p w14:paraId="2550105B" w14:textId="16DD0895" w:rsidR="006A6CB1" w:rsidRPr="00E1285E" w:rsidRDefault="006A6CB1" w:rsidP="00090CD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highlight w:val="yellow"/>
          <w:lang w:val="en-US"/>
        </w:rPr>
        <w:t>[InventColabs]: Noted</w:t>
      </w:r>
    </w:p>
    <w:p w14:paraId="60CC4158" w14:textId="77777777" w:rsidR="00090CD1" w:rsidRPr="00E1285E" w:rsidRDefault="00090CD1" w:rsidP="006435D4">
      <w:pPr>
        <w:autoSpaceDE w:val="0"/>
        <w:autoSpaceDN w:val="0"/>
        <w:adjustRightInd w:val="0"/>
        <w:rPr>
          <w:rFonts w:asciiTheme="majorHAnsi" w:hAnsiTheme="majorHAnsi" w:cstheme="majorHAnsi"/>
          <w:b/>
          <w:bCs/>
          <w:lang w:val="en-US"/>
        </w:rPr>
      </w:pPr>
    </w:p>
    <w:p w14:paraId="4B923978" w14:textId="5718784F" w:rsidR="006435D4" w:rsidRPr="00E1285E" w:rsidRDefault="006435D4" w:rsidP="006435D4">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Design Recommendations:</w:t>
      </w:r>
    </w:p>
    <w:p w14:paraId="43B38CE8" w14:textId="57F662D4" w:rsidR="006435D4" w:rsidRPr="00E1285E" w:rsidRDefault="006435D4"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 a clean and consistent color scheme that aligns with your brand.</w:t>
      </w:r>
    </w:p>
    <w:p w14:paraId="5A3171BA" w14:textId="45579C3A" w:rsidR="006435D4" w:rsidRPr="00E1285E" w:rsidRDefault="006435D4"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Ensure a responsive design for optimal viewing on various devices.</w:t>
      </w:r>
    </w:p>
    <w:p w14:paraId="35E4D76B" w14:textId="7B530584" w:rsidR="006435D4" w:rsidRPr="00E1285E" w:rsidRDefault="006435D4"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Include high-quality and relevant images.</w:t>
      </w:r>
    </w:p>
    <w:p w14:paraId="2728FE76" w14:textId="134521B5" w:rsidR="006435D4" w:rsidRPr="00E1285E" w:rsidRDefault="006435D4"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 engaging and easy-to-read fonts.</w:t>
      </w:r>
    </w:p>
    <w:p w14:paraId="6AB6BF7E" w14:textId="0FD32761" w:rsidR="006435D4" w:rsidRPr="00E1285E" w:rsidRDefault="006435D4"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clear call-to-action buttons.</w:t>
      </w:r>
    </w:p>
    <w:p w14:paraId="2607A15C" w14:textId="602C7B67" w:rsidR="00090CD1" w:rsidRPr="00E1285E" w:rsidRDefault="00C87B76" w:rsidP="006435D4">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w:t>
      </w:r>
    </w:p>
    <w:p w14:paraId="516BBC6E" w14:textId="2D28B6A2" w:rsidR="001A250E" w:rsidRPr="00E1285E" w:rsidRDefault="001A250E" w:rsidP="001A250E">
      <w:pPr>
        <w:rPr>
          <w:rFonts w:asciiTheme="majorHAnsi" w:hAnsiTheme="majorHAnsi" w:cstheme="majorHAnsi"/>
          <w:highlight w:val="white"/>
        </w:rPr>
      </w:pPr>
    </w:p>
    <w:p w14:paraId="0DF32332" w14:textId="77777777" w:rsidR="001A250E" w:rsidRPr="00E1285E" w:rsidRDefault="001A250E" w:rsidP="001A250E">
      <w:pPr>
        <w:rPr>
          <w:rFonts w:asciiTheme="majorHAnsi" w:hAnsiTheme="majorHAnsi" w:cstheme="majorHAnsi"/>
          <w:highlight w:val="white"/>
        </w:rPr>
      </w:pPr>
    </w:p>
    <w:p w14:paraId="1D83DC91" w14:textId="07F994EA" w:rsidR="00505E74" w:rsidRPr="00E1285E" w:rsidRDefault="00136398" w:rsidP="006C23A1">
      <w:pPr>
        <w:pStyle w:val="Heading2"/>
        <w:numPr>
          <w:ilvl w:val="1"/>
          <w:numId w:val="6"/>
        </w:numPr>
        <w:spacing w:line="276" w:lineRule="auto"/>
        <w:jc w:val="both"/>
        <w:rPr>
          <w:rFonts w:asciiTheme="majorHAnsi" w:hAnsiTheme="majorHAnsi" w:cstheme="majorHAnsi"/>
          <w:highlight w:val="white"/>
        </w:rPr>
      </w:pPr>
      <w:bookmarkStart w:id="108" w:name="_Toc154149803"/>
      <w:r w:rsidRPr="00E1285E">
        <w:rPr>
          <w:rFonts w:asciiTheme="majorHAnsi" w:hAnsiTheme="majorHAnsi" w:cstheme="majorHAnsi"/>
          <w:highlight w:val="white"/>
        </w:rPr>
        <w:t>Mobile Application</w:t>
      </w:r>
      <w:r w:rsidR="002958D4" w:rsidRPr="00E1285E">
        <w:rPr>
          <w:rFonts w:asciiTheme="majorHAnsi" w:hAnsiTheme="majorHAnsi" w:cstheme="majorHAnsi"/>
          <w:highlight w:val="white"/>
        </w:rPr>
        <w:t xml:space="preserve"> for </w:t>
      </w:r>
      <w:r w:rsidRPr="00E1285E">
        <w:rPr>
          <w:rFonts w:asciiTheme="majorHAnsi" w:hAnsiTheme="majorHAnsi" w:cstheme="majorHAnsi"/>
          <w:highlight w:val="white"/>
        </w:rPr>
        <w:t>Patient</w:t>
      </w:r>
      <w:bookmarkEnd w:id="108"/>
    </w:p>
    <w:p w14:paraId="2EB59F6B" w14:textId="77777777" w:rsidR="00383DC8" w:rsidRPr="00E1285E" w:rsidRDefault="00383DC8" w:rsidP="00383DC8">
      <w:pPr>
        <w:pStyle w:val="CommentText"/>
        <w:rPr>
          <w:rFonts w:asciiTheme="majorHAnsi" w:hAnsiTheme="majorHAnsi" w:cstheme="majorHAnsi"/>
          <w:highlight w:val="yellow"/>
        </w:rPr>
      </w:pPr>
      <w:r w:rsidRPr="00E1285E">
        <w:rPr>
          <w:rFonts w:asciiTheme="majorHAnsi" w:hAnsiTheme="majorHAnsi" w:cstheme="majorHAnsi"/>
          <w:b/>
          <w:highlight w:val="yellow"/>
        </w:rPr>
        <w:t xml:space="preserve">URNavi tech: </w:t>
      </w:r>
      <w:r w:rsidRPr="00E1285E">
        <w:rPr>
          <w:rFonts w:asciiTheme="majorHAnsi" w:hAnsiTheme="majorHAnsi" w:cstheme="majorHAnsi"/>
          <w:highlight w:val="yellow"/>
        </w:rPr>
        <w:t>Very important - which permissions to be taken for download and which at time of use(like camera)</w:t>
      </w:r>
    </w:p>
    <w:p w14:paraId="638816BD" w14:textId="768E5B30" w:rsidR="00383DC8" w:rsidRPr="00E1285E" w:rsidRDefault="00383DC8" w:rsidP="00383DC8">
      <w:pPr>
        <w:pStyle w:val="Default"/>
        <w:rPr>
          <w:rFonts w:asciiTheme="majorHAnsi" w:hAnsiTheme="majorHAnsi" w:cstheme="majorHAnsi"/>
          <w:highlight w:val="yellow"/>
        </w:rPr>
      </w:pPr>
      <w:r w:rsidRPr="00E1285E">
        <w:rPr>
          <w:rFonts w:asciiTheme="majorHAnsi" w:hAnsiTheme="majorHAnsi" w:cstheme="majorHAnsi"/>
          <w:highlight w:val="yellow"/>
        </w:rPr>
        <w:t>Need to make a table and where all these info will be used by platform for marketing or study purpose</w:t>
      </w:r>
    </w:p>
    <w:p w14:paraId="4E4D2C42" w14:textId="5DDB7963" w:rsidR="00BF5A00" w:rsidRPr="00E1285E" w:rsidRDefault="00BF5A00" w:rsidP="00383DC8">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[Inventcolabs]: </w:t>
      </w:r>
      <w:commentRangeStart w:id="109"/>
      <w:commentRangeStart w:id="110"/>
      <w:r w:rsidR="00323B23" w:rsidRPr="00E1285E">
        <w:rPr>
          <w:rFonts w:asciiTheme="majorHAnsi" w:hAnsiTheme="majorHAnsi" w:cstheme="majorHAnsi"/>
          <w:b/>
          <w:highlight w:val="yellow"/>
        </w:rPr>
        <w:t xml:space="preserve">Location, Notification on the time of download, Camera will ask on the time upload </w:t>
      </w:r>
      <w:r w:rsidR="00323B23" w:rsidRPr="00E1285E">
        <w:rPr>
          <w:rFonts w:asciiTheme="majorHAnsi" w:hAnsiTheme="majorHAnsi" w:cstheme="majorHAnsi"/>
          <w:b/>
          <w:highlight w:val="yellow"/>
        </w:rPr>
        <w:lastRenderedPageBreak/>
        <w:t>profile.</w:t>
      </w:r>
      <w:commentRangeEnd w:id="109"/>
      <w:r w:rsidR="001B7590">
        <w:rPr>
          <w:rStyle w:val="CommentReference"/>
          <w:rFonts w:ascii="Calibri" w:hAnsi="Calibri"/>
          <w:color w:val="auto"/>
        </w:rPr>
        <w:commentReference w:id="109"/>
      </w:r>
      <w:commentRangeEnd w:id="110"/>
      <w:r w:rsidR="00006B19">
        <w:rPr>
          <w:rStyle w:val="CommentReference"/>
          <w:rFonts w:ascii="Calibri" w:hAnsi="Calibri"/>
          <w:color w:val="auto"/>
        </w:rPr>
        <w:commentReference w:id="110"/>
      </w:r>
    </w:p>
    <w:p w14:paraId="1E32BC7C" w14:textId="77777777" w:rsidR="00383DC8" w:rsidRPr="00E1285E" w:rsidRDefault="00383DC8" w:rsidP="00F76813">
      <w:pPr>
        <w:pStyle w:val="Default"/>
        <w:rPr>
          <w:rFonts w:asciiTheme="majorHAnsi" w:hAnsiTheme="majorHAnsi" w:cstheme="majorHAnsi"/>
          <w:b/>
          <w:highlight w:val="yellow"/>
        </w:rPr>
      </w:pPr>
    </w:p>
    <w:p w14:paraId="178524D5" w14:textId="76DD2DCB" w:rsidR="00F76813" w:rsidRPr="00E1285E" w:rsidRDefault="00F76813" w:rsidP="00F76813">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Mayur: </w:t>
      </w:r>
      <w:r w:rsidRPr="00E1285E">
        <w:rPr>
          <w:rFonts w:asciiTheme="majorHAnsi" w:eastAsia="Arial Unicode MS" w:hAnsiTheme="majorHAnsi" w:cstheme="majorHAnsi"/>
          <w:b/>
          <w:highlight w:val="yellow"/>
        </w:rPr>
        <w:t>- Show Content (About us, Privacy policy and FAQs)</w:t>
      </w:r>
    </w:p>
    <w:p w14:paraId="69E2C5BC"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Content required:</w:t>
      </w:r>
    </w:p>
    <w:p w14:paraId="3BC8ACA4"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Logo</w:t>
      </w:r>
    </w:p>
    <w:p w14:paraId="1C93E646"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App version</w:t>
      </w:r>
    </w:p>
    <w:p w14:paraId="70F5C4F9"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Support email id and contact number</w:t>
      </w:r>
    </w:p>
    <w:p w14:paraId="1F92717B"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Website link</w:t>
      </w:r>
    </w:p>
    <w:p w14:paraId="50183A40"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Company information</w:t>
      </w:r>
    </w:p>
    <w:p w14:paraId="74FE491C" w14:textId="7E678D68" w:rsidR="00F76813" w:rsidRPr="00E1285E" w:rsidRDefault="00F76813" w:rsidP="00F76813">
      <w:pPr>
        <w:shd w:val="clear" w:color="auto" w:fill="FFFFFF"/>
        <w:spacing w:line="276" w:lineRule="auto"/>
        <w:jc w:val="both"/>
        <w:rPr>
          <w:rFonts w:asciiTheme="majorHAnsi" w:eastAsia="Arial Unicode MS" w:hAnsiTheme="majorHAnsi" w:cstheme="majorHAnsi"/>
          <w:b/>
          <w:highlight w:val="yellow"/>
        </w:rPr>
      </w:pPr>
      <w:r w:rsidRPr="00E1285E">
        <w:rPr>
          <w:rFonts w:asciiTheme="majorHAnsi" w:eastAsia="Arial Unicode MS" w:hAnsiTheme="majorHAnsi" w:cstheme="majorHAnsi"/>
          <w:b/>
          <w:highlight w:val="yellow"/>
        </w:rPr>
        <w:t>Social media links</w:t>
      </w:r>
    </w:p>
    <w:p w14:paraId="65A8D0C8" w14:textId="5D348487" w:rsidR="00F76813" w:rsidRPr="00E1285E" w:rsidRDefault="00F76813" w:rsidP="00F76813">
      <w:pPr>
        <w:shd w:val="clear" w:color="auto" w:fill="FFFFFF"/>
        <w:spacing w:line="276" w:lineRule="auto"/>
        <w:jc w:val="both"/>
        <w:rPr>
          <w:rFonts w:asciiTheme="majorHAnsi" w:hAnsiTheme="majorHAnsi" w:cstheme="majorHAnsi"/>
          <w:b/>
        </w:rPr>
      </w:pPr>
      <w:r w:rsidRPr="00E1285E">
        <w:rPr>
          <w:rFonts w:asciiTheme="majorHAnsi" w:hAnsiTheme="majorHAnsi" w:cstheme="majorHAnsi"/>
          <w:b/>
          <w:highlight w:val="yellow"/>
        </w:rPr>
        <w:t>[InventColabs]: Noted</w:t>
      </w:r>
    </w:p>
    <w:p w14:paraId="78CFE9FA" w14:textId="77777777" w:rsidR="00F76813" w:rsidRPr="00E1285E" w:rsidRDefault="00F76813" w:rsidP="00F76813">
      <w:pPr>
        <w:shd w:val="clear" w:color="auto" w:fill="FFFFFF"/>
        <w:spacing w:line="276" w:lineRule="auto"/>
        <w:jc w:val="both"/>
        <w:rPr>
          <w:rFonts w:asciiTheme="majorHAnsi" w:hAnsiTheme="majorHAnsi" w:cstheme="majorHAnsi"/>
          <w:b/>
        </w:rPr>
      </w:pPr>
    </w:p>
    <w:p w14:paraId="15C54F9C" w14:textId="4B938265" w:rsidR="008424F6" w:rsidRPr="00E1285E" w:rsidRDefault="008424F6" w:rsidP="008424F6">
      <w:pPr>
        <w:shd w:val="clear" w:color="auto" w:fill="FFFFFF"/>
        <w:spacing w:line="276" w:lineRule="auto"/>
        <w:jc w:val="both"/>
        <w:rPr>
          <w:rFonts w:asciiTheme="majorHAnsi" w:hAnsiTheme="majorHAnsi" w:cstheme="majorHAnsi"/>
        </w:rPr>
      </w:pPr>
      <w:r w:rsidRPr="00E1285E">
        <w:rPr>
          <w:rFonts w:asciiTheme="majorHAnsi" w:hAnsiTheme="majorHAnsi" w:cstheme="majorHAnsi"/>
          <w:b/>
        </w:rPr>
        <w:t>This is a Menu based iPhone and Android application.</w:t>
      </w:r>
    </w:p>
    <w:p w14:paraId="4D8BD229" w14:textId="77777777" w:rsidR="008424F6" w:rsidRPr="00E1285E" w:rsidRDefault="008424F6" w:rsidP="008424F6">
      <w:pPr>
        <w:shd w:val="clear" w:color="auto" w:fill="FFFFFF"/>
        <w:spacing w:line="276" w:lineRule="auto"/>
        <w:jc w:val="both"/>
        <w:rPr>
          <w:rFonts w:asciiTheme="majorHAnsi" w:hAnsiTheme="majorHAnsi" w:cstheme="majorHAnsi"/>
          <w:b/>
        </w:rPr>
      </w:pPr>
    </w:p>
    <w:p w14:paraId="080A5B78" w14:textId="168D2855" w:rsidR="008424F6" w:rsidRPr="00E1285E" w:rsidRDefault="008424F6" w:rsidP="008424F6">
      <w:pPr>
        <w:shd w:val="clear" w:color="auto" w:fill="FFFFFF"/>
        <w:spacing w:line="276" w:lineRule="auto"/>
        <w:jc w:val="both"/>
        <w:rPr>
          <w:rFonts w:asciiTheme="majorHAnsi" w:hAnsiTheme="majorHAnsi" w:cstheme="majorHAnsi"/>
          <w:color w:val="000000"/>
        </w:rPr>
      </w:pPr>
      <w:r w:rsidRPr="00E1285E">
        <w:rPr>
          <w:rFonts w:asciiTheme="majorHAnsi" w:eastAsia="Times New Roman" w:hAnsiTheme="majorHAnsi" w:cstheme="majorHAnsi"/>
          <w:b/>
          <w:color w:val="222222"/>
          <w:lang w:val="en-US"/>
        </w:rPr>
        <w:t>Splash Screen</w:t>
      </w:r>
      <w:r w:rsidRPr="00E1285E">
        <w:rPr>
          <w:rFonts w:asciiTheme="majorHAnsi" w:eastAsia="Times New Roman" w:hAnsiTheme="majorHAnsi" w:cstheme="majorHAnsi"/>
          <w:color w:val="222222"/>
          <w:lang w:val="en-US"/>
        </w:rPr>
        <w:t>: This screen will display application name &amp; logo for 2-3 seconds</w:t>
      </w:r>
      <w:r w:rsidR="00D57E6D" w:rsidRPr="00E1285E">
        <w:rPr>
          <w:rFonts w:asciiTheme="majorHAnsi" w:eastAsia="Times New Roman" w:hAnsiTheme="majorHAnsi" w:cstheme="majorHAnsi"/>
          <w:color w:val="222222"/>
          <w:lang w:val="en-US"/>
        </w:rPr>
        <w:t xml:space="preserve">. </w:t>
      </w:r>
      <w:r w:rsidRPr="00E1285E">
        <w:rPr>
          <w:rFonts w:asciiTheme="majorHAnsi" w:eastAsia="Times New Roman" w:hAnsiTheme="majorHAnsi" w:cstheme="majorHAnsi"/>
          <w:color w:val="222222"/>
          <w:lang w:val="en-US"/>
        </w:rPr>
        <w:t xml:space="preserve">It will contain a Logo &amp; the Tagline of the application then it will </w:t>
      </w:r>
      <w:r w:rsidRPr="00E1285E">
        <w:rPr>
          <w:rFonts w:asciiTheme="majorHAnsi" w:hAnsiTheme="majorHAnsi" w:cstheme="majorHAnsi"/>
          <w:color w:val="000000"/>
        </w:rPr>
        <w:t>automatically redirect user to the next screen which will show series of screens which will help user to understand the purpose of the application.</w:t>
      </w:r>
    </w:p>
    <w:p w14:paraId="1063C5A4" w14:textId="77777777" w:rsidR="008424F6" w:rsidRPr="00E1285E" w:rsidRDefault="008424F6" w:rsidP="008424F6">
      <w:pPr>
        <w:shd w:val="clear" w:color="auto" w:fill="FFFFFF"/>
        <w:spacing w:line="276" w:lineRule="auto"/>
        <w:jc w:val="both"/>
        <w:rPr>
          <w:rFonts w:asciiTheme="majorHAnsi" w:hAnsiTheme="majorHAnsi" w:cstheme="majorHAnsi"/>
          <w:color w:val="000000"/>
          <w:lang w:val="en-US"/>
        </w:rPr>
      </w:pPr>
    </w:p>
    <w:p w14:paraId="5EA1DD26" w14:textId="77777777" w:rsidR="008424F6" w:rsidRPr="00E1285E" w:rsidRDefault="008424F6" w:rsidP="008424F6">
      <w:pPr>
        <w:shd w:val="clear" w:color="auto" w:fill="FFFFFF"/>
        <w:spacing w:line="276" w:lineRule="auto"/>
        <w:jc w:val="both"/>
        <w:rPr>
          <w:rFonts w:asciiTheme="majorHAnsi" w:hAnsiTheme="majorHAnsi" w:cstheme="majorHAnsi"/>
          <w:color w:val="000000"/>
          <w:lang w:val="en-US"/>
        </w:rPr>
      </w:pPr>
      <w:r w:rsidRPr="00E1285E">
        <w:rPr>
          <w:rFonts w:asciiTheme="majorHAnsi" w:hAnsiTheme="majorHAnsi" w:cstheme="majorHAnsi"/>
          <w:b/>
          <w:color w:val="000000"/>
          <w:lang w:val="en-US"/>
        </w:rPr>
        <w:t>Tutorial Screen:</w:t>
      </w:r>
      <w:r w:rsidRPr="00E1285E">
        <w:rPr>
          <w:rFonts w:asciiTheme="majorHAnsi" w:hAnsiTheme="majorHAnsi" w:cstheme="majorHAnsi"/>
          <w:color w:val="000000"/>
          <w:lang w:val="en-US"/>
        </w:rPr>
        <w:t xml:space="preserve"> Tutorial will consist of 3-4 scrollable images text. User can scroll and access the features offered by the application. The 3-4 introduction screens will come only after fresh install of the application or new registered users. User will have option to Skip to Home (Landing) screen or can select Sign-up &amp; Login.  </w:t>
      </w:r>
    </w:p>
    <w:p w14:paraId="02ADD9F8" w14:textId="77777777" w:rsidR="008424F6" w:rsidRPr="00E1285E" w:rsidRDefault="008424F6" w:rsidP="008424F6">
      <w:pPr>
        <w:shd w:val="clear" w:color="auto" w:fill="FFFFFF"/>
        <w:spacing w:line="276" w:lineRule="auto"/>
        <w:jc w:val="both"/>
        <w:rPr>
          <w:rFonts w:asciiTheme="majorHAnsi" w:hAnsiTheme="majorHAnsi" w:cstheme="majorHAnsi"/>
        </w:rPr>
      </w:pPr>
    </w:p>
    <w:p w14:paraId="3BF0B1AA" w14:textId="158175F8" w:rsidR="008424F6" w:rsidRPr="00E1285E" w:rsidRDefault="008424F6" w:rsidP="008424F6">
      <w:pPr>
        <w:pStyle w:val="NormalWeb"/>
        <w:rPr>
          <w:rFonts w:asciiTheme="majorHAnsi" w:hAnsiTheme="majorHAnsi" w:cstheme="majorHAnsi"/>
          <w:lang w:val="en-IN" w:eastAsia="en-US"/>
        </w:rPr>
      </w:pPr>
      <w:commentRangeStart w:id="111"/>
      <w:commentRangeStart w:id="112"/>
      <w:r w:rsidRPr="00E1285E">
        <w:rPr>
          <w:rFonts w:asciiTheme="majorHAnsi" w:hAnsiTheme="majorHAnsi" w:cstheme="majorHAnsi"/>
          <w:lang w:val="en-IN" w:eastAsia="en-US"/>
        </w:rPr>
        <w:t xml:space="preserve">If there will be no internet connection then a pop-up message will appear in Red color. " Oops....We are sorry you are not connected to the internet." </w:t>
      </w:r>
      <w:commentRangeEnd w:id="111"/>
      <w:r w:rsidR="00863C45">
        <w:rPr>
          <w:rStyle w:val="CommentReference"/>
          <w:rFonts w:ascii="Calibri" w:eastAsia="Calibri" w:hAnsi="Calibri"/>
        </w:rPr>
        <w:commentReference w:id="111"/>
      </w:r>
      <w:commentRangeEnd w:id="112"/>
      <w:r w:rsidR="007A537E">
        <w:rPr>
          <w:rStyle w:val="CommentReference"/>
          <w:rFonts w:ascii="Calibri" w:eastAsia="Calibri" w:hAnsi="Calibri"/>
        </w:rPr>
        <w:commentReference w:id="112"/>
      </w:r>
    </w:p>
    <w:p w14:paraId="22976CA8" w14:textId="77777777" w:rsidR="008C79D4" w:rsidRPr="00E1285E" w:rsidRDefault="008C79D4" w:rsidP="008424F6">
      <w:pPr>
        <w:pStyle w:val="NormalWeb"/>
        <w:rPr>
          <w:rFonts w:asciiTheme="majorHAnsi" w:hAnsiTheme="majorHAnsi" w:cstheme="majorHAnsi"/>
          <w:lang w:val="en-IN" w:eastAsia="en-US"/>
        </w:rPr>
      </w:pPr>
    </w:p>
    <w:p w14:paraId="1BDCA03A" w14:textId="26304066" w:rsidR="008424F6" w:rsidRPr="00E1285E" w:rsidRDefault="008424F6" w:rsidP="008424F6">
      <w:pPr>
        <w:shd w:val="clear" w:color="auto" w:fill="FFFFFF"/>
        <w:spacing w:line="276" w:lineRule="auto"/>
        <w:rPr>
          <w:rFonts w:asciiTheme="majorHAnsi" w:hAnsiTheme="majorHAnsi" w:cstheme="majorHAnsi"/>
        </w:rPr>
      </w:pPr>
      <w:r w:rsidRPr="00E1285E">
        <w:rPr>
          <w:rFonts w:asciiTheme="majorHAnsi" w:hAnsiTheme="majorHAnsi" w:cstheme="majorHAnsi"/>
          <w:lang w:val="en-IN" w:eastAsia="en-US"/>
        </w:rPr>
        <w:t xml:space="preserve">Once Customer will select Skip then navigate to inside the application. </w:t>
      </w:r>
      <w:r w:rsidRPr="00E1285E">
        <w:rPr>
          <w:rFonts w:asciiTheme="majorHAnsi" w:hAnsiTheme="majorHAnsi" w:cstheme="majorHAnsi"/>
        </w:rPr>
        <w:t>Customer would be able to take a sneak into the platform and have access to content but to perform any function then they need to login into platform.</w:t>
      </w:r>
    </w:p>
    <w:p w14:paraId="2D1625D4" w14:textId="292CEF29" w:rsidR="00120D5A" w:rsidRPr="00E1285E" w:rsidRDefault="00120D5A" w:rsidP="008C79D4">
      <w:pPr>
        <w:shd w:val="clear" w:color="auto" w:fill="FFFFFF"/>
        <w:spacing w:line="276" w:lineRule="auto"/>
        <w:rPr>
          <w:rFonts w:asciiTheme="majorHAnsi" w:hAnsiTheme="majorHAnsi" w:cstheme="majorHAnsi"/>
        </w:rPr>
      </w:pPr>
    </w:p>
    <w:p w14:paraId="3A8CC5C3" w14:textId="77777777" w:rsidR="008424F6" w:rsidRPr="00E1285E" w:rsidRDefault="008424F6" w:rsidP="008424F6">
      <w:pPr>
        <w:pStyle w:val="Heading2"/>
        <w:numPr>
          <w:ilvl w:val="2"/>
          <w:numId w:val="6"/>
        </w:numPr>
        <w:spacing w:line="276" w:lineRule="auto"/>
        <w:jc w:val="both"/>
        <w:rPr>
          <w:rFonts w:asciiTheme="majorHAnsi" w:hAnsiTheme="majorHAnsi" w:cstheme="majorHAnsi"/>
          <w:highlight w:val="white"/>
        </w:rPr>
      </w:pPr>
      <w:bookmarkStart w:id="113" w:name="_Toc154149804"/>
      <w:r w:rsidRPr="00E1285E">
        <w:rPr>
          <w:rFonts w:asciiTheme="majorHAnsi" w:hAnsiTheme="majorHAnsi" w:cstheme="majorHAnsi"/>
          <w:highlight w:val="white"/>
        </w:rPr>
        <w:t>Login Module</w:t>
      </w:r>
      <w:bookmarkEnd w:id="113"/>
    </w:p>
    <w:p w14:paraId="251C6328" w14:textId="143BB812" w:rsidR="004A7B78" w:rsidRPr="00E1285E" w:rsidRDefault="008424F6" w:rsidP="004A7B78">
      <w:pPr>
        <w:shd w:val="clear" w:color="auto" w:fill="FFFFFF"/>
        <w:spacing w:line="276" w:lineRule="auto"/>
        <w:rPr>
          <w:rFonts w:asciiTheme="majorHAnsi" w:eastAsia="Times New Roman" w:hAnsiTheme="majorHAnsi" w:cstheme="majorHAnsi"/>
          <w:lang w:val="en-IN" w:eastAsia="en-US"/>
        </w:rPr>
      </w:pPr>
      <w:r w:rsidRPr="00E1285E">
        <w:rPr>
          <w:rFonts w:asciiTheme="majorHAnsi" w:hAnsiTheme="majorHAnsi" w:cstheme="majorHAnsi"/>
        </w:rPr>
        <w:t>Using this module, User can create his/her account or login into existing account.</w:t>
      </w:r>
      <w:r w:rsidR="004A7B78" w:rsidRPr="00E1285E">
        <w:rPr>
          <w:rFonts w:asciiTheme="majorHAnsi" w:hAnsiTheme="majorHAnsi" w:cstheme="majorHAnsi"/>
        </w:rPr>
        <w:t xml:space="preserve"> </w:t>
      </w:r>
      <w:r w:rsidR="004A7B78" w:rsidRPr="00E1285E">
        <w:rPr>
          <w:rFonts w:asciiTheme="majorHAnsi" w:eastAsia="Times New Roman" w:hAnsiTheme="majorHAnsi" w:cstheme="majorHAnsi"/>
          <w:lang w:val="en-IN" w:eastAsia="en-US"/>
        </w:rPr>
        <w:t>Through this screen existing users would be able to login into the application by providing certain details:</w:t>
      </w:r>
    </w:p>
    <w:p w14:paraId="52114ECC" w14:textId="6DEDF3A6" w:rsidR="00F76813" w:rsidRPr="00E1285E" w:rsidRDefault="00F76813" w:rsidP="004A7B78">
      <w:pPr>
        <w:shd w:val="clear" w:color="auto" w:fill="FFFFFF"/>
        <w:spacing w:line="276" w:lineRule="auto"/>
        <w:rPr>
          <w:rFonts w:asciiTheme="majorHAnsi" w:hAnsiTheme="majorHAnsi" w:cstheme="majorHAnsi"/>
        </w:rPr>
      </w:pPr>
    </w:p>
    <w:p w14:paraId="2964365A" w14:textId="77777777" w:rsidR="003C4437" w:rsidRPr="00E1285E" w:rsidRDefault="003C4437" w:rsidP="003C4437">
      <w:pPr>
        <w:pStyle w:val="CommentText"/>
        <w:rPr>
          <w:rFonts w:asciiTheme="majorHAnsi" w:hAnsiTheme="majorHAnsi" w:cstheme="majorHAnsi"/>
          <w:b/>
          <w:highlight w:val="yellow"/>
        </w:rPr>
      </w:pPr>
      <w:r w:rsidRPr="00E1285E">
        <w:rPr>
          <w:rFonts w:asciiTheme="majorHAnsi" w:hAnsiTheme="majorHAnsi" w:cstheme="majorHAnsi"/>
          <w:b/>
          <w:highlight w:val="yellow"/>
        </w:rPr>
        <w:t>URNavi tech: Lets separate Registration &amp; Login.</w:t>
      </w:r>
    </w:p>
    <w:p w14:paraId="0485DF69" w14:textId="77777777" w:rsidR="003C4437" w:rsidRPr="00E1285E" w:rsidRDefault="003C4437" w:rsidP="003C4437">
      <w:pPr>
        <w:pStyle w:val="CommentText"/>
        <w:rPr>
          <w:rFonts w:asciiTheme="majorHAnsi" w:hAnsiTheme="majorHAnsi" w:cstheme="majorHAnsi"/>
          <w:b/>
          <w:highlight w:val="yellow"/>
        </w:rPr>
      </w:pPr>
      <w:r w:rsidRPr="00E1285E">
        <w:rPr>
          <w:rFonts w:asciiTheme="majorHAnsi" w:hAnsiTheme="majorHAnsi" w:cstheme="majorHAnsi"/>
          <w:b/>
          <w:highlight w:val="yellow"/>
        </w:rPr>
        <w:t>(1</w:t>
      </w:r>
      <w:r w:rsidRPr="00E1285E">
        <w:rPr>
          <w:rFonts w:asciiTheme="majorHAnsi" w:hAnsiTheme="majorHAnsi" w:cstheme="majorHAnsi"/>
          <w:b/>
          <w:highlight w:val="yellow"/>
          <w:vertAlign w:val="superscript"/>
        </w:rPr>
        <w:t>st</w:t>
      </w:r>
      <w:r w:rsidRPr="00E1285E">
        <w:rPr>
          <w:rFonts w:asciiTheme="majorHAnsi" w:hAnsiTheme="majorHAnsi" w:cstheme="majorHAnsi"/>
          <w:b/>
          <w:highlight w:val="yellow"/>
        </w:rPr>
        <w:t xml:space="preserve"> time user)</w:t>
      </w:r>
    </w:p>
    <w:p w14:paraId="1ED861EA" w14:textId="77777777" w:rsidR="003C4437" w:rsidRPr="00E1285E" w:rsidRDefault="003C4437" w:rsidP="003C4437">
      <w:pPr>
        <w:pStyle w:val="CommentText"/>
        <w:rPr>
          <w:rFonts w:asciiTheme="majorHAnsi" w:hAnsiTheme="majorHAnsi" w:cstheme="majorHAnsi"/>
          <w:b/>
          <w:highlight w:val="yellow"/>
        </w:rPr>
      </w:pPr>
      <w:r w:rsidRPr="00E1285E">
        <w:rPr>
          <w:rFonts w:asciiTheme="majorHAnsi" w:hAnsiTheme="majorHAnsi" w:cstheme="majorHAnsi"/>
          <w:b/>
          <w:highlight w:val="yellow"/>
        </w:rPr>
        <w:t>Once login, user will not auto logout. So when he comes again after few days, he don’t have to login again</w:t>
      </w:r>
    </w:p>
    <w:p w14:paraId="6E310C45" w14:textId="77777777" w:rsidR="003C4437" w:rsidRPr="00E1285E" w:rsidRDefault="003C4437" w:rsidP="003C4437">
      <w:pPr>
        <w:pStyle w:val="CommentText"/>
        <w:rPr>
          <w:rFonts w:asciiTheme="majorHAnsi" w:hAnsiTheme="majorHAnsi" w:cstheme="majorHAnsi"/>
          <w:b/>
          <w:highlight w:val="yellow"/>
        </w:rPr>
      </w:pPr>
      <w:r w:rsidRPr="00E1285E">
        <w:rPr>
          <w:rFonts w:asciiTheme="majorHAnsi" w:hAnsiTheme="majorHAnsi" w:cstheme="majorHAnsi"/>
          <w:b/>
          <w:highlight w:val="yellow"/>
        </w:rPr>
        <w:t xml:space="preserve">Keep onboarding like Amazon Prime. Many devices(family members) will use same login credentials. Use email + password + capcha or mobile + password + capcha for login. </w:t>
      </w:r>
    </w:p>
    <w:p w14:paraId="5CA91A65" w14:textId="67085B51" w:rsidR="003C4437" w:rsidRPr="00E1285E" w:rsidRDefault="003C4437" w:rsidP="003C4437">
      <w:pPr>
        <w:shd w:val="clear" w:color="auto" w:fill="FFFFFF"/>
        <w:spacing w:line="276" w:lineRule="auto"/>
        <w:rPr>
          <w:rFonts w:asciiTheme="majorHAnsi" w:hAnsiTheme="majorHAnsi" w:cstheme="majorHAnsi"/>
          <w:b/>
          <w:highlight w:val="yellow"/>
        </w:rPr>
      </w:pPr>
      <w:r w:rsidRPr="00E1285E">
        <w:rPr>
          <w:rFonts w:asciiTheme="majorHAnsi" w:hAnsiTheme="majorHAnsi" w:cstheme="majorHAnsi"/>
          <w:b/>
          <w:highlight w:val="yellow"/>
        </w:rPr>
        <w:t>Remove Google, facebook, bimetric and face, apple id logins</w:t>
      </w:r>
    </w:p>
    <w:p w14:paraId="46A4169B" w14:textId="62D88F13" w:rsidR="003C4437" w:rsidRPr="00E1285E" w:rsidRDefault="003C4437" w:rsidP="003C4437">
      <w:pPr>
        <w:shd w:val="clear" w:color="auto" w:fill="FFFFFF"/>
        <w:spacing w:line="276" w:lineRule="auto"/>
        <w:rPr>
          <w:rFonts w:asciiTheme="majorHAnsi" w:hAnsiTheme="majorHAnsi" w:cstheme="majorHAnsi"/>
          <w:b/>
        </w:rPr>
      </w:pPr>
      <w:r w:rsidRPr="00E1285E">
        <w:rPr>
          <w:rFonts w:asciiTheme="majorHAnsi" w:hAnsiTheme="majorHAnsi" w:cstheme="majorHAnsi"/>
          <w:b/>
          <w:highlight w:val="yellow"/>
        </w:rPr>
        <w:t>[Inventcolabs]: Noted</w:t>
      </w:r>
    </w:p>
    <w:p w14:paraId="33B62674" w14:textId="77777777" w:rsidR="003C4437" w:rsidRPr="00E1285E" w:rsidRDefault="003C4437" w:rsidP="004A7B78">
      <w:pPr>
        <w:shd w:val="clear" w:color="auto" w:fill="FFFFFF"/>
        <w:spacing w:line="276" w:lineRule="auto"/>
        <w:rPr>
          <w:rFonts w:asciiTheme="majorHAnsi" w:hAnsiTheme="majorHAnsi" w:cstheme="majorHAnsi"/>
        </w:rPr>
      </w:pPr>
    </w:p>
    <w:p w14:paraId="33DE3C59"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Mayur: </w:t>
      </w:r>
      <w:r w:rsidRPr="00E1285E">
        <w:rPr>
          <w:rFonts w:asciiTheme="majorHAnsi" w:eastAsia="Arial Unicode MS" w:hAnsiTheme="majorHAnsi" w:cstheme="majorHAnsi"/>
          <w:b/>
          <w:highlight w:val="yellow"/>
        </w:rPr>
        <w:t>SMS OTP</w:t>
      </w:r>
    </w:p>
    <w:p w14:paraId="6FBDFD11"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Email OTP</w:t>
      </w:r>
    </w:p>
    <w:p w14:paraId="66A2741A"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Google</w:t>
      </w:r>
    </w:p>
    <w:p w14:paraId="014CFE43" w14:textId="77777777" w:rsidR="00F76813" w:rsidRPr="00E1285E" w:rsidRDefault="00F76813" w:rsidP="00F76813">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Facebook</w:t>
      </w:r>
    </w:p>
    <w:p w14:paraId="56BFD986" w14:textId="52BA8885" w:rsidR="00F76813" w:rsidRPr="00E1285E" w:rsidRDefault="00F76813" w:rsidP="00F76813">
      <w:pPr>
        <w:shd w:val="clear" w:color="auto" w:fill="FFFFFF"/>
        <w:spacing w:line="276" w:lineRule="auto"/>
        <w:rPr>
          <w:rFonts w:asciiTheme="majorHAnsi" w:eastAsia="Arial Unicode MS" w:hAnsiTheme="majorHAnsi" w:cstheme="majorHAnsi"/>
          <w:b/>
          <w:highlight w:val="yellow"/>
        </w:rPr>
      </w:pPr>
      <w:r w:rsidRPr="00E1285E">
        <w:rPr>
          <w:rFonts w:asciiTheme="majorHAnsi" w:eastAsia="Arial Unicode MS" w:hAnsiTheme="majorHAnsi" w:cstheme="majorHAnsi"/>
          <w:b/>
          <w:highlight w:val="yellow"/>
        </w:rPr>
        <w:lastRenderedPageBreak/>
        <w:t>Apple Id</w:t>
      </w:r>
    </w:p>
    <w:p w14:paraId="59143E47" w14:textId="59995977" w:rsidR="00F76813" w:rsidRPr="00E1285E" w:rsidRDefault="00F76813" w:rsidP="00F76813">
      <w:pPr>
        <w:shd w:val="clear" w:color="auto" w:fill="FFFFFF"/>
        <w:spacing w:line="276" w:lineRule="auto"/>
        <w:rPr>
          <w:rFonts w:asciiTheme="majorHAnsi" w:hAnsiTheme="majorHAnsi" w:cstheme="majorHAnsi"/>
          <w:b/>
        </w:rPr>
      </w:pPr>
      <w:r w:rsidRPr="00E1285E">
        <w:rPr>
          <w:rFonts w:asciiTheme="majorHAnsi" w:hAnsiTheme="majorHAnsi" w:cstheme="majorHAnsi"/>
          <w:b/>
          <w:highlight w:val="yellow"/>
        </w:rPr>
        <w:t>[InventColabs]: SMS API client will provide, Other Noted.</w:t>
      </w:r>
    </w:p>
    <w:p w14:paraId="7DAD5FA8" w14:textId="63CCDDDA" w:rsidR="008424F6" w:rsidRPr="00E1285E" w:rsidRDefault="00A65B7D" w:rsidP="00526E5F">
      <w:pPr>
        <w:pStyle w:val="ListParagraph"/>
        <w:numPr>
          <w:ilvl w:val="0"/>
          <w:numId w:val="9"/>
        </w:num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t>Mobile Number</w:t>
      </w:r>
      <w:r w:rsidR="004A7B78" w:rsidRPr="00E1285E">
        <w:rPr>
          <w:rFonts w:asciiTheme="majorHAnsi" w:eastAsia="Times New Roman" w:hAnsiTheme="majorHAnsi" w:cstheme="majorHAnsi"/>
          <w:lang w:val="en-IN" w:eastAsia="en-US"/>
        </w:rPr>
        <w:t xml:space="preserve"> &amp; Password</w:t>
      </w:r>
    </w:p>
    <w:p w14:paraId="4567ED0E" w14:textId="75C680CA" w:rsidR="004F7D0F" w:rsidRPr="00E1285E" w:rsidRDefault="004F7D0F" w:rsidP="004F7D0F">
      <w:pPr>
        <w:spacing w:before="100" w:beforeAutospacing="1" w:after="100" w:afterAutospacing="1"/>
        <w:rPr>
          <w:rFonts w:asciiTheme="majorHAnsi" w:eastAsia="Arial Unicode MS" w:hAnsiTheme="majorHAnsi" w:cstheme="majorHAnsi"/>
          <w:b/>
          <w:highlight w:val="yellow"/>
        </w:rPr>
      </w:pPr>
      <w:r w:rsidRPr="00E1285E">
        <w:rPr>
          <w:rFonts w:asciiTheme="majorHAnsi" w:eastAsia="Times New Roman" w:hAnsiTheme="majorHAnsi" w:cstheme="majorHAnsi"/>
          <w:b/>
          <w:highlight w:val="yellow"/>
          <w:lang w:val="en-IN" w:eastAsia="en-US"/>
        </w:rPr>
        <w:t xml:space="preserve">Mayur: </w:t>
      </w:r>
      <w:r w:rsidRPr="00E1285E">
        <w:rPr>
          <w:rFonts w:asciiTheme="majorHAnsi" w:eastAsia="Arial Unicode MS" w:hAnsiTheme="majorHAnsi" w:cstheme="majorHAnsi"/>
          <w:b/>
          <w:highlight w:val="yellow"/>
        </w:rPr>
        <w:t>Are we going to use password or only OTP?</w:t>
      </w:r>
    </w:p>
    <w:p w14:paraId="5B47C309" w14:textId="296E3D4E" w:rsidR="004F7D0F" w:rsidRPr="00E1285E" w:rsidRDefault="004F7D0F" w:rsidP="004F7D0F">
      <w:pPr>
        <w:spacing w:before="100" w:beforeAutospacing="1" w:after="100" w:afterAutospacing="1"/>
        <w:rPr>
          <w:rFonts w:asciiTheme="majorHAnsi" w:eastAsia="Times New Roman" w:hAnsiTheme="majorHAnsi" w:cstheme="majorHAnsi"/>
          <w:b/>
          <w:lang w:val="en-IN" w:eastAsia="en-US"/>
        </w:rPr>
      </w:pPr>
      <w:r w:rsidRPr="00E1285E">
        <w:rPr>
          <w:rFonts w:asciiTheme="majorHAnsi" w:eastAsia="Times New Roman" w:hAnsiTheme="majorHAnsi" w:cstheme="majorHAnsi"/>
          <w:b/>
          <w:highlight w:val="yellow"/>
          <w:lang w:val="en-IN" w:eastAsia="en-US"/>
        </w:rPr>
        <w:t>[Inevntcolabs]: Password for login and OTP for Register, for one time verify the user.</w:t>
      </w:r>
    </w:p>
    <w:p w14:paraId="7F3B9901" w14:textId="2E81D405" w:rsidR="008424F6" w:rsidRPr="00E1285E" w:rsidRDefault="008424F6" w:rsidP="008424F6">
      <w:pPr>
        <w:shd w:val="clear" w:color="auto" w:fill="FFFFFF"/>
        <w:spacing w:line="276" w:lineRule="auto"/>
        <w:rPr>
          <w:rFonts w:asciiTheme="majorHAnsi" w:hAnsiTheme="majorHAnsi" w:cstheme="majorHAnsi"/>
        </w:rPr>
      </w:pPr>
      <w:r w:rsidRPr="00E1285E">
        <w:rPr>
          <w:rFonts w:asciiTheme="majorHAnsi" w:hAnsiTheme="majorHAnsi" w:cstheme="majorHAnsi"/>
          <w:b/>
        </w:rPr>
        <w:t>Login flow:</w:t>
      </w:r>
      <w:r w:rsidRPr="00E1285E">
        <w:rPr>
          <w:rFonts w:asciiTheme="majorHAnsi" w:hAnsiTheme="majorHAnsi" w:cstheme="majorHAnsi"/>
        </w:rPr>
        <w:t xml:space="preserve"> User will enter the </w:t>
      </w:r>
      <w:r w:rsidR="00CC342D" w:rsidRPr="00E1285E">
        <w:rPr>
          <w:rFonts w:asciiTheme="majorHAnsi" w:hAnsiTheme="majorHAnsi" w:cstheme="majorHAnsi"/>
        </w:rPr>
        <w:t>Email &amp; Password</w:t>
      </w:r>
      <w:r w:rsidRPr="00E1285E">
        <w:rPr>
          <w:rFonts w:asciiTheme="majorHAnsi" w:hAnsiTheme="majorHAnsi" w:cstheme="majorHAnsi"/>
        </w:rPr>
        <w:t xml:space="preserve"> and if </w:t>
      </w:r>
      <w:r w:rsidR="00CC342D" w:rsidRPr="00E1285E">
        <w:rPr>
          <w:rFonts w:asciiTheme="majorHAnsi" w:hAnsiTheme="majorHAnsi" w:cstheme="majorHAnsi"/>
        </w:rPr>
        <w:t>given details</w:t>
      </w:r>
      <w:r w:rsidRPr="00E1285E">
        <w:rPr>
          <w:rFonts w:asciiTheme="majorHAnsi" w:hAnsiTheme="majorHAnsi" w:cstheme="majorHAnsi"/>
        </w:rPr>
        <w:t xml:space="preserve"> is already registered, system will allow user to login</w:t>
      </w:r>
      <w:r w:rsidR="00CC342D" w:rsidRPr="00E1285E">
        <w:rPr>
          <w:rFonts w:asciiTheme="majorHAnsi" w:hAnsiTheme="majorHAnsi" w:cstheme="majorHAnsi"/>
        </w:rPr>
        <w:t xml:space="preserve"> into application successfully</w:t>
      </w:r>
      <w:r w:rsidRPr="00E1285E">
        <w:rPr>
          <w:rFonts w:asciiTheme="majorHAnsi" w:hAnsiTheme="majorHAnsi" w:cstheme="majorHAnsi"/>
        </w:rPr>
        <w:t xml:space="preserve">. </w:t>
      </w:r>
    </w:p>
    <w:p w14:paraId="2C69A7A3" w14:textId="22909D7B" w:rsidR="008424F6" w:rsidRPr="00E1285E" w:rsidRDefault="008424F6" w:rsidP="008424F6">
      <w:pPr>
        <w:shd w:val="clear" w:color="auto" w:fill="FFFFFF"/>
        <w:spacing w:line="276" w:lineRule="auto"/>
        <w:rPr>
          <w:rFonts w:asciiTheme="majorHAnsi" w:hAnsiTheme="majorHAnsi" w:cstheme="majorHAnsi"/>
        </w:rPr>
      </w:pPr>
    </w:p>
    <w:p w14:paraId="22D6680C" w14:textId="2888B862" w:rsidR="005730C3" w:rsidRPr="00E1285E" w:rsidRDefault="005730C3" w:rsidP="005730C3">
      <w:pPr>
        <w:shd w:val="clear" w:color="auto" w:fill="FFFFFF"/>
        <w:spacing w:line="276" w:lineRule="auto"/>
        <w:jc w:val="both"/>
        <w:rPr>
          <w:rFonts w:asciiTheme="majorHAnsi" w:hAnsiTheme="majorHAnsi" w:cstheme="majorHAnsi"/>
        </w:rPr>
      </w:pPr>
      <w:r w:rsidRPr="00E1285E">
        <w:rPr>
          <w:rFonts w:asciiTheme="majorHAnsi" w:hAnsiTheme="majorHAnsi" w:cstheme="majorHAnsi"/>
          <w:b/>
        </w:rPr>
        <w:t>Biometric Login:</w:t>
      </w:r>
      <w:r w:rsidRPr="00E1285E">
        <w:rPr>
          <w:rFonts w:asciiTheme="majorHAnsi" w:hAnsiTheme="majorHAnsi" w:cstheme="majorHAnsi"/>
        </w:rPr>
        <w:t xml:space="preserve"> Option to Login with Finger &amp; Face Scan.</w:t>
      </w:r>
      <w:r w:rsidR="00CE4F25" w:rsidRPr="00E1285E">
        <w:rPr>
          <w:rFonts w:asciiTheme="majorHAnsi" w:hAnsiTheme="majorHAnsi" w:cstheme="majorHAnsi"/>
        </w:rPr>
        <w:t xml:space="preserve"> </w:t>
      </w:r>
      <w:r w:rsidR="00133641" w:rsidRPr="00E1285E">
        <w:rPr>
          <w:rFonts w:asciiTheme="majorHAnsi" w:hAnsiTheme="majorHAnsi" w:cstheme="majorHAnsi"/>
        </w:rPr>
        <w:t>User would be able to login on multiple devices simultaneously. Notification will go to all the devices.</w:t>
      </w:r>
    </w:p>
    <w:p w14:paraId="16624E95" w14:textId="77777777" w:rsidR="005730C3" w:rsidRPr="00E1285E" w:rsidRDefault="005730C3" w:rsidP="005730C3">
      <w:pPr>
        <w:shd w:val="clear" w:color="auto" w:fill="FFFFFF"/>
        <w:spacing w:line="276" w:lineRule="auto"/>
        <w:jc w:val="both"/>
        <w:rPr>
          <w:rFonts w:asciiTheme="majorHAnsi" w:hAnsiTheme="majorHAnsi" w:cstheme="majorHAnsi"/>
        </w:rPr>
      </w:pPr>
    </w:p>
    <w:p w14:paraId="546D62C6" w14:textId="798B0329"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b/>
          <w:color w:val="000000"/>
        </w:rPr>
        <w:t>Registration Flow</w:t>
      </w:r>
      <w:r w:rsidRPr="00E1285E">
        <w:rPr>
          <w:rFonts w:asciiTheme="majorHAnsi" w:eastAsia="Times New Roman" w:hAnsiTheme="majorHAnsi" w:cstheme="majorHAnsi"/>
          <w:color w:val="000000"/>
        </w:rPr>
        <w:t xml:space="preserve">: User would be able to get registered to the platform by providing certain details. </w:t>
      </w:r>
      <w:r w:rsidR="0021652B" w:rsidRPr="00E1285E">
        <w:rPr>
          <w:rFonts w:asciiTheme="majorHAnsi" w:eastAsia="Times New Roman" w:hAnsiTheme="majorHAnsi" w:cstheme="majorHAnsi"/>
          <w:color w:val="000000"/>
        </w:rPr>
        <w:t>We will divide the screen into two sections Mobile number or Email address</w:t>
      </w:r>
      <w:r w:rsidR="0038527E" w:rsidRPr="00E1285E">
        <w:rPr>
          <w:rFonts w:asciiTheme="majorHAnsi" w:eastAsia="Times New Roman" w:hAnsiTheme="majorHAnsi" w:cstheme="majorHAnsi"/>
          <w:color w:val="000000"/>
        </w:rPr>
        <w:t>.</w:t>
      </w:r>
    </w:p>
    <w:p w14:paraId="03732C10" w14:textId="77777777"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p>
    <w:p w14:paraId="746E0507" w14:textId="12F6B2D1"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Screen 1: Enter Mobile number: Country code &amp; Mobile number.</w:t>
      </w:r>
    </w:p>
    <w:p w14:paraId="3BC3C59E" w14:textId="77777777"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Country code default then in Alphabetic order (Country code + Name with flag): Searchable.</w:t>
      </w:r>
    </w:p>
    <w:p w14:paraId="608123C6" w14:textId="1D36BFF7"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Mobile number validation 8 to 11 Numeric Char only.</w:t>
      </w:r>
    </w:p>
    <w:p w14:paraId="586F1782" w14:textId="38E5B995" w:rsidR="0038527E" w:rsidRPr="00E1285E" w:rsidRDefault="0038527E" w:rsidP="005730C3">
      <w:pPr>
        <w:shd w:val="clear" w:color="auto" w:fill="FFFFFF"/>
        <w:spacing w:line="276" w:lineRule="auto"/>
        <w:jc w:val="both"/>
        <w:rPr>
          <w:rFonts w:asciiTheme="majorHAnsi" w:eastAsia="Times New Roman" w:hAnsiTheme="majorHAnsi" w:cstheme="majorHAnsi"/>
          <w:color w:val="000000"/>
        </w:rPr>
      </w:pPr>
    </w:p>
    <w:p w14:paraId="600D5D6C" w14:textId="1FC299FD" w:rsidR="0038527E" w:rsidRPr="00E1285E" w:rsidRDefault="0038527E"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Or Email Address.</w:t>
      </w:r>
    </w:p>
    <w:p w14:paraId="554659EA" w14:textId="77777777"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p>
    <w:p w14:paraId="06F450EF" w14:textId="77777777"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 xml:space="preserve">System will send 4 digits OTP which user to verify then navigate to another screen. </w:t>
      </w:r>
    </w:p>
    <w:p w14:paraId="355B3253" w14:textId="16C023C2"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Screen 2: Verify by OTP: 4 Numeric Values. Option to auto read from SMS</w:t>
      </w:r>
      <w:r w:rsidR="0038527E" w:rsidRPr="00E1285E">
        <w:rPr>
          <w:rFonts w:asciiTheme="majorHAnsi" w:eastAsia="Times New Roman" w:hAnsiTheme="majorHAnsi" w:cstheme="majorHAnsi"/>
          <w:color w:val="000000"/>
        </w:rPr>
        <w:t xml:space="preserve"> or Email</w:t>
      </w:r>
      <w:r w:rsidRPr="00E1285E">
        <w:rPr>
          <w:rFonts w:asciiTheme="majorHAnsi" w:eastAsia="Times New Roman" w:hAnsiTheme="majorHAnsi" w:cstheme="majorHAnsi"/>
          <w:color w:val="000000"/>
        </w:rPr>
        <w:t>.</w:t>
      </w:r>
    </w:p>
    <w:p w14:paraId="06A67113" w14:textId="33DE8D95"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commentRangeStart w:id="114"/>
      <w:commentRangeStart w:id="115"/>
      <w:r w:rsidRPr="00E1285E">
        <w:rPr>
          <w:rFonts w:asciiTheme="majorHAnsi" w:eastAsia="Times New Roman" w:hAnsiTheme="majorHAnsi" w:cstheme="majorHAnsi"/>
          <w:b/>
          <w:color w:val="000000"/>
          <w:highlight w:val="yellow"/>
        </w:rPr>
        <w:t xml:space="preserve">Client: </w:t>
      </w:r>
      <w:r w:rsidRPr="00E1285E">
        <w:rPr>
          <w:rFonts w:asciiTheme="majorHAnsi" w:eastAsia="Times New Roman" w:hAnsiTheme="majorHAnsi" w:cstheme="majorHAnsi"/>
          <w:color w:val="000000"/>
          <w:highlight w:val="yellow"/>
        </w:rPr>
        <w:t>Kindly provide SMS Gateway API details.</w:t>
      </w:r>
      <w:r w:rsidR="00F344C8" w:rsidRPr="00E1285E">
        <w:rPr>
          <w:rFonts w:asciiTheme="majorHAnsi" w:eastAsia="Times New Roman" w:hAnsiTheme="majorHAnsi" w:cstheme="majorHAnsi"/>
          <w:color w:val="000000"/>
        </w:rPr>
        <w:t xml:space="preserve"> </w:t>
      </w:r>
      <w:commentRangeEnd w:id="114"/>
      <w:r w:rsidR="001C207C">
        <w:rPr>
          <w:rStyle w:val="CommentReference"/>
        </w:rPr>
        <w:commentReference w:id="114"/>
      </w:r>
      <w:commentRangeEnd w:id="115"/>
      <w:r w:rsidR="00204A47">
        <w:rPr>
          <w:rStyle w:val="CommentReference"/>
        </w:rPr>
        <w:commentReference w:id="115"/>
      </w:r>
    </w:p>
    <w:p w14:paraId="0FB3ADCE" w14:textId="77777777"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p>
    <w:p w14:paraId="7B1F7606" w14:textId="77777777"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b/>
          <w:color w:val="000000"/>
        </w:rPr>
        <w:t xml:space="preserve">Complete Profile: </w:t>
      </w:r>
      <w:r w:rsidRPr="00E1285E">
        <w:rPr>
          <w:rFonts w:asciiTheme="majorHAnsi" w:eastAsia="Times New Roman" w:hAnsiTheme="majorHAnsi" w:cstheme="majorHAnsi"/>
          <w:color w:val="000000"/>
        </w:rPr>
        <w:t xml:space="preserve"> Once user set the password, we will show complete profile screen to user then user will enter following details:</w:t>
      </w:r>
    </w:p>
    <w:p w14:paraId="00FFBB3F" w14:textId="74B05B0E" w:rsidR="005730C3" w:rsidRPr="00E1285E" w:rsidRDefault="005730C3" w:rsidP="00526E5F">
      <w:pPr>
        <w:pStyle w:val="ListParagraph"/>
        <w:numPr>
          <w:ilvl w:val="0"/>
          <w:numId w:val="15"/>
        </w:num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Your Name</w:t>
      </w:r>
      <w:r w:rsidR="00274D00" w:rsidRPr="00E1285E">
        <w:rPr>
          <w:rFonts w:asciiTheme="majorHAnsi" w:eastAsia="Times New Roman" w:hAnsiTheme="majorHAnsi" w:cstheme="majorHAnsi"/>
          <w:color w:val="000000"/>
        </w:rPr>
        <w:t xml:space="preserve"> (First &amp; Last Name)</w:t>
      </w:r>
      <w:r w:rsidRPr="00E1285E">
        <w:rPr>
          <w:rFonts w:asciiTheme="majorHAnsi" w:eastAsia="Times New Roman" w:hAnsiTheme="majorHAnsi" w:cstheme="majorHAnsi"/>
          <w:color w:val="000000"/>
        </w:rPr>
        <w:t xml:space="preserve">: Mandatory. </w:t>
      </w:r>
    </w:p>
    <w:p w14:paraId="6DBF0520" w14:textId="77777777" w:rsidR="005730C3" w:rsidRPr="00E1285E" w:rsidRDefault="005730C3" w:rsidP="00526E5F">
      <w:pPr>
        <w:pStyle w:val="ListParagraph"/>
        <w:numPr>
          <w:ilvl w:val="1"/>
          <w:numId w:val="15"/>
        </w:num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 xml:space="preserve">Validation: Should be alphabetic only. </w:t>
      </w:r>
    </w:p>
    <w:p w14:paraId="7C0F56C2" w14:textId="77777777" w:rsidR="00E42247" w:rsidRPr="00E1285E" w:rsidRDefault="0058672F" w:rsidP="00526E5F">
      <w:pPr>
        <w:pStyle w:val="ListParagraph"/>
        <w:numPr>
          <w:ilvl w:val="0"/>
          <w:numId w:val="15"/>
        </w:num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 xml:space="preserve">Gender </w:t>
      </w:r>
    </w:p>
    <w:p w14:paraId="059C772D" w14:textId="2808FE45" w:rsidR="0058672F" w:rsidRPr="00E1285E" w:rsidRDefault="0058672F" w:rsidP="00526E5F">
      <w:pPr>
        <w:pStyle w:val="ListParagraph"/>
        <w:numPr>
          <w:ilvl w:val="0"/>
          <w:numId w:val="15"/>
        </w:num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City</w:t>
      </w:r>
    </w:p>
    <w:p w14:paraId="650156B5" w14:textId="77777777" w:rsidR="000723D3" w:rsidRPr="00E1285E" w:rsidRDefault="000723D3" w:rsidP="000723D3">
      <w:pPr>
        <w:shd w:val="clear" w:color="auto" w:fill="FFFFFF"/>
        <w:spacing w:line="276" w:lineRule="auto"/>
        <w:jc w:val="both"/>
        <w:rPr>
          <w:rFonts w:asciiTheme="majorHAnsi" w:eastAsia="Times New Roman" w:hAnsiTheme="majorHAnsi" w:cstheme="majorHAnsi"/>
          <w:color w:val="000000"/>
        </w:rPr>
      </w:pPr>
    </w:p>
    <w:p w14:paraId="1F6A741D" w14:textId="495F2F6D" w:rsidR="005730C3" w:rsidRPr="00E1285E" w:rsidRDefault="005730C3" w:rsidP="005730C3">
      <w:pPr>
        <w:shd w:val="clear" w:color="auto" w:fill="FFFFFF"/>
        <w:spacing w:line="276" w:lineRule="auto"/>
        <w:jc w:val="both"/>
        <w:rPr>
          <w:rFonts w:asciiTheme="majorHAnsi" w:eastAsia="Times New Roman" w:hAnsiTheme="majorHAnsi" w:cstheme="majorHAnsi"/>
          <w:color w:val="000000"/>
        </w:rPr>
      </w:pPr>
      <w:r w:rsidRPr="00E1285E">
        <w:rPr>
          <w:rFonts w:asciiTheme="majorHAnsi" w:eastAsia="Times New Roman" w:hAnsiTheme="majorHAnsi" w:cstheme="majorHAnsi"/>
          <w:color w:val="000000"/>
        </w:rPr>
        <w:t>Form will have necessary validations. User can skip filling the details and can always update it through My Profile. Once user will skip the details then navigate to Home page.</w:t>
      </w:r>
    </w:p>
    <w:p w14:paraId="63AB35C6" w14:textId="3A3ACA37" w:rsidR="00EC05AF" w:rsidRPr="00E1285E" w:rsidRDefault="00EC05AF" w:rsidP="005730C3">
      <w:pPr>
        <w:shd w:val="clear" w:color="auto" w:fill="FFFFFF"/>
        <w:spacing w:line="276" w:lineRule="auto"/>
        <w:jc w:val="both"/>
        <w:rPr>
          <w:rFonts w:asciiTheme="majorHAnsi" w:eastAsia="Times New Roman" w:hAnsiTheme="majorHAnsi" w:cstheme="majorHAnsi"/>
          <w:color w:val="000000"/>
        </w:rPr>
      </w:pPr>
    </w:p>
    <w:p w14:paraId="6AA3B8C2" w14:textId="4DFA89B4" w:rsidR="00EC05AF" w:rsidRPr="00E1285E" w:rsidRDefault="00EC05AF" w:rsidP="00EC05AF">
      <w:pPr>
        <w:autoSpaceDE w:val="0"/>
        <w:autoSpaceDN w:val="0"/>
        <w:adjustRightInd w:val="0"/>
        <w:rPr>
          <w:rFonts w:asciiTheme="majorHAnsi" w:hAnsiTheme="majorHAnsi" w:cstheme="majorHAnsi"/>
          <w:lang w:val="en-US"/>
        </w:rPr>
      </w:pPr>
      <w:r w:rsidRPr="00E1285E">
        <w:rPr>
          <w:rFonts w:asciiTheme="majorHAnsi" w:eastAsia="Times New Roman" w:hAnsiTheme="majorHAnsi" w:cstheme="majorHAnsi"/>
          <w:b/>
          <w:color w:val="000000"/>
        </w:rPr>
        <w:t xml:space="preserve">Note: </w:t>
      </w:r>
      <w:r w:rsidRPr="00E1285E">
        <w:rPr>
          <w:rFonts w:asciiTheme="majorHAnsi" w:hAnsiTheme="majorHAnsi" w:cstheme="majorHAnsi"/>
          <w:lang w:val="en-US"/>
        </w:rPr>
        <w:t>Basic signup by providing mobile number however at first booking of appointment, we will ask to complete profile. So ideally for 1st booking should ask For Self or someone else - if self, complete profile, for someone else should show Add New Patient Screen</w:t>
      </w:r>
      <w:r w:rsidR="006519DD" w:rsidRPr="00E1285E">
        <w:rPr>
          <w:rFonts w:asciiTheme="majorHAnsi" w:hAnsiTheme="majorHAnsi" w:cstheme="majorHAnsi"/>
          <w:lang w:val="en-US"/>
        </w:rPr>
        <w:t>.</w:t>
      </w:r>
    </w:p>
    <w:p w14:paraId="1F819576" w14:textId="494F85E4" w:rsidR="00730A53" w:rsidRPr="00E1285E" w:rsidRDefault="00730A53" w:rsidP="00EC05AF">
      <w:pPr>
        <w:autoSpaceDE w:val="0"/>
        <w:autoSpaceDN w:val="0"/>
        <w:adjustRightInd w:val="0"/>
        <w:rPr>
          <w:rFonts w:asciiTheme="majorHAnsi" w:hAnsiTheme="majorHAnsi" w:cstheme="majorHAnsi"/>
          <w:lang w:val="en-US"/>
        </w:rPr>
      </w:pPr>
    </w:p>
    <w:p w14:paraId="70B1904A" w14:textId="77777777" w:rsidR="00730A53" w:rsidRPr="00E1285E" w:rsidRDefault="00730A53" w:rsidP="00730A53">
      <w:pPr>
        <w:shd w:val="clear" w:color="auto" w:fill="FFFFFF"/>
        <w:spacing w:line="276" w:lineRule="auto"/>
        <w:rPr>
          <w:rFonts w:asciiTheme="majorHAnsi" w:eastAsia="Times New Roman" w:hAnsiTheme="majorHAnsi" w:cstheme="majorHAnsi"/>
          <w:color w:val="000000"/>
        </w:rPr>
      </w:pPr>
      <w:commentRangeStart w:id="116"/>
      <w:commentRangeStart w:id="117"/>
      <w:r w:rsidRPr="00E1285E">
        <w:rPr>
          <w:rFonts w:asciiTheme="majorHAnsi" w:hAnsiTheme="majorHAnsi" w:cstheme="majorHAnsi"/>
          <w:b/>
          <w:lang w:val="en-US"/>
        </w:rPr>
        <w:t xml:space="preserve">Social Media Signup integration: </w:t>
      </w:r>
      <w:r w:rsidRPr="00E1285E">
        <w:rPr>
          <w:rFonts w:asciiTheme="majorHAnsi" w:hAnsiTheme="majorHAnsi" w:cstheme="majorHAnsi"/>
        </w:rPr>
        <w:t>Customers can also sign up using their social media account:</w:t>
      </w:r>
    </w:p>
    <w:p w14:paraId="66F962E3" w14:textId="77777777" w:rsidR="00730A53" w:rsidRPr="00E1285E" w:rsidRDefault="00730A53" w:rsidP="00526E5F">
      <w:pPr>
        <w:pStyle w:val="ListParagraph"/>
        <w:numPr>
          <w:ilvl w:val="1"/>
          <w:numId w:val="15"/>
        </w:numPr>
        <w:shd w:val="clear" w:color="auto" w:fill="FFFFFF"/>
        <w:spacing w:line="276" w:lineRule="auto"/>
        <w:rPr>
          <w:rFonts w:asciiTheme="majorHAnsi" w:eastAsia="Times New Roman" w:hAnsiTheme="majorHAnsi" w:cstheme="majorHAnsi"/>
          <w:color w:val="000000"/>
        </w:rPr>
      </w:pPr>
      <w:r w:rsidRPr="00E1285E">
        <w:rPr>
          <w:rFonts w:asciiTheme="majorHAnsi" w:eastAsia="Times New Roman" w:hAnsiTheme="majorHAnsi" w:cstheme="majorHAnsi"/>
          <w:color w:val="000000"/>
        </w:rPr>
        <w:t>Facebook</w:t>
      </w:r>
    </w:p>
    <w:p w14:paraId="08538FFC" w14:textId="68CDF922" w:rsidR="00730A53" w:rsidRPr="00E1285E" w:rsidRDefault="00730A53" w:rsidP="00526E5F">
      <w:pPr>
        <w:pStyle w:val="ListParagraph"/>
        <w:numPr>
          <w:ilvl w:val="1"/>
          <w:numId w:val="15"/>
        </w:numPr>
        <w:shd w:val="clear" w:color="auto" w:fill="FFFFFF"/>
        <w:spacing w:line="276" w:lineRule="auto"/>
        <w:rPr>
          <w:rFonts w:asciiTheme="majorHAnsi" w:eastAsia="Times New Roman" w:hAnsiTheme="majorHAnsi" w:cstheme="majorHAnsi"/>
          <w:color w:val="000000"/>
        </w:rPr>
      </w:pPr>
      <w:r w:rsidRPr="00E1285E">
        <w:rPr>
          <w:rFonts w:asciiTheme="majorHAnsi" w:eastAsia="Times New Roman" w:hAnsiTheme="majorHAnsi" w:cstheme="majorHAnsi"/>
          <w:color w:val="000000"/>
        </w:rPr>
        <w:t>Google &amp; Apple</w:t>
      </w:r>
    </w:p>
    <w:p w14:paraId="4623EB41" w14:textId="77777777" w:rsidR="00904CEF" w:rsidRPr="00E1285E" w:rsidRDefault="00904CEF" w:rsidP="00904CEF">
      <w:pPr>
        <w:autoSpaceDE w:val="0"/>
        <w:autoSpaceDN w:val="0"/>
        <w:adjustRightInd w:val="0"/>
        <w:rPr>
          <w:rFonts w:asciiTheme="majorHAnsi" w:hAnsiTheme="majorHAnsi" w:cstheme="majorHAnsi"/>
          <w:bCs/>
          <w:lang w:val="en-US"/>
        </w:rPr>
      </w:pPr>
    </w:p>
    <w:p w14:paraId="4288CA16" w14:textId="29F731AB" w:rsidR="00904CEF" w:rsidRPr="00E1285E" w:rsidRDefault="00904CEF" w:rsidP="00EC05AF">
      <w:pPr>
        <w:autoSpaceDE w:val="0"/>
        <w:autoSpaceDN w:val="0"/>
        <w:adjustRightInd w:val="0"/>
        <w:rPr>
          <w:rFonts w:asciiTheme="majorHAnsi" w:hAnsiTheme="majorHAnsi" w:cstheme="majorHAnsi"/>
          <w:lang w:val="en-US"/>
        </w:rPr>
      </w:pPr>
      <w:r w:rsidRPr="00E1285E">
        <w:rPr>
          <w:rFonts w:asciiTheme="majorHAnsi" w:hAnsiTheme="majorHAnsi" w:cstheme="majorHAnsi"/>
          <w:bCs/>
          <w:lang w:val="en-US"/>
        </w:rPr>
        <w:t xml:space="preserve">We will fetch basic profile data from the public APIs available from the Social media API. </w:t>
      </w:r>
      <w:commentRangeEnd w:id="116"/>
      <w:r w:rsidR="00B9347D">
        <w:rPr>
          <w:rStyle w:val="CommentReference"/>
        </w:rPr>
        <w:commentReference w:id="116"/>
      </w:r>
      <w:commentRangeEnd w:id="117"/>
      <w:r w:rsidR="0063011E">
        <w:rPr>
          <w:rStyle w:val="CommentReference"/>
        </w:rPr>
        <w:commentReference w:id="117"/>
      </w:r>
    </w:p>
    <w:p w14:paraId="134D47C6" w14:textId="77777777" w:rsidR="009A29AA" w:rsidRPr="00E1285E" w:rsidRDefault="009A29AA" w:rsidP="005730C3">
      <w:pPr>
        <w:shd w:val="clear" w:color="auto" w:fill="FFFFFF"/>
        <w:spacing w:line="276" w:lineRule="auto"/>
        <w:jc w:val="both"/>
        <w:rPr>
          <w:rFonts w:asciiTheme="majorHAnsi" w:eastAsia="Times New Roman" w:hAnsiTheme="majorHAnsi" w:cstheme="majorHAnsi"/>
          <w:color w:val="000000"/>
        </w:rPr>
      </w:pPr>
    </w:p>
    <w:p w14:paraId="7964DBFE" w14:textId="07042639" w:rsidR="008424F6" w:rsidRPr="00E1285E" w:rsidRDefault="008424F6" w:rsidP="008424F6">
      <w:pPr>
        <w:pStyle w:val="Heading2"/>
        <w:numPr>
          <w:ilvl w:val="2"/>
          <w:numId w:val="6"/>
        </w:numPr>
        <w:spacing w:line="276" w:lineRule="auto"/>
        <w:jc w:val="both"/>
        <w:rPr>
          <w:rFonts w:asciiTheme="majorHAnsi" w:hAnsiTheme="majorHAnsi" w:cstheme="majorHAnsi"/>
          <w:highlight w:val="white"/>
        </w:rPr>
      </w:pPr>
      <w:bookmarkStart w:id="118" w:name="_Toc154149805"/>
      <w:r w:rsidRPr="00E1285E">
        <w:rPr>
          <w:rFonts w:asciiTheme="majorHAnsi" w:hAnsiTheme="majorHAnsi" w:cstheme="majorHAnsi"/>
          <w:highlight w:val="white"/>
        </w:rPr>
        <w:t>Home Module</w:t>
      </w:r>
      <w:bookmarkEnd w:id="118"/>
    </w:p>
    <w:p w14:paraId="0A3BD895" w14:textId="77777777" w:rsidR="004F7D0F" w:rsidRPr="00E1285E" w:rsidRDefault="004F7D0F" w:rsidP="004F7D0F">
      <w:pPr>
        <w:pStyle w:val="Default"/>
        <w:rPr>
          <w:rFonts w:asciiTheme="majorHAnsi" w:hAnsiTheme="majorHAnsi" w:cstheme="majorHAnsi"/>
          <w:b/>
          <w:highlight w:val="yellow"/>
        </w:rPr>
      </w:pPr>
      <w:r w:rsidRPr="00E1285E">
        <w:rPr>
          <w:rFonts w:asciiTheme="majorHAnsi" w:hAnsiTheme="majorHAnsi" w:cstheme="majorHAnsi"/>
          <w:b/>
          <w:highlight w:val="yellow"/>
        </w:rPr>
        <w:t xml:space="preserve">Mayur: </w:t>
      </w:r>
      <w:r w:rsidRPr="00E1285E">
        <w:rPr>
          <w:rFonts w:asciiTheme="majorHAnsi" w:eastAsia="Arial Unicode MS" w:hAnsiTheme="majorHAnsi" w:cstheme="majorHAnsi"/>
          <w:b/>
          <w:highlight w:val="yellow"/>
        </w:rPr>
        <w:t>Need to also add:</w:t>
      </w:r>
    </w:p>
    <w:p w14:paraId="34F07557" w14:textId="77777777" w:rsidR="004F7D0F" w:rsidRPr="00E1285E" w:rsidRDefault="004F7D0F" w:rsidP="004F7D0F">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Notifications</w:t>
      </w:r>
    </w:p>
    <w:p w14:paraId="07D260B4" w14:textId="77777777" w:rsidR="004F7D0F" w:rsidRPr="00E1285E" w:rsidRDefault="004F7D0F" w:rsidP="004F7D0F">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Cart</w:t>
      </w:r>
    </w:p>
    <w:p w14:paraId="2CD4818E" w14:textId="77777777" w:rsidR="004F7D0F" w:rsidRPr="00E1285E" w:rsidRDefault="004F7D0F" w:rsidP="004F7D0F">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Offers in quick info screen</w:t>
      </w:r>
    </w:p>
    <w:p w14:paraId="453B0357" w14:textId="43BA7302" w:rsidR="004F7D0F" w:rsidRPr="00E1285E" w:rsidRDefault="004F7D0F" w:rsidP="004F7D0F">
      <w:pPr>
        <w:rPr>
          <w:rFonts w:asciiTheme="majorHAnsi" w:eastAsia="Arial Unicode MS" w:hAnsiTheme="majorHAnsi" w:cstheme="majorHAnsi"/>
          <w:b/>
          <w:highlight w:val="yellow"/>
        </w:rPr>
      </w:pPr>
      <w:r w:rsidRPr="00E1285E">
        <w:rPr>
          <w:rFonts w:asciiTheme="majorHAnsi" w:eastAsia="Arial Unicode MS" w:hAnsiTheme="majorHAnsi" w:cstheme="majorHAnsi"/>
          <w:b/>
          <w:highlight w:val="yellow"/>
        </w:rPr>
        <w:t>- Add patient: on tap, the user will navigate to patient enrolment</w:t>
      </w:r>
    </w:p>
    <w:p w14:paraId="306F58F7" w14:textId="6B9ECED5" w:rsidR="004F7D0F" w:rsidRPr="00E1285E" w:rsidRDefault="004F7D0F" w:rsidP="004F7D0F">
      <w:pPr>
        <w:rPr>
          <w:rFonts w:asciiTheme="majorHAnsi" w:hAnsiTheme="majorHAnsi" w:cstheme="majorHAnsi"/>
          <w:b/>
          <w:highlight w:val="yellow"/>
        </w:rPr>
      </w:pPr>
      <w:r w:rsidRPr="00E1285E">
        <w:rPr>
          <w:rFonts w:asciiTheme="majorHAnsi" w:hAnsiTheme="majorHAnsi" w:cstheme="majorHAnsi"/>
          <w:b/>
          <w:highlight w:val="yellow"/>
        </w:rPr>
        <w:t>[Inventcolabs]: Noted</w:t>
      </w:r>
    </w:p>
    <w:p w14:paraId="03C1A663" w14:textId="77777777" w:rsidR="004F7D0F" w:rsidRPr="00E1285E" w:rsidRDefault="004F7D0F" w:rsidP="004F7D0F">
      <w:pPr>
        <w:rPr>
          <w:rFonts w:asciiTheme="majorHAnsi" w:hAnsiTheme="majorHAnsi" w:cstheme="majorHAnsi"/>
          <w:highlight w:val="white"/>
        </w:rPr>
      </w:pPr>
    </w:p>
    <w:p w14:paraId="52D30442" w14:textId="002F7FD4" w:rsidR="00C16F2C" w:rsidRPr="00E1285E" w:rsidRDefault="008424F6" w:rsidP="00DE2C73">
      <w:pPr>
        <w:shd w:val="clear" w:color="auto" w:fill="FFFFFF"/>
        <w:spacing w:line="276" w:lineRule="auto"/>
        <w:rPr>
          <w:rFonts w:asciiTheme="majorHAnsi" w:hAnsiTheme="majorHAnsi" w:cstheme="majorHAnsi"/>
          <w:lang w:val="en-US"/>
        </w:rPr>
      </w:pPr>
      <w:r w:rsidRPr="00E1285E">
        <w:rPr>
          <w:rFonts w:asciiTheme="majorHAnsi" w:hAnsiTheme="majorHAnsi" w:cstheme="majorHAnsi"/>
        </w:rPr>
        <w:t xml:space="preserve">As soon as user will successful </w:t>
      </w:r>
      <w:r w:rsidR="002C7EEC" w:rsidRPr="00E1285E">
        <w:rPr>
          <w:rFonts w:asciiTheme="majorHAnsi" w:hAnsiTheme="majorHAnsi" w:cstheme="majorHAnsi"/>
        </w:rPr>
        <w:t>login</w:t>
      </w:r>
      <w:r w:rsidRPr="00E1285E">
        <w:rPr>
          <w:rFonts w:asciiTheme="majorHAnsi" w:hAnsiTheme="majorHAnsi" w:cstheme="majorHAnsi"/>
        </w:rPr>
        <w:t xml:space="preserve"> then navigates to Home Screen. </w:t>
      </w:r>
      <w:r w:rsidR="008E4F04" w:rsidRPr="00E1285E">
        <w:rPr>
          <w:rFonts w:asciiTheme="majorHAnsi" w:hAnsiTheme="majorHAnsi" w:cstheme="majorHAnsi"/>
          <w:lang w:val="en-US"/>
        </w:rPr>
        <w:t xml:space="preserve">The home (landing) screen is designed to provide an engaging and interactive experience for users. </w:t>
      </w:r>
      <w:r w:rsidR="00C16F2C" w:rsidRPr="00E1285E">
        <w:rPr>
          <w:rFonts w:asciiTheme="majorHAnsi" w:hAnsiTheme="majorHAnsi" w:cstheme="majorHAnsi"/>
          <w:lang w:val="en-US"/>
        </w:rPr>
        <w:t>Below is a breakdown of the proposed design elements:</w:t>
      </w:r>
    </w:p>
    <w:p w14:paraId="39478D7B" w14:textId="77777777" w:rsidR="00DE2C73" w:rsidRPr="00E1285E" w:rsidRDefault="00DE2C73" w:rsidP="00DE2C73">
      <w:pPr>
        <w:shd w:val="clear" w:color="auto" w:fill="FFFFFF"/>
        <w:spacing w:line="276" w:lineRule="auto"/>
        <w:rPr>
          <w:rFonts w:asciiTheme="majorHAnsi" w:hAnsiTheme="majorHAnsi" w:cstheme="majorHAnsi"/>
          <w:lang w:val="en-US"/>
        </w:rPr>
      </w:pPr>
    </w:p>
    <w:p w14:paraId="045739B0" w14:textId="77777777" w:rsidR="00C16F2C" w:rsidRPr="00E1285E" w:rsidRDefault="00C16F2C" w:rsidP="00C16F2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Header Section:</w:t>
      </w:r>
    </w:p>
    <w:p w14:paraId="18E2657E" w14:textId="03AD5E39"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Welcome Message:</w:t>
      </w:r>
      <w:r w:rsidR="00DE2C73" w:rsidRPr="00E1285E">
        <w:rPr>
          <w:rFonts w:asciiTheme="majorHAnsi" w:hAnsiTheme="majorHAnsi" w:cstheme="majorHAnsi"/>
          <w:b/>
          <w:bCs/>
          <w:lang w:val="en-US"/>
        </w:rPr>
        <w:t xml:space="preserve"> </w:t>
      </w:r>
      <w:r w:rsidRPr="00E1285E">
        <w:rPr>
          <w:rFonts w:asciiTheme="majorHAnsi" w:hAnsiTheme="majorHAnsi" w:cstheme="majorHAnsi"/>
          <w:lang w:val="en-US"/>
        </w:rPr>
        <w:t>Display a warm welcome message, such as "Welcome, [Username]!" to personalize the user experience.</w:t>
      </w:r>
    </w:p>
    <w:p w14:paraId="33276713" w14:textId="7C29FD41"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Hero Banners (Image Slider 1):</w:t>
      </w:r>
      <w:r w:rsidR="00DE2C73" w:rsidRPr="00E1285E">
        <w:rPr>
          <w:rFonts w:asciiTheme="majorHAnsi" w:hAnsiTheme="majorHAnsi" w:cstheme="majorHAnsi"/>
          <w:b/>
          <w:bCs/>
          <w:lang w:val="en-US"/>
        </w:rPr>
        <w:t xml:space="preserve"> </w:t>
      </w:r>
      <w:r w:rsidRPr="00E1285E">
        <w:rPr>
          <w:rFonts w:asciiTheme="majorHAnsi" w:hAnsiTheme="majorHAnsi" w:cstheme="majorHAnsi"/>
          <w:lang w:val="en-US"/>
        </w:rPr>
        <w:t>Include visually striking images or banners that highlight key features, promotions, or announcements.</w:t>
      </w:r>
    </w:p>
    <w:p w14:paraId="70E4D375" w14:textId="77777777" w:rsidR="003E2D9C" w:rsidRPr="00E1285E" w:rsidRDefault="003E2D9C" w:rsidP="00C16F2C">
      <w:pPr>
        <w:autoSpaceDE w:val="0"/>
        <w:autoSpaceDN w:val="0"/>
        <w:adjustRightInd w:val="0"/>
        <w:rPr>
          <w:rFonts w:asciiTheme="majorHAnsi" w:hAnsiTheme="majorHAnsi" w:cstheme="majorHAnsi"/>
          <w:b/>
          <w:bCs/>
          <w:lang w:val="en-US"/>
        </w:rPr>
      </w:pPr>
    </w:p>
    <w:p w14:paraId="09AA00AC" w14:textId="72E5B1D9" w:rsidR="00C16F2C" w:rsidRPr="00E1285E" w:rsidRDefault="00C16F2C" w:rsidP="00C16F2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Appointment Section:</w:t>
      </w:r>
    </w:p>
    <w:p w14:paraId="4864AF7A" w14:textId="23B74536"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Upcoming Appointments:</w:t>
      </w:r>
      <w:r w:rsidR="003E2D9C" w:rsidRPr="00E1285E">
        <w:rPr>
          <w:rFonts w:asciiTheme="majorHAnsi" w:hAnsiTheme="majorHAnsi" w:cstheme="majorHAnsi"/>
          <w:b/>
          <w:bCs/>
          <w:lang w:val="en-US"/>
        </w:rPr>
        <w:t xml:space="preserve"> </w:t>
      </w:r>
      <w:r w:rsidRPr="00E1285E">
        <w:rPr>
          <w:rFonts w:asciiTheme="majorHAnsi" w:hAnsiTheme="majorHAnsi" w:cstheme="majorHAnsi"/>
          <w:lang w:val="en-US"/>
        </w:rPr>
        <w:t>Present a section showing upcoming appointments, providing relevant details like date, time, and the doctor's name.</w:t>
      </w:r>
    </w:p>
    <w:p w14:paraId="48E7000F" w14:textId="57FC1AFC" w:rsidR="00567E1B" w:rsidRPr="00E1285E" w:rsidRDefault="00567E1B" w:rsidP="00567E1B">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Upcoming and Scheduled appointments are the same?</w:t>
      </w:r>
    </w:p>
    <w:p w14:paraId="7DA41839" w14:textId="2EDCE9A1" w:rsidR="00567E1B" w:rsidRPr="00E1285E" w:rsidRDefault="00567E1B" w:rsidP="00567E1B">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Yes, correct</w:t>
      </w:r>
    </w:p>
    <w:p w14:paraId="25DD13DF" w14:textId="642893BB"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Completed Appointments:</w:t>
      </w:r>
      <w:r w:rsidR="003E2D9C" w:rsidRPr="00E1285E">
        <w:rPr>
          <w:rFonts w:asciiTheme="majorHAnsi" w:hAnsiTheme="majorHAnsi" w:cstheme="majorHAnsi"/>
          <w:b/>
          <w:bCs/>
          <w:lang w:val="en-US"/>
        </w:rPr>
        <w:t xml:space="preserve"> </w:t>
      </w:r>
      <w:r w:rsidRPr="00E1285E">
        <w:rPr>
          <w:rFonts w:asciiTheme="majorHAnsi" w:hAnsiTheme="majorHAnsi" w:cstheme="majorHAnsi"/>
          <w:lang w:val="en-US"/>
        </w:rPr>
        <w:t>Include a section showcasing completed appointments, summarizing the recent healthcare interactions.</w:t>
      </w:r>
    </w:p>
    <w:p w14:paraId="03B84700" w14:textId="77777777" w:rsidR="00037263" w:rsidRPr="00E1285E" w:rsidRDefault="00037263" w:rsidP="00037263">
      <w:pPr>
        <w:autoSpaceDE w:val="0"/>
        <w:autoSpaceDN w:val="0"/>
        <w:adjustRightInd w:val="0"/>
        <w:rPr>
          <w:rFonts w:asciiTheme="majorHAnsi" w:hAnsiTheme="majorHAnsi" w:cstheme="majorHAnsi"/>
          <w:lang w:val="en-US"/>
        </w:rPr>
      </w:pPr>
    </w:p>
    <w:p w14:paraId="2D5029E7" w14:textId="77777777" w:rsidR="00C16F2C" w:rsidRPr="00E1285E" w:rsidRDefault="00C16F2C" w:rsidP="00C16F2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Book a New Appointment Section:</w:t>
      </w:r>
    </w:p>
    <w:p w14:paraId="60A62BE1" w14:textId="1DFDD0D7"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Book a New Appointment:</w:t>
      </w:r>
      <w:r w:rsidR="003E2D9C" w:rsidRPr="00E1285E">
        <w:rPr>
          <w:rFonts w:asciiTheme="majorHAnsi" w:hAnsiTheme="majorHAnsi" w:cstheme="majorHAnsi"/>
          <w:b/>
          <w:bCs/>
          <w:lang w:val="en-US"/>
        </w:rPr>
        <w:t xml:space="preserve"> </w:t>
      </w:r>
      <w:r w:rsidRPr="00E1285E">
        <w:rPr>
          <w:rFonts w:asciiTheme="majorHAnsi" w:hAnsiTheme="majorHAnsi" w:cstheme="majorHAnsi"/>
          <w:lang w:val="en-US"/>
        </w:rPr>
        <w:t>Provide a prominent button or section encouraging users to schedule a new appointment. This can be a call-to-action (CTA) button.</w:t>
      </w:r>
    </w:p>
    <w:p w14:paraId="48760387" w14:textId="77777777" w:rsidR="003E2D9C" w:rsidRPr="00E1285E" w:rsidRDefault="003E2D9C" w:rsidP="00C16F2C">
      <w:pPr>
        <w:autoSpaceDE w:val="0"/>
        <w:autoSpaceDN w:val="0"/>
        <w:adjustRightInd w:val="0"/>
        <w:rPr>
          <w:rFonts w:asciiTheme="majorHAnsi" w:hAnsiTheme="majorHAnsi" w:cstheme="majorHAnsi"/>
          <w:b/>
          <w:bCs/>
          <w:lang w:val="en-US"/>
        </w:rPr>
      </w:pPr>
    </w:p>
    <w:p w14:paraId="61EE41A9" w14:textId="2D419821" w:rsidR="00C16F2C" w:rsidRPr="00E1285E" w:rsidRDefault="00C16F2C" w:rsidP="00C16F2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Media Section:</w:t>
      </w:r>
    </w:p>
    <w:p w14:paraId="6CD84425" w14:textId="36773691"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Videos (from YouTube):</w:t>
      </w:r>
      <w:r w:rsidR="003E2D9C" w:rsidRPr="00E1285E">
        <w:rPr>
          <w:rFonts w:asciiTheme="majorHAnsi" w:hAnsiTheme="majorHAnsi" w:cstheme="majorHAnsi"/>
          <w:b/>
          <w:bCs/>
          <w:lang w:val="en-US"/>
        </w:rPr>
        <w:t xml:space="preserve"> </w:t>
      </w:r>
      <w:r w:rsidRPr="00E1285E">
        <w:rPr>
          <w:rFonts w:asciiTheme="majorHAnsi" w:hAnsiTheme="majorHAnsi" w:cstheme="majorHAnsi"/>
          <w:lang w:val="en-US"/>
        </w:rPr>
        <w:t>Embed a section featuring educational or informative videos directly from YouTube. Allow users to watch within the app.</w:t>
      </w:r>
    </w:p>
    <w:p w14:paraId="0D1553A9" w14:textId="700FE34D"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Testimonials:</w:t>
      </w:r>
      <w:r w:rsidR="003E2D9C" w:rsidRPr="00E1285E">
        <w:rPr>
          <w:rFonts w:asciiTheme="majorHAnsi" w:hAnsiTheme="majorHAnsi" w:cstheme="majorHAnsi"/>
          <w:b/>
          <w:bCs/>
          <w:lang w:val="en-US"/>
        </w:rPr>
        <w:t xml:space="preserve"> </w:t>
      </w:r>
      <w:r w:rsidRPr="00E1285E">
        <w:rPr>
          <w:rFonts w:asciiTheme="majorHAnsi" w:hAnsiTheme="majorHAnsi" w:cstheme="majorHAnsi"/>
          <w:lang w:val="en-US"/>
        </w:rPr>
        <w:t>Showcase testimonials from patients. Include their name, image, star rating, and a brief text description. This builds trust and credibility.</w:t>
      </w:r>
    </w:p>
    <w:p w14:paraId="2C900692" w14:textId="1A3C7AB1" w:rsidR="006609BE" w:rsidRPr="00E1285E" w:rsidRDefault="006609BE" w:rsidP="006609BE">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Make a separate section</w:t>
      </w:r>
    </w:p>
    <w:p w14:paraId="1D3BAB40" w14:textId="12D9FFF6" w:rsidR="006609BE" w:rsidRPr="00E1285E" w:rsidRDefault="006609BE" w:rsidP="006609BE">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6E62EF48" w14:textId="77777777" w:rsidR="003E2D9C" w:rsidRPr="00E1285E" w:rsidRDefault="003E2D9C" w:rsidP="00C16F2C">
      <w:pPr>
        <w:autoSpaceDE w:val="0"/>
        <w:autoSpaceDN w:val="0"/>
        <w:adjustRightInd w:val="0"/>
        <w:rPr>
          <w:rFonts w:asciiTheme="majorHAnsi" w:hAnsiTheme="majorHAnsi" w:cstheme="majorHAnsi"/>
          <w:b/>
          <w:bCs/>
          <w:lang w:val="en-US"/>
        </w:rPr>
      </w:pPr>
    </w:p>
    <w:p w14:paraId="063734B1" w14:textId="2E4A2B11" w:rsidR="00C16F2C" w:rsidRPr="00E1285E" w:rsidRDefault="00C16F2C" w:rsidP="00C16F2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Content Section:</w:t>
      </w:r>
    </w:p>
    <w:p w14:paraId="3B6DD804" w14:textId="62FA7A92"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Blogs:</w:t>
      </w:r>
      <w:r w:rsidR="003E2D9C" w:rsidRPr="00E1285E">
        <w:rPr>
          <w:rFonts w:asciiTheme="majorHAnsi" w:hAnsiTheme="majorHAnsi" w:cstheme="majorHAnsi"/>
          <w:b/>
          <w:bCs/>
          <w:lang w:val="en-US"/>
        </w:rPr>
        <w:t xml:space="preserve"> </w:t>
      </w:r>
      <w:r w:rsidRPr="00E1285E">
        <w:rPr>
          <w:rFonts w:asciiTheme="majorHAnsi" w:hAnsiTheme="majorHAnsi" w:cstheme="majorHAnsi"/>
          <w:lang w:val="en-US"/>
        </w:rPr>
        <w:t>Present a section highlighting recent blog posts. Include a snippet of each blog with an option to read more.</w:t>
      </w:r>
    </w:p>
    <w:p w14:paraId="3E3D10B3" w14:textId="5AE20742" w:rsidR="006609BE" w:rsidRPr="00E1285E" w:rsidRDefault="006609BE" w:rsidP="006609BE">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Include as part of media section</w:t>
      </w:r>
    </w:p>
    <w:p w14:paraId="2C3D5FE6" w14:textId="609030B6" w:rsidR="006609BE" w:rsidRPr="00E1285E" w:rsidRDefault="006609BE" w:rsidP="006609BE">
      <w:pPr>
        <w:autoSpaceDE w:val="0"/>
        <w:autoSpaceDN w:val="0"/>
        <w:adjustRightInd w:val="0"/>
        <w:rPr>
          <w:rFonts w:asciiTheme="majorHAnsi" w:hAnsiTheme="majorHAnsi" w:cstheme="majorHAnsi"/>
          <w:b/>
          <w:lang w:val="en-US"/>
        </w:rPr>
      </w:pPr>
      <w:r w:rsidRPr="00E1285E">
        <w:rPr>
          <w:rFonts w:asciiTheme="majorHAnsi" w:hAnsiTheme="majorHAnsi" w:cstheme="majorHAnsi"/>
          <w:b/>
          <w:highlight w:val="yellow"/>
          <w:lang w:val="en-US"/>
        </w:rPr>
        <w:t>[Inventcolabs]: Admin can add media files into blogs which will appear on the app</w:t>
      </w:r>
    </w:p>
    <w:p w14:paraId="14B1B61D" w14:textId="77777777" w:rsidR="003E2D9C" w:rsidRPr="00E1285E" w:rsidRDefault="003E2D9C" w:rsidP="00C16F2C">
      <w:pPr>
        <w:autoSpaceDE w:val="0"/>
        <w:autoSpaceDN w:val="0"/>
        <w:adjustRightInd w:val="0"/>
        <w:rPr>
          <w:rFonts w:asciiTheme="majorHAnsi" w:hAnsiTheme="majorHAnsi" w:cstheme="majorHAnsi"/>
          <w:b/>
          <w:bCs/>
          <w:lang w:val="en-US"/>
        </w:rPr>
      </w:pPr>
    </w:p>
    <w:p w14:paraId="2D0CF8F1" w14:textId="6AFD2F9E" w:rsidR="00C16F2C" w:rsidRPr="00E1285E" w:rsidRDefault="00C16F2C" w:rsidP="003E2D9C">
      <w:pPr>
        <w:autoSpaceDE w:val="0"/>
        <w:autoSpaceDN w:val="0"/>
        <w:adjustRightInd w:val="0"/>
        <w:rPr>
          <w:rFonts w:asciiTheme="majorHAnsi" w:hAnsiTheme="majorHAnsi" w:cstheme="majorHAnsi"/>
          <w:bCs/>
          <w:lang w:val="en-US"/>
        </w:rPr>
      </w:pPr>
      <w:r w:rsidRPr="00E1285E">
        <w:rPr>
          <w:rFonts w:asciiTheme="majorHAnsi" w:hAnsiTheme="majorHAnsi" w:cstheme="majorHAnsi"/>
          <w:b/>
          <w:bCs/>
          <w:lang w:val="en-US"/>
        </w:rPr>
        <w:lastRenderedPageBreak/>
        <w:t>Navigation Drawer</w:t>
      </w:r>
      <w:r w:rsidR="003E2D9C" w:rsidRPr="00E1285E">
        <w:rPr>
          <w:rFonts w:asciiTheme="majorHAnsi" w:hAnsiTheme="majorHAnsi" w:cstheme="majorHAnsi"/>
          <w:b/>
          <w:bCs/>
          <w:lang w:val="en-US"/>
        </w:rPr>
        <w:t xml:space="preserve"> (Left Menu)</w:t>
      </w:r>
      <w:r w:rsidRPr="00E1285E">
        <w:rPr>
          <w:rFonts w:asciiTheme="majorHAnsi" w:hAnsiTheme="majorHAnsi" w:cstheme="majorHAnsi"/>
          <w:b/>
          <w:bCs/>
          <w:lang w:val="en-US"/>
        </w:rPr>
        <w:t>:</w:t>
      </w:r>
      <w:r w:rsidR="003E2D9C" w:rsidRPr="00E1285E">
        <w:rPr>
          <w:rFonts w:asciiTheme="majorHAnsi" w:hAnsiTheme="majorHAnsi" w:cstheme="majorHAnsi"/>
          <w:bCs/>
          <w:lang w:val="en-US"/>
        </w:rPr>
        <w:t xml:space="preserve"> </w:t>
      </w:r>
      <w:r w:rsidRPr="00E1285E">
        <w:rPr>
          <w:rFonts w:asciiTheme="majorHAnsi" w:hAnsiTheme="majorHAnsi" w:cstheme="majorHAnsi"/>
          <w:lang w:val="en-US"/>
        </w:rPr>
        <w:t>Design a navigation drawer accessible via a menu icon. Include the following options:</w:t>
      </w:r>
    </w:p>
    <w:p w14:paraId="65B70EF0" w14:textId="3A17A4E8"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Home</w:t>
      </w:r>
    </w:p>
    <w:p w14:paraId="3AC501C7" w14:textId="6E24AED2"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My Account</w:t>
      </w:r>
    </w:p>
    <w:p w14:paraId="32E1FB0C" w14:textId="61796C29"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Patients</w:t>
      </w:r>
    </w:p>
    <w:p w14:paraId="2268C757" w14:textId="7509ED9E"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Appointments</w:t>
      </w:r>
    </w:p>
    <w:p w14:paraId="28B40F20" w14:textId="21CAEFB9"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Payment History</w:t>
      </w:r>
    </w:p>
    <w:p w14:paraId="1EB51325" w14:textId="330FF420"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Invite Friends</w:t>
      </w:r>
    </w:p>
    <w:p w14:paraId="23AC4816" w14:textId="440C5797"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Rate Us</w:t>
      </w:r>
    </w:p>
    <w:p w14:paraId="23563F13" w14:textId="40881FEE"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Settings</w:t>
      </w:r>
    </w:p>
    <w:p w14:paraId="3EBE6F87" w14:textId="6CF301BA"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Logout</w:t>
      </w:r>
    </w:p>
    <w:p w14:paraId="5AC91E74" w14:textId="77777777" w:rsidR="003E2D9C" w:rsidRPr="00E1285E" w:rsidRDefault="003E2D9C" w:rsidP="00C16F2C">
      <w:pPr>
        <w:autoSpaceDE w:val="0"/>
        <w:autoSpaceDN w:val="0"/>
        <w:adjustRightInd w:val="0"/>
        <w:rPr>
          <w:rFonts w:asciiTheme="majorHAnsi" w:hAnsiTheme="majorHAnsi" w:cstheme="majorHAnsi"/>
          <w:b/>
          <w:bCs/>
          <w:lang w:val="en-US"/>
        </w:rPr>
      </w:pPr>
    </w:p>
    <w:p w14:paraId="2AC96DA7" w14:textId="122DA035" w:rsidR="00C16F2C" w:rsidRPr="00E1285E" w:rsidRDefault="00C16F2C" w:rsidP="00C16F2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Additional Considerations:</w:t>
      </w:r>
    </w:p>
    <w:p w14:paraId="7B67DAC1" w14:textId="77777777" w:rsidR="007C08E8" w:rsidRPr="00E1285E" w:rsidRDefault="007C08E8" w:rsidP="00C16F2C">
      <w:pPr>
        <w:autoSpaceDE w:val="0"/>
        <w:autoSpaceDN w:val="0"/>
        <w:adjustRightInd w:val="0"/>
        <w:rPr>
          <w:rFonts w:asciiTheme="majorHAnsi" w:hAnsiTheme="majorHAnsi" w:cstheme="majorHAnsi"/>
          <w:b/>
          <w:bCs/>
          <w:lang w:val="en-US"/>
        </w:rPr>
      </w:pPr>
    </w:p>
    <w:p w14:paraId="3674D0E7" w14:textId="1BFB864F"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User-Friendly Layout:</w:t>
      </w:r>
      <w:r w:rsidR="003E2D9C" w:rsidRPr="00E1285E">
        <w:rPr>
          <w:rFonts w:asciiTheme="majorHAnsi" w:hAnsiTheme="majorHAnsi" w:cstheme="majorHAnsi"/>
          <w:b/>
          <w:bCs/>
          <w:lang w:val="en-US"/>
        </w:rPr>
        <w:t xml:space="preserve"> </w:t>
      </w:r>
      <w:r w:rsidRPr="00E1285E">
        <w:rPr>
          <w:rFonts w:asciiTheme="majorHAnsi" w:hAnsiTheme="majorHAnsi" w:cstheme="majorHAnsi"/>
          <w:lang w:val="en-US"/>
        </w:rPr>
        <w:t>Design a clean and user-friendly layout that allows users to navigate seamlessly between different sections.</w:t>
      </w:r>
    </w:p>
    <w:p w14:paraId="15DEE7FE" w14:textId="7636FBC6"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CTA Buttons:</w:t>
      </w:r>
      <w:r w:rsidR="0018768F" w:rsidRPr="00E1285E">
        <w:rPr>
          <w:rFonts w:asciiTheme="majorHAnsi" w:hAnsiTheme="majorHAnsi" w:cstheme="majorHAnsi"/>
          <w:b/>
          <w:bCs/>
          <w:lang w:val="en-US"/>
        </w:rPr>
        <w:t xml:space="preserve"> </w:t>
      </w:r>
      <w:r w:rsidRPr="00E1285E">
        <w:rPr>
          <w:rFonts w:asciiTheme="majorHAnsi" w:hAnsiTheme="majorHAnsi" w:cstheme="majorHAnsi"/>
          <w:lang w:val="en-US"/>
        </w:rPr>
        <w:t>Use clear and compelling call-to-action buttons for essential functions like booking appointments.</w:t>
      </w:r>
    </w:p>
    <w:p w14:paraId="1D7C3202" w14:textId="51798F34"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Loading Indicators:</w:t>
      </w:r>
      <w:r w:rsidR="0018768F" w:rsidRPr="00E1285E">
        <w:rPr>
          <w:rFonts w:asciiTheme="majorHAnsi" w:hAnsiTheme="majorHAnsi" w:cstheme="majorHAnsi"/>
          <w:b/>
          <w:bCs/>
          <w:lang w:val="en-US"/>
        </w:rPr>
        <w:t xml:space="preserve"> </w:t>
      </w:r>
      <w:r w:rsidRPr="00E1285E">
        <w:rPr>
          <w:rFonts w:asciiTheme="majorHAnsi" w:hAnsiTheme="majorHAnsi" w:cstheme="majorHAnsi"/>
          <w:lang w:val="en-US"/>
        </w:rPr>
        <w:t>Implement loading indicators for dynamic content like upcoming appointments to enhance user experience.</w:t>
      </w:r>
    </w:p>
    <w:p w14:paraId="2B94F6DB" w14:textId="4AEED9BC" w:rsidR="00C16F2C" w:rsidRPr="00E1285E" w:rsidRDefault="00C16F2C"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Testing:</w:t>
      </w:r>
      <w:r w:rsidR="0018768F" w:rsidRPr="00E1285E">
        <w:rPr>
          <w:rFonts w:asciiTheme="majorHAnsi" w:hAnsiTheme="majorHAnsi" w:cstheme="majorHAnsi"/>
          <w:b/>
          <w:bCs/>
          <w:lang w:val="en-US"/>
        </w:rPr>
        <w:t xml:space="preserve"> </w:t>
      </w:r>
      <w:r w:rsidRPr="00E1285E">
        <w:rPr>
          <w:rFonts w:asciiTheme="majorHAnsi" w:hAnsiTheme="majorHAnsi" w:cstheme="majorHAnsi"/>
          <w:lang w:val="en-US"/>
        </w:rPr>
        <w:t>Thoroughly test the home screen on various devices to identify and address any usability or design issues.</w:t>
      </w:r>
    </w:p>
    <w:p w14:paraId="2557FFD5" w14:textId="77777777" w:rsidR="0018768F" w:rsidRPr="00E1285E" w:rsidRDefault="0018768F" w:rsidP="00C16F2C">
      <w:pPr>
        <w:autoSpaceDE w:val="0"/>
        <w:autoSpaceDN w:val="0"/>
        <w:adjustRightInd w:val="0"/>
        <w:rPr>
          <w:rFonts w:asciiTheme="majorHAnsi" w:hAnsiTheme="majorHAnsi" w:cstheme="majorHAnsi"/>
          <w:lang w:val="en-US"/>
        </w:rPr>
      </w:pPr>
    </w:p>
    <w:p w14:paraId="0CCEF851" w14:textId="4823ED6B" w:rsidR="00C16F2C" w:rsidRPr="00E1285E" w:rsidRDefault="00C16F2C" w:rsidP="00C16F2C">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This proposed design aims to create a visually appealing and user-centric home screen that encourages user engagement and facilitates seamless navigation.</w:t>
      </w:r>
    </w:p>
    <w:p w14:paraId="1414F38A" w14:textId="77777777" w:rsidR="00360491" w:rsidRPr="00E1285E" w:rsidRDefault="00360491" w:rsidP="008424F6">
      <w:pPr>
        <w:rPr>
          <w:rFonts w:asciiTheme="majorHAnsi" w:hAnsiTheme="majorHAnsi" w:cstheme="majorHAnsi"/>
          <w:highlight w:val="white"/>
        </w:rPr>
      </w:pPr>
    </w:p>
    <w:p w14:paraId="60F6D3F4" w14:textId="31F66197" w:rsidR="00CF18F9" w:rsidRPr="00E1285E" w:rsidRDefault="00C267F0" w:rsidP="008424F6">
      <w:pPr>
        <w:pStyle w:val="Heading2"/>
        <w:numPr>
          <w:ilvl w:val="2"/>
          <w:numId w:val="6"/>
        </w:numPr>
        <w:spacing w:line="276" w:lineRule="auto"/>
        <w:jc w:val="both"/>
        <w:rPr>
          <w:rFonts w:asciiTheme="majorHAnsi" w:hAnsiTheme="majorHAnsi" w:cstheme="majorHAnsi"/>
          <w:highlight w:val="white"/>
        </w:rPr>
      </w:pPr>
      <w:bookmarkStart w:id="119" w:name="_Toc154149806"/>
      <w:r w:rsidRPr="00E1285E">
        <w:rPr>
          <w:rFonts w:asciiTheme="majorHAnsi" w:hAnsiTheme="majorHAnsi" w:cstheme="majorHAnsi"/>
          <w:highlight w:val="white"/>
        </w:rPr>
        <w:t>Patient</w:t>
      </w:r>
      <w:r w:rsidR="006579A7" w:rsidRPr="00E1285E">
        <w:rPr>
          <w:rFonts w:asciiTheme="majorHAnsi" w:hAnsiTheme="majorHAnsi" w:cstheme="majorHAnsi"/>
          <w:highlight w:val="white"/>
        </w:rPr>
        <w:t xml:space="preserve"> Module</w:t>
      </w:r>
      <w:bookmarkEnd w:id="119"/>
    </w:p>
    <w:p w14:paraId="0FB41944" w14:textId="77777777" w:rsidR="0032102E" w:rsidRPr="00E1285E" w:rsidRDefault="0032102E" w:rsidP="0032102E">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Patient Management module allows logged-in users to efficiently manage patient records. Here's an outline of the functionalities:</w:t>
      </w:r>
    </w:p>
    <w:p w14:paraId="509A7A1B" w14:textId="77777777" w:rsidR="007C08E8" w:rsidRPr="00E1285E" w:rsidRDefault="007C08E8" w:rsidP="0032102E">
      <w:pPr>
        <w:autoSpaceDE w:val="0"/>
        <w:autoSpaceDN w:val="0"/>
        <w:adjustRightInd w:val="0"/>
        <w:rPr>
          <w:rFonts w:asciiTheme="majorHAnsi" w:hAnsiTheme="majorHAnsi" w:cstheme="majorHAnsi"/>
          <w:b/>
          <w:bCs/>
          <w:lang w:val="en-US"/>
        </w:rPr>
      </w:pPr>
    </w:p>
    <w:p w14:paraId="0B39F031" w14:textId="522AD782" w:rsidR="0032102E" w:rsidRPr="00E1285E" w:rsidRDefault="0032102E" w:rsidP="0032102E">
      <w:pPr>
        <w:autoSpaceDE w:val="0"/>
        <w:autoSpaceDN w:val="0"/>
        <w:adjustRightInd w:val="0"/>
        <w:rPr>
          <w:rFonts w:asciiTheme="majorHAnsi" w:hAnsiTheme="majorHAnsi" w:cstheme="majorHAnsi"/>
          <w:b/>
          <w:bCs/>
          <w:lang w:val="en-US"/>
        </w:rPr>
      </w:pPr>
      <w:commentRangeStart w:id="120"/>
      <w:r w:rsidRPr="00E1285E">
        <w:rPr>
          <w:rFonts w:asciiTheme="majorHAnsi" w:hAnsiTheme="majorHAnsi" w:cstheme="majorHAnsi"/>
          <w:b/>
          <w:bCs/>
          <w:lang w:val="en-US"/>
        </w:rPr>
        <w:t>View All Patients:</w:t>
      </w:r>
      <w:commentRangeEnd w:id="120"/>
      <w:r w:rsidR="00702A74">
        <w:rPr>
          <w:rStyle w:val="CommentReference"/>
        </w:rPr>
        <w:commentReference w:id="120"/>
      </w:r>
    </w:p>
    <w:p w14:paraId="49118028" w14:textId="77777777" w:rsidR="007C08E8"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Display a list of all patients associated with the logged-in user.</w:t>
      </w:r>
    </w:p>
    <w:p w14:paraId="11A0851D" w14:textId="6D3944CE" w:rsidR="0032102E" w:rsidRPr="00E1285E" w:rsidRDefault="007C08E8" w:rsidP="00526E5F">
      <w:pPr>
        <w:pStyle w:val="ListParagraph"/>
        <w:numPr>
          <w:ilvl w:val="0"/>
          <w:numId w:val="15"/>
        </w:numPr>
        <w:autoSpaceDE w:val="0"/>
        <w:autoSpaceDN w:val="0"/>
        <w:adjustRightInd w:val="0"/>
        <w:rPr>
          <w:rFonts w:asciiTheme="majorHAnsi" w:hAnsiTheme="majorHAnsi" w:cstheme="majorHAnsi"/>
          <w:lang w:val="en-US"/>
        </w:rPr>
      </w:pPr>
      <w:del w:id="121" w:author="Microsoft Office User" w:date="2024-02-16T16:26:00Z">
        <w:r w:rsidRPr="00E1285E" w:rsidDel="00816460">
          <w:rPr>
            <w:rFonts w:asciiTheme="majorHAnsi" w:hAnsiTheme="majorHAnsi" w:cstheme="majorHAnsi"/>
            <w:lang w:val="en-US"/>
          </w:rPr>
          <w:delText xml:space="preserve">- </w:delText>
        </w:r>
      </w:del>
      <w:r w:rsidR="0032102E" w:rsidRPr="00E1285E">
        <w:rPr>
          <w:rFonts w:asciiTheme="majorHAnsi" w:hAnsiTheme="majorHAnsi" w:cstheme="majorHAnsi"/>
          <w:lang w:val="en-US"/>
        </w:rPr>
        <w:t>Include relevant details like patient name, UHID, age, and payment status.</w:t>
      </w:r>
    </w:p>
    <w:p w14:paraId="2457513F" w14:textId="77777777" w:rsidR="00744422" w:rsidRPr="00E1285E" w:rsidRDefault="00744422" w:rsidP="00744422">
      <w:pPr>
        <w:pStyle w:val="CommentText"/>
        <w:rPr>
          <w:rFonts w:asciiTheme="majorHAnsi" w:hAnsiTheme="majorHAnsi" w:cstheme="majorHAnsi"/>
          <w:highlight w:val="yellow"/>
        </w:rPr>
      </w:pPr>
      <w:r w:rsidRPr="00E1285E">
        <w:rPr>
          <w:rFonts w:asciiTheme="majorHAnsi" w:hAnsiTheme="majorHAnsi" w:cstheme="majorHAnsi"/>
          <w:b/>
          <w:bCs/>
          <w:highlight w:val="yellow"/>
          <w:lang w:val="en-US"/>
        </w:rPr>
        <w:t xml:space="preserve">UrNavi tech: </w:t>
      </w:r>
      <w:r w:rsidRPr="00E1285E">
        <w:rPr>
          <w:rFonts w:asciiTheme="majorHAnsi" w:hAnsiTheme="majorHAnsi" w:cstheme="majorHAnsi"/>
          <w:highlight w:val="yellow"/>
        </w:rPr>
        <w:t>In detailed view of every patient, add Appointment history, payment status, advisory. Lets see that patient list shows appointment history(1</w:t>
      </w:r>
      <w:r w:rsidRPr="00E1285E">
        <w:rPr>
          <w:rFonts w:asciiTheme="majorHAnsi" w:hAnsiTheme="majorHAnsi" w:cstheme="majorHAnsi"/>
          <w:highlight w:val="yellow"/>
          <w:vertAlign w:val="superscript"/>
        </w:rPr>
        <w:t>st</w:t>
      </w:r>
      <w:r w:rsidRPr="00E1285E">
        <w:rPr>
          <w:rFonts w:asciiTheme="majorHAnsi" w:hAnsiTheme="majorHAnsi" w:cstheme="majorHAnsi"/>
          <w:highlight w:val="yellow"/>
        </w:rPr>
        <w:t xml:space="preserve"> layer) and detailed case history is tied up with appointments in 2</w:t>
      </w:r>
      <w:r w:rsidRPr="00E1285E">
        <w:rPr>
          <w:rFonts w:asciiTheme="majorHAnsi" w:hAnsiTheme="majorHAnsi" w:cstheme="majorHAnsi"/>
          <w:highlight w:val="yellow"/>
          <w:vertAlign w:val="superscript"/>
        </w:rPr>
        <w:t>nd</w:t>
      </w:r>
      <w:r w:rsidRPr="00E1285E">
        <w:rPr>
          <w:rFonts w:asciiTheme="majorHAnsi" w:hAnsiTheme="majorHAnsi" w:cstheme="majorHAnsi"/>
          <w:highlight w:val="yellow"/>
        </w:rPr>
        <w:t xml:space="preserve"> layer</w:t>
      </w:r>
    </w:p>
    <w:p w14:paraId="275F6836" w14:textId="1482581E" w:rsidR="007C08E8" w:rsidRPr="00E1285E" w:rsidRDefault="00744422" w:rsidP="0032102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highlight w:val="yellow"/>
          <w:lang w:val="en-US"/>
        </w:rPr>
        <w:t>[Inventcolabs]: Noted</w:t>
      </w:r>
    </w:p>
    <w:tbl>
      <w:tblPr>
        <w:tblStyle w:val="TableGrid"/>
        <w:tblpPr w:leftFromText="180" w:rightFromText="180" w:vertAnchor="page" w:horzAnchor="margin" w:tblpY="12074"/>
        <w:tblW w:w="0" w:type="auto"/>
        <w:tblLook w:val="04A0" w:firstRow="1" w:lastRow="0" w:firstColumn="1" w:lastColumn="0" w:noHBand="0" w:noVBand="1"/>
      </w:tblPr>
      <w:tblGrid>
        <w:gridCol w:w="6374"/>
        <w:gridCol w:w="2977"/>
      </w:tblGrid>
      <w:tr w:rsidR="00702A74" w14:paraId="6CD6CA0E" w14:textId="77777777" w:rsidTr="00702A74">
        <w:trPr>
          <w:trHeight w:val="440"/>
          <w:ins w:id="122" w:author="Sachin - URNAVI Tech" w:date="2024-02-11T18:21:00Z"/>
        </w:trPr>
        <w:tc>
          <w:tcPr>
            <w:tcW w:w="6374" w:type="dxa"/>
          </w:tcPr>
          <w:p w14:paraId="5F83E9D8" w14:textId="77777777" w:rsidR="00702A74" w:rsidRPr="00AC61CD" w:rsidRDefault="00702A74" w:rsidP="00702A74">
            <w:pPr>
              <w:jc w:val="center"/>
              <w:rPr>
                <w:ins w:id="123" w:author="Sachin - URNAVI Tech" w:date="2024-02-11T18:21:00Z"/>
                <w:rFonts w:asciiTheme="majorHAnsi" w:hAnsiTheme="majorHAnsi" w:cstheme="majorHAnsi"/>
                <w:lang w:val="en-US"/>
              </w:rPr>
            </w:pPr>
            <w:bookmarkStart w:id="124" w:name="_Hlk158568566"/>
            <w:ins w:id="125" w:author="Sachin - URNAVI Tech" w:date="2024-02-11T18:21:00Z">
              <w:r w:rsidRPr="00AC61CD">
                <w:rPr>
                  <w:rFonts w:asciiTheme="majorHAnsi" w:hAnsiTheme="majorHAnsi" w:cstheme="majorHAnsi"/>
                  <w:lang w:val="en-US"/>
                </w:rPr>
                <w:t>Left Side</w:t>
              </w:r>
            </w:ins>
          </w:p>
        </w:tc>
        <w:tc>
          <w:tcPr>
            <w:tcW w:w="2977" w:type="dxa"/>
          </w:tcPr>
          <w:p w14:paraId="62AEF416" w14:textId="77777777" w:rsidR="00702A74" w:rsidRPr="00AC61CD" w:rsidRDefault="00702A74" w:rsidP="00702A74">
            <w:pPr>
              <w:jc w:val="center"/>
              <w:rPr>
                <w:ins w:id="126" w:author="Sachin - URNAVI Tech" w:date="2024-02-11T18:21:00Z"/>
                <w:rFonts w:asciiTheme="majorHAnsi" w:hAnsiTheme="majorHAnsi" w:cstheme="majorHAnsi"/>
                <w:lang w:val="en-US"/>
              </w:rPr>
            </w:pPr>
            <w:ins w:id="127" w:author="Sachin - URNAVI Tech" w:date="2024-02-11T18:21:00Z">
              <w:r w:rsidRPr="00AC61CD">
                <w:rPr>
                  <w:rFonts w:asciiTheme="majorHAnsi" w:hAnsiTheme="majorHAnsi" w:cstheme="majorHAnsi"/>
                  <w:lang w:val="en-US"/>
                </w:rPr>
                <w:t>Right Side</w:t>
              </w:r>
            </w:ins>
          </w:p>
        </w:tc>
      </w:tr>
      <w:tr w:rsidR="008E6A80" w14:paraId="2116F865" w14:textId="77777777" w:rsidTr="00702A74">
        <w:trPr>
          <w:trHeight w:val="617"/>
          <w:ins w:id="128" w:author="Sachin - URNAVI Tech" w:date="2024-02-11T18:21:00Z"/>
        </w:trPr>
        <w:tc>
          <w:tcPr>
            <w:tcW w:w="6374" w:type="dxa"/>
          </w:tcPr>
          <w:p w14:paraId="3A7C1885" w14:textId="77777777" w:rsidR="008E6A80" w:rsidRPr="008E6A80" w:rsidRDefault="008E6A80" w:rsidP="008E6A80">
            <w:pPr>
              <w:pStyle w:val="ListParagraph"/>
              <w:numPr>
                <w:ilvl w:val="0"/>
                <w:numId w:val="44"/>
              </w:numPr>
              <w:spacing w:after="160" w:line="259" w:lineRule="auto"/>
              <w:rPr>
                <w:ins w:id="129" w:author="Sachin - URNAVI Tech" w:date="2024-02-11T18:41:00Z"/>
                <w:rFonts w:asciiTheme="majorHAnsi" w:hAnsiTheme="majorHAnsi" w:cstheme="majorHAnsi"/>
                <w:lang w:val="en-US"/>
                <w:rPrChange w:id="130" w:author="Sachin - URNAVI Tech" w:date="2024-02-11T18:41:00Z">
                  <w:rPr>
                    <w:ins w:id="131" w:author="Sachin - URNAVI Tech" w:date="2024-02-11T18:41:00Z"/>
                    <w:lang w:val="en-US"/>
                  </w:rPr>
                </w:rPrChange>
              </w:rPr>
            </w:pPr>
            <w:ins w:id="132" w:author="Sachin - URNAVI Tech" w:date="2024-02-11T18:41:00Z">
              <w:r w:rsidRPr="008E6A80">
                <w:rPr>
                  <w:rFonts w:asciiTheme="majorHAnsi" w:hAnsiTheme="majorHAnsi" w:cstheme="majorHAnsi"/>
                  <w:lang w:val="en-US"/>
                  <w:rPrChange w:id="133" w:author="Sachin - URNAVI Tech" w:date="2024-02-11T18:41:00Z">
                    <w:rPr>
                      <w:lang w:val="en-US"/>
                    </w:rPr>
                  </w:rPrChange>
                </w:rPr>
                <w:t>Book first Appointment</w:t>
              </w:r>
            </w:ins>
          </w:p>
          <w:p w14:paraId="45C57C8F" w14:textId="77777777" w:rsidR="008E6A80" w:rsidRPr="008E6A80" w:rsidRDefault="008E6A80" w:rsidP="008E6A80">
            <w:pPr>
              <w:pStyle w:val="ListParagraph"/>
              <w:ind w:left="360"/>
              <w:rPr>
                <w:ins w:id="134" w:author="Sachin - URNAVI Tech" w:date="2024-02-11T18:41:00Z"/>
                <w:rFonts w:asciiTheme="majorHAnsi" w:hAnsiTheme="majorHAnsi" w:cstheme="majorHAnsi"/>
                <w:lang w:val="en-US"/>
                <w:rPrChange w:id="135" w:author="Sachin - URNAVI Tech" w:date="2024-02-11T18:41:00Z">
                  <w:rPr>
                    <w:ins w:id="136" w:author="Sachin - URNAVI Tech" w:date="2024-02-11T18:41:00Z"/>
                    <w:lang w:val="en-US"/>
                  </w:rPr>
                </w:rPrChange>
              </w:rPr>
            </w:pPr>
          </w:p>
          <w:p w14:paraId="444861E0" w14:textId="77777777" w:rsidR="008E6A80" w:rsidRPr="008E6A80" w:rsidRDefault="008E6A80" w:rsidP="008E6A80">
            <w:pPr>
              <w:rPr>
                <w:ins w:id="137" w:author="Sachin - URNAVI Tech" w:date="2024-02-11T18:41:00Z"/>
                <w:rFonts w:asciiTheme="majorHAnsi" w:hAnsiTheme="majorHAnsi" w:cstheme="majorHAnsi"/>
                <w:lang w:val="en-US"/>
                <w:rPrChange w:id="138" w:author="Sachin - URNAVI Tech" w:date="2024-02-11T18:41:00Z">
                  <w:rPr>
                    <w:ins w:id="139" w:author="Sachin - URNAVI Tech" w:date="2024-02-11T18:41:00Z"/>
                    <w:lang w:val="en-US"/>
                  </w:rPr>
                </w:rPrChange>
              </w:rPr>
            </w:pPr>
            <w:ins w:id="140" w:author="Sachin - URNAVI Tech" w:date="2024-02-11T18:41:00Z">
              <w:r w:rsidRPr="008E6A80">
                <w:rPr>
                  <w:rFonts w:asciiTheme="majorHAnsi" w:hAnsiTheme="majorHAnsi" w:cstheme="majorHAnsi"/>
                  <w:lang w:val="en-US"/>
                  <w:rPrChange w:id="141" w:author="Sachin - URNAVI Tech" w:date="2024-02-11T18:41:00Z">
                    <w:rPr>
                      <w:lang w:val="en-US"/>
                    </w:rPr>
                  </w:rPrChange>
                </w:rPr>
                <w:t>OR</w:t>
              </w:r>
            </w:ins>
          </w:p>
          <w:p w14:paraId="27DFA5BE" w14:textId="77777777" w:rsidR="008E6A80" w:rsidRPr="008E6A80" w:rsidRDefault="008E6A80" w:rsidP="008E6A80">
            <w:pPr>
              <w:rPr>
                <w:ins w:id="142" w:author="Sachin - URNAVI Tech" w:date="2024-02-11T18:41:00Z"/>
                <w:rFonts w:asciiTheme="majorHAnsi" w:hAnsiTheme="majorHAnsi" w:cstheme="majorHAnsi"/>
                <w:lang w:val="en-US"/>
                <w:rPrChange w:id="143" w:author="Sachin - URNAVI Tech" w:date="2024-02-11T18:41:00Z">
                  <w:rPr>
                    <w:ins w:id="144" w:author="Sachin - URNAVI Tech" w:date="2024-02-11T18:41:00Z"/>
                    <w:lang w:val="en-US"/>
                  </w:rPr>
                </w:rPrChange>
              </w:rPr>
            </w:pPr>
          </w:p>
          <w:p w14:paraId="49E63BEB" w14:textId="77777777" w:rsidR="008E6A80" w:rsidRPr="008E6A80" w:rsidRDefault="008E6A80" w:rsidP="008E6A80">
            <w:pPr>
              <w:pStyle w:val="ListParagraph"/>
              <w:numPr>
                <w:ilvl w:val="0"/>
                <w:numId w:val="44"/>
              </w:numPr>
              <w:spacing w:after="160" w:line="259" w:lineRule="auto"/>
              <w:rPr>
                <w:ins w:id="145" w:author="Sachin - URNAVI Tech" w:date="2024-02-11T18:41:00Z"/>
                <w:rFonts w:asciiTheme="majorHAnsi" w:hAnsiTheme="majorHAnsi" w:cstheme="majorHAnsi"/>
                <w:lang w:val="en-US"/>
                <w:rPrChange w:id="146" w:author="Sachin - URNAVI Tech" w:date="2024-02-11T18:41:00Z">
                  <w:rPr>
                    <w:ins w:id="147" w:author="Sachin - URNAVI Tech" w:date="2024-02-11T18:41:00Z"/>
                    <w:lang w:val="en-US"/>
                  </w:rPr>
                </w:rPrChange>
              </w:rPr>
            </w:pPr>
            <w:ins w:id="148" w:author="Sachin - URNAVI Tech" w:date="2024-02-11T18:41:00Z">
              <w:r w:rsidRPr="008E6A80">
                <w:rPr>
                  <w:rFonts w:asciiTheme="majorHAnsi" w:hAnsiTheme="majorHAnsi" w:cstheme="majorHAnsi"/>
                  <w:lang w:val="en-US"/>
                  <w:rPrChange w:id="149" w:author="Sachin - URNAVI Tech" w:date="2024-02-11T18:41:00Z">
                    <w:rPr>
                      <w:lang w:val="en-US"/>
                    </w:rPr>
                  </w:rPrChange>
                </w:rPr>
                <w:t>Upcoming Appointment – xx-xx-xxxx : This after proper appointment booked only</w:t>
              </w:r>
            </w:ins>
          </w:p>
          <w:p w14:paraId="209594AB" w14:textId="77777777" w:rsidR="008E6A80" w:rsidRPr="008E6A80" w:rsidRDefault="008E6A80" w:rsidP="008E6A80">
            <w:pPr>
              <w:pStyle w:val="ListParagraph"/>
              <w:ind w:left="360"/>
              <w:rPr>
                <w:ins w:id="150" w:author="Sachin - URNAVI Tech" w:date="2024-02-11T18:41:00Z"/>
                <w:rFonts w:asciiTheme="majorHAnsi" w:hAnsiTheme="majorHAnsi" w:cstheme="majorHAnsi"/>
                <w:lang w:val="en-US"/>
                <w:rPrChange w:id="151" w:author="Sachin - URNAVI Tech" w:date="2024-02-11T18:41:00Z">
                  <w:rPr>
                    <w:ins w:id="152" w:author="Sachin - URNAVI Tech" w:date="2024-02-11T18:41:00Z"/>
                    <w:lang w:val="en-US"/>
                  </w:rPr>
                </w:rPrChange>
              </w:rPr>
            </w:pPr>
          </w:p>
          <w:p w14:paraId="257525FC" w14:textId="77777777" w:rsidR="008E6A80" w:rsidRPr="008E6A80" w:rsidRDefault="008E6A80" w:rsidP="008E6A80">
            <w:pPr>
              <w:rPr>
                <w:ins w:id="153" w:author="Sachin - URNAVI Tech" w:date="2024-02-11T18:41:00Z"/>
                <w:rFonts w:asciiTheme="majorHAnsi" w:hAnsiTheme="majorHAnsi" w:cstheme="majorHAnsi"/>
                <w:lang w:val="en-US"/>
                <w:rPrChange w:id="154" w:author="Sachin - URNAVI Tech" w:date="2024-02-11T18:41:00Z">
                  <w:rPr>
                    <w:ins w:id="155" w:author="Sachin - URNAVI Tech" w:date="2024-02-11T18:41:00Z"/>
                    <w:lang w:val="en-US"/>
                  </w:rPr>
                </w:rPrChange>
              </w:rPr>
            </w:pPr>
            <w:ins w:id="156" w:author="Sachin - URNAVI Tech" w:date="2024-02-11T18:41:00Z">
              <w:r w:rsidRPr="008E6A80">
                <w:rPr>
                  <w:rFonts w:asciiTheme="majorHAnsi" w:hAnsiTheme="majorHAnsi" w:cstheme="majorHAnsi"/>
                  <w:lang w:val="en-US"/>
                  <w:rPrChange w:id="157" w:author="Sachin - URNAVI Tech" w:date="2024-02-11T18:41:00Z">
                    <w:rPr>
                      <w:lang w:val="en-US"/>
                    </w:rPr>
                  </w:rPrChange>
                </w:rPr>
                <w:t>OR</w:t>
              </w:r>
            </w:ins>
          </w:p>
          <w:p w14:paraId="1A3F016D" w14:textId="77777777" w:rsidR="008E6A80" w:rsidRPr="008E6A80" w:rsidRDefault="008E6A80" w:rsidP="008E6A80">
            <w:pPr>
              <w:rPr>
                <w:ins w:id="158" w:author="Sachin - URNAVI Tech" w:date="2024-02-11T18:41:00Z"/>
                <w:rFonts w:asciiTheme="majorHAnsi" w:hAnsiTheme="majorHAnsi" w:cstheme="majorHAnsi"/>
                <w:lang w:val="en-US"/>
                <w:rPrChange w:id="159" w:author="Sachin - URNAVI Tech" w:date="2024-02-11T18:41:00Z">
                  <w:rPr>
                    <w:ins w:id="160" w:author="Sachin - URNAVI Tech" w:date="2024-02-11T18:41:00Z"/>
                    <w:lang w:val="en-US"/>
                  </w:rPr>
                </w:rPrChange>
              </w:rPr>
            </w:pPr>
          </w:p>
          <w:p w14:paraId="7E267402" w14:textId="77777777" w:rsidR="008E6A80" w:rsidRPr="008E6A80" w:rsidRDefault="008E6A80" w:rsidP="008E6A80">
            <w:pPr>
              <w:pStyle w:val="ListParagraph"/>
              <w:numPr>
                <w:ilvl w:val="0"/>
                <w:numId w:val="44"/>
              </w:numPr>
              <w:rPr>
                <w:ins w:id="161" w:author="Sachin - URNAVI Tech" w:date="2024-02-11T18:41:00Z"/>
                <w:rFonts w:asciiTheme="majorHAnsi" w:hAnsiTheme="majorHAnsi" w:cstheme="majorHAnsi"/>
                <w:lang w:val="en-US"/>
                <w:rPrChange w:id="162" w:author="Sachin - URNAVI Tech" w:date="2024-02-11T18:41:00Z">
                  <w:rPr>
                    <w:ins w:id="163" w:author="Sachin - URNAVI Tech" w:date="2024-02-11T18:41:00Z"/>
                    <w:lang w:val="en-US"/>
                  </w:rPr>
                </w:rPrChange>
              </w:rPr>
            </w:pPr>
            <w:ins w:id="164" w:author="Sachin - URNAVI Tech" w:date="2024-02-11T18:41:00Z">
              <w:r w:rsidRPr="008E6A80">
                <w:rPr>
                  <w:rFonts w:asciiTheme="majorHAnsi" w:hAnsiTheme="majorHAnsi" w:cstheme="majorHAnsi"/>
                  <w:lang w:val="en-US"/>
                  <w:rPrChange w:id="165" w:author="Sachin - URNAVI Tech" w:date="2024-02-11T18:41:00Z">
                    <w:rPr>
                      <w:lang w:val="en-US"/>
                    </w:rPr>
                  </w:rPrChange>
                </w:rPr>
                <w:lastRenderedPageBreak/>
                <w:t>Next Follow up due – xx-xx-xxxx. This is ‘projection” only. Test 3 conditions :</w:t>
              </w:r>
            </w:ins>
          </w:p>
          <w:p w14:paraId="243D6086" w14:textId="77777777" w:rsidR="008E6A80" w:rsidRPr="008E6A80" w:rsidRDefault="008E6A80" w:rsidP="008E6A80">
            <w:pPr>
              <w:rPr>
                <w:ins w:id="166" w:author="Sachin - URNAVI Tech" w:date="2024-02-11T18:41:00Z"/>
                <w:rFonts w:asciiTheme="majorHAnsi" w:hAnsiTheme="majorHAnsi" w:cstheme="majorHAnsi"/>
                <w:lang w:val="en-US"/>
                <w:rPrChange w:id="167" w:author="Sachin - URNAVI Tech" w:date="2024-02-11T18:41:00Z">
                  <w:rPr>
                    <w:ins w:id="168" w:author="Sachin - URNAVI Tech" w:date="2024-02-11T18:41:00Z"/>
                    <w:lang w:val="en-US"/>
                  </w:rPr>
                </w:rPrChange>
              </w:rPr>
            </w:pPr>
            <w:ins w:id="169" w:author="Sachin - URNAVI Tech" w:date="2024-02-11T18:41:00Z">
              <w:r w:rsidRPr="008E6A80">
                <w:rPr>
                  <w:rFonts w:asciiTheme="majorHAnsi" w:hAnsiTheme="majorHAnsi" w:cstheme="majorHAnsi"/>
                  <w:lang w:val="en-US"/>
                  <w:rPrChange w:id="170" w:author="Sachin - URNAVI Tech" w:date="2024-02-11T18:41:00Z">
                    <w:rPr>
                      <w:lang w:val="en-US"/>
                    </w:rPr>
                  </w:rPrChange>
                </w:rPr>
                <w:t>[If status by doc is Lab Report Pending] – set at 7 Days(CRUD from Admin setting) from Appt date</w:t>
              </w:r>
            </w:ins>
          </w:p>
          <w:p w14:paraId="61ACA874" w14:textId="77777777" w:rsidR="008E6A80" w:rsidRPr="008E6A80" w:rsidRDefault="008E6A80" w:rsidP="008E6A80">
            <w:pPr>
              <w:rPr>
                <w:ins w:id="171" w:author="Sachin - URNAVI Tech" w:date="2024-02-11T18:41:00Z"/>
                <w:rFonts w:asciiTheme="majorHAnsi" w:hAnsiTheme="majorHAnsi" w:cstheme="majorHAnsi"/>
                <w:lang w:val="en-US"/>
                <w:rPrChange w:id="172" w:author="Sachin - URNAVI Tech" w:date="2024-02-11T18:41:00Z">
                  <w:rPr>
                    <w:ins w:id="173" w:author="Sachin - URNAVI Tech" w:date="2024-02-11T18:41:00Z"/>
                    <w:lang w:val="en-US"/>
                  </w:rPr>
                </w:rPrChange>
              </w:rPr>
            </w:pPr>
            <w:ins w:id="174" w:author="Sachin - URNAVI Tech" w:date="2024-02-11T18:41:00Z">
              <w:r w:rsidRPr="008E6A80">
                <w:rPr>
                  <w:rFonts w:asciiTheme="majorHAnsi" w:hAnsiTheme="majorHAnsi" w:cstheme="majorHAnsi"/>
                  <w:lang w:val="en-US"/>
                  <w:rPrChange w:id="175" w:author="Sachin - URNAVI Tech" w:date="2024-02-11T18:41:00Z">
                    <w:rPr>
                      <w:lang w:val="en-US"/>
                    </w:rPr>
                  </w:rPrChange>
                </w:rPr>
                <w:t>or</w:t>
              </w:r>
            </w:ins>
          </w:p>
          <w:p w14:paraId="37C757B0" w14:textId="77777777" w:rsidR="008E6A80" w:rsidRPr="008E6A80" w:rsidRDefault="008E6A80" w:rsidP="008E6A80">
            <w:pPr>
              <w:rPr>
                <w:ins w:id="176" w:author="Sachin - URNAVI Tech" w:date="2024-02-11T18:41:00Z"/>
                <w:rFonts w:asciiTheme="majorHAnsi" w:hAnsiTheme="majorHAnsi" w:cstheme="majorHAnsi"/>
                <w:lang w:val="en-US"/>
                <w:rPrChange w:id="177" w:author="Sachin - URNAVI Tech" w:date="2024-02-11T18:41:00Z">
                  <w:rPr>
                    <w:ins w:id="178" w:author="Sachin - URNAVI Tech" w:date="2024-02-11T18:41:00Z"/>
                    <w:lang w:val="en-US"/>
                  </w:rPr>
                </w:rPrChange>
              </w:rPr>
            </w:pPr>
            <w:ins w:id="179" w:author="Sachin - URNAVI Tech" w:date="2024-02-11T18:41:00Z">
              <w:r w:rsidRPr="008E6A80">
                <w:rPr>
                  <w:rFonts w:asciiTheme="majorHAnsi" w:hAnsiTheme="majorHAnsi" w:cstheme="majorHAnsi"/>
                  <w:lang w:val="en-US"/>
                  <w:rPrChange w:id="180" w:author="Sachin - URNAVI Tech" w:date="2024-02-11T18:41:00Z">
                    <w:rPr>
                      <w:lang w:val="en-US"/>
                    </w:rPr>
                  </w:rPrChange>
                </w:rPr>
                <w:t>[If status by Doc is “completed”] – set at 90 days from appt date</w:t>
              </w:r>
            </w:ins>
          </w:p>
          <w:p w14:paraId="757BC3D7" w14:textId="77777777" w:rsidR="008E6A80" w:rsidRPr="008E6A80" w:rsidRDefault="008E6A80" w:rsidP="008E6A80">
            <w:pPr>
              <w:rPr>
                <w:ins w:id="181" w:author="Sachin - URNAVI Tech" w:date="2024-02-11T18:41:00Z"/>
                <w:rFonts w:asciiTheme="majorHAnsi" w:hAnsiTheme="majorHAnsi" w:cstheme="majorHAnsi"/>
                <w:lang w:val="en-US"/>
                <w:rPrChange w:id="182" w:author="Sachin - URNAVI Tech" w:date="2024-02-11T18:41:00Z">
                  <w:rPr>
                    <w:ins w:id="183" w:author="Sachin - URNAVI Tech" w:date="2024-02-11T18:41:00Z"/>
                    <w:lang w:val="en-US"/>
                  </w:rPr>
                </w:rPrChange>
              </w:rPr>
            </w:pPr>
            <w:ins w:id="184" w:author="Sachin - URNAVI Tech" w:date="2024-02-11T18:41:00Z">
              <w:r w:rsidRPr="008E6A80">
                <w:rPr>
                  <w:rFonts w:asciiTheme="majorHAnsi" w:hAnsiTheme="majorHAnsi" w:cstheme="majorHAnsi"/>
                  <w:lang w:val="en-US"/>
                  <w:rPrChange w:id="185" w:author="Sachin - URNAVI Tech" w:date="2024-02-11T18:41:00Z">
                    <w:rPr>
                      <w:lang w:val="en-US"/>
                    </w:rPr>
                  </w:rPrChange>
                </w:rPr>
                <w:t>Or</w:t>
              </w:r>
            </w:ins>
          </w:p>
          <w:p w14:paraId="28150532" w14:textId="77777777" w:rsidR="008E6A80" w:rsidRPr="008E6A80" w:rsidRDefault="008E6A80" w:rsidP="008E6A80">
            <w:pPr>
              <w:rPr>
                <w:ins w:id="186" w:author="Sachin - URNAVI Tech" w:date="2024-02-11T18:41:00Z"/>
                <w:rFonts w:asciiTheme="majorHAnsi" w:hAnsiTheme="majorHAnsi" w:cstheme="majorHAnsi"/>
                <w:lang w:val="en-US"/>
                <w:rPrChange w:id="187" w:author="Sachin - URNAVI Tech" w:date="2024-02-11T18:41:00Z">
                  <w:rPr>
                    <w:ins w:id="188" w:author="Sachin - URNAVI Tech" w:date="2024-02-11T18:41:00Z"/>
                    <w:lang w:val="en-US"/>
                  </w:rPr>
                </w:rPrChange>
              </w:rPr>
            </w:pPr>
            <w:ins w:id="189" w:author="Sachin - URNAVI Tech" w:date="2024-02-11T18:41:00Z">
              <w:r w:rsidRPr="008E6A80">
                <w:rPr>
                  <w:rFonts w:asciiTheme="majorHAnsi" w:hAnsiTheme="majorHAnsi" w:cstheme="majorHAnsi"/>
                  <w:lang w:val="en-US"/>
                  <w:rPrChange w:id="190" w:author="Sachin - URNAVI Tech" w:date="2024-02-11T18:41:00Z">
                    <w:rPr>
                      <w:lang w:val="en-US"/>
                    </w:rPr>
                  </w:rPrChange>
                </w:rPr>
                <w:t>[If cart is checked out] – Set at medicament days + 7 from Cart Checkout</w:t>
              </w:r>
            </w:ins>
          </w:p>
          <w:p w14:paraId="49750CD4" w14:textId="77777777" w:rsidR="008E6A80" w:rsidRPr="008E6A80" w:rsidRDefault="008E6A80" w:rsidP="008E6A80">
            <w:pPr>
              <w:rPr>
                <w:ins w:id="191" w:author="Sachin - URNAVI Tech" w:date="2024-02-11T18:41:00Z"/>
                <w:rFonts w:asciiTheme="majorHAnsi" w:hAnsiTheme="majorHAnsi" w:cstheme="majorHAnsi"/>
                <w:lang w:val="en-US"/>
                <w:rPrChange w:id="192" w:author="Sachin - URNAVI Tech" w:date="2024-02-11T18:41:00Z">
                  <w:rPr>
                    <w:ins w:id="193" w:author="Sachin - URNAVI Tech" w:date="2024-02-11T18:41:00Z"/>
                    <w:lang w:val="en-US"/>
                  </w:rPr>
                </w:rPrChange>
              </w:rPr>
            </w:pPr>
            <w:ins w:id="194" w:author="Sachin - URNAVI Tech" w:date="2024-02-11T18:41:00Z">
              <w:r w:rsidRPr="008E6A80">
                <w:rPr>
                  <w:rFonts w:asciiTheme="majorHAnsi" w:hAnsiTheme="majorHAnsi" w:cstheme="majorHAnsi"/>
                  <w:lang w:val="en-US"/>
                  <w:rPrChange w:id="195" w:author="Sachin - URNAVI Tech" w:date="2024-02-11T18:41:00Z">
                    <w:rPr>
                      <w:lang w:val="en-US"/>
                    </w:rPr>
                  </w:rPrChange>
                </w:rPr>
                <w:t>Or</w:t>
              </w:r>
            </w:ins>
          </w:p>
          <w:p w14:paraId="2A7A0DAA" w14:textId="77777777" w:rsidR="008E6A80" w:rsidRPr="008E6A80" w:rsidRDefault="008E6A80" w:rsidP="008E6A80">
            <w:pPr>
              <w:rPr>
                <w:ins w:id="196" w:author="Sachin - URNAVI Tech" w:date="2024-02-11T18:41:00Z"/>
                <w:rFonts w:asciiTheme="majorHAnsi" w:hAnsiTheme="majorHAnsi" w:cstheme="majorHAnsi"/>
                <w:lang w:val="en-US"/>
                <w:rPrChange w:id="197" w:author="Sachin - URNAVI Tech" w:date="2024-02-11T18:41:00Z">
                  <w:rPr>
                    <w:ins w:id="198" w:author="Sachin - URNAVI Tech" w:date="2024-02-11T18:41:00Z"/>
                    <w:lang w:val="en-US"/>
                  </w:rPr>
                </w:rPrChange>
              </w:rPr>
            </w:pPr>
            <w:ins w:id="199" w:author="Sachin - URNAVI Tech" w:date="2024-02-11T18:41:00Z">
              <w:r w:rsidRPr="008E6A80">
                <w:rPr>
                  <w:rFonts w:asciiTheme="majorHAnsi" w:hAnsiTheme="majorHAnsi" w:cstheme="majorHAnsi"/>
                  <w:lang w:val="en-US"/>
                  <w:rPrChange w:id="200" w:author="Sachin - URNAVI Tech" w:date="2024-02-11T18:41:00Z">
                    <w:rPr>
                      <w:lang w:val="en-US"/>
                    </w:rPr>
                  </w:rPrChange>
                </w:rPr>
                <w:t>[If Patient cancelled Appt] – Set at 7 days from date of cancellation</w:t>
              </w:r>
            </w:ins>
          </w:p>
          <w:p w14:paraId="276AF4C5" w14:textId="77777777" w:rsidR="008E6A80" w:rsidRPr="008E6A80" w:rsidRDefault="008E6A80" w:rsidP="008E6A80">
            <w:pPr>
              <w:rPr>
                <w:ins w:id="201" w:author="Sachin - URNAVI Tech" w:date="2024-02-11T18:41:00Z"/>
                <w:rFonts w:asciiTheme="majorHAnsi" w:hAnsiTheme="majorHAnsi" w:cstheme="majorHAnsi"/>
                <w:lang w:val="en-US"/>
                <w:rPrChange w:id="202" w:author="Sachin - URNAVI Tech" w:date="2024-02-11T18:41:00Z">
                  <w:rPr>
                    <w:ins w:id="203" w:author="Sachin - URNAVI Tech" w:date="2024-02-11T18:41:00Z"/>
                    <w:lang w:val="en-US"/>
                  </w:rPr>
                </w:rPrChange>
              </w:rPr>
            </w:pPr>
            <w:ins w:id="204" w:author="Sachin - URNAVI Tech" w:date="2024-02-11T18:41:00Z">
              <w:r w:rsidRPr="008E6A80">
                <w:rPr>
                  <w:rFonts w:asciiTheme="majorHAnsi" w:hAnsiTheme="majorHAnsi" w:cstheme="majorHAnsi"/>
                  <w:lang w:val="en-US"/>
                  <w:rPrChange w:id="205" w:author="Sachin - URNAVI Tech" w:date="2024-02-11T18:41:00Z">
                    <w:rPr>
                      <w:lang w:val="en-US"/>
                    </w:rPr>
                  </w:rPrChange>
                </w:rPr>
                <w:t xml:space="preserve">Or </w:t>
              </w:r>
            </w:ins>
          </w:p>
          <w:p w14:paraId="0D0C8339" w14:textId="4D3D0461" w:rsidR="008E6A80" w:rsidRPr="00AC61CD" w:rsidRDefault="008E6A80" w:rsidP="008E6A80">
            <w:pPr>
              <w:rPr>
                <w:ins w:id="206" w:author="Sachin - URNAVI Tech" w:date="2024-02-11T18:21:00Z"/>
                <w:rFonts w:asciiTheme="majorHAnsi" w:hAnsiTheme="majorHAnsi" w:cstheme="majorHAnsi"/>
                <w:lang w:val="en-US"/>
              </w:rPr>
            </w:pPr>
            <w:ins w:id="207" w:author="Sachin - URNAVI Tech" w:date="2024-02-11T18:41:00Z">
              <w:r w:rsidRPr="008E6A80">
                <w:rPr>
                  <w:rFonts w:asciiTheme="majorHAnsi" w:hAnsiTheme="majorHAnsi" w:cstheme="majorHAnsi"/>
                  <w:lang w:val="en-US"/>
                  <w:rPrChange w:id="208" w:author="Sachin - URNAVI Tech" w:date="2024-02-11T18:41:00Z">
                    <w:rPr>
                      <w:lang w:val="en-US"/>
                    </w:rPr>
                  </w:rPrChange>
                </w:rPr>
                <w:t>[If No Show] -  Set at 7 days from No Show</w:t>
              </w:r>
            </w:ins>
          </w:p>
        </w:tc>
        <w:tc>
          <w:tcPr>
            <w:tcW w:w="2977" w:type="dxa"/>
          </w:tcPr>
          <w:p w14:paraId="063EBF47" w14:textId="77777777" w:rsidR="008E6A80" w:rsidRPr="008E6A80" w:rsidRDefault="008E6A80" w:rsidP="008E6A80">
            <w:pPr>
              <w:rPr>
                <w:ins w:id="209" w:author="Sachin - URNAVI Tech" w:date="2024-02-11T18:42:00Z"/>
                <w:rFonts w:asciiTheme="majorHAnsi" w:hAnsiTheme="majorHAnsi" w:cstheme="majorHAnsi"/>
                <w:lang w:val="en-US"/>
                <w:rPrChange w:id="210" w:author="Sachin - URNAVI Tech" w:date="2024-02-11T18:42:00Z">
                  <w:rPr>
                    <w:ins w:id="211" w:author="Sachin - URNAVI Tech" w:date="2024-02-11T18:42:00Z"/>
                    <w:lang w:val="en-US"/>
                  </w:rPr>
                </w:rPrChange>
              </w:rPr>
            </w:pPr>
            <w:ins w:id="212" w:author="Sachin - URNAVI Tech" w:date="2024-02-11T18:42:00Z">
              <w:r w:rsidRPr="008E6A80">
                <w:rPr>
                  <w:rFonts w:asciiTheme="majorHAnsi" w:hAnsiTheme="majorHAnsi" w:cstheme="majorHAnsi"/>
                  <w:lang w:val="en-US"/>
                  <w:rPrChange w:id="213" w:author="Sachin - URNAVI Tech" w:date="2024-02-11T18:42:00Z">
                    <w:rPr>
                      <w:lang w:val="en-US"/>
                    </w:rPr>
                  </w:rPrChange>
                </w:rPr>
                <w:lastRenderedPageBreak/>
                <w:t>Lab Report Pending</w:t>
              </w:r>
            </w:ins>
          </w:p>
          <w:p w14:paraId="303CBB05" w14:textId="77777777" w:rsidR="008E6A80" w:rsidRPr="008E6A80" w:rsidRDefault="008E6A80" w:rsidP="008E6A80">
            <w:pPr>
              <w:rPr>
                <w:ins w:id="214" w:author="Sachin - URNAVI Tech" w:date="2024-02-11T18:42:00Z"/>
                <w:rFonts w:asciiTheme="majorHAnsi" w:hAnsiTheme="majorHAnsi" w:cstheme="majorHAnsi"/>
                <w:lang w:val="en-US"/>
                <w:rPrChange w:id="215" w:author="Sachin - URNAVI Tech" w:date="2024-02-11T18:42:00Z">
                  <w:rPr>
                    <w:ins w:id="216" w:author="Sachin - URNAVI Tech" w:date="2024-02-11T18:42:00Z"/>
                    <w:lang w:val="en-US"/>
                  </w:rPr>
                </w:rPrChange>
              </w:rPr>
            </w:pPr>
            <w:ins w:id="217" w:author="Sachin - URNAVI Tech" w:date="2024-02-11T18:42:00Z">
              <w:r w:rsidRPr="008E6A80">
                <w:rPr>
                  <w:rFonts w:asciiTheme="majorHAnsi" w:hAnsiTheme="majorHAnsi" w:cstheme="majorHAnsi"/>
                  <w:lang w:val="en-US"/>
                  <w:rPrChange w:id="218" w:author="Sachin - URNAVI Tech" w:date="2024-02-11T18:42:00Z">
                    <w:rPr>
                      <w:lang w:val="en-US"/>
                    </w:rPr>
                  </w:rPrChange>
                </w:rPr>
                <w:t>OR</w:t>
              </w:r>
            </w:ins>
          </w:p>
          <w:p w14:paraId="24DF7972" w14:textId="77777777" w:rsidR="008E6A80" w:rsidRPr="008E6A80" w:rsidRDefault="008E6A80" w:rsidP="008E6A80">
            <w:pPr>
              <w:rPr>
                <w:ins w:id="219" w:author="Sachin - URNAVI Tech" w:date="2024-02-11T18:42:00Z"/>
                <w:rFonts w:asciiTheme="majorHAnsi" w:hAnsiTheme="majorHAnsi" w:cstheme="majorHAnsi"/>
                <w:lang w:val="en-US"/>
                <w:rPrChange w:id="220" w:author="Sachin - URNAVI Tech" w:date="2024-02-11T18:42:00Z">
                  <w:rPr>
                    <w:ins w:id="221" w:author="Sachin - URNAVI Tech" w:date="2024-02-11T18:42:00Z"/>
                    <w:lang w:val="en-US"/>
                  </w:rPr>
                </w:rPrChange>
              </w:rPr>
            </w:pPr>
            <w:ins w:id="222" w:author="Sachin - URNAVI Tech" w:date="2024-02-11T18:42:00Z">
              <w:r w:rsidRPr="008E6A80">
                <w:rPr>
                  <w:rFonts w:asciiTheme="majorHAnsi" w:hAnsiTheme="majorHAnsi" w:cstheme="majorHAnsi"/>
                  <w:lang w:val="en-US"/>
                  <w:rPrChange w:id="223" w:author="Sachin - URNAVI Tech" w:date="2024-02-11T18:42:00Z">
                    <w:rPr>
                      <w:lang w:val="en-US"/>
                    </w:rPr>
                  </w:rPrChange>
                </w:rPr>
                <w:t>Cart Expiry – xx-xx-xxxx</w:t>
              </w:r>
            </w:ins>
          </w:p>
          <w:p w14:paraId="2C42E0F5" w14:textId="77777777" w:rsidR="008E6A80" w:rsidRPr="008E6A80" w:rsidRDefault="008E6A80" w:rsidP="008E6A80">
            <w:pPr>
              <w:rPr>
                <w:ins w:id="224" w:author="Sachin - URNAVI Tech" w:date="2024-02-11T18:42:00Z"/>
                <w:rFonts w:asciiTheme="majorHAnsi" w:hAnsiTheme="majorHAnsi" w:cstheme="majorHAnsi"/>
                <w:lang w:val="en-US"/>
                <w:rPrChange w:id="225" w:author="Sachin - URNAVI Tech" w:date="2024-02-11T18:42:00Z">
                  <w:rPr>
                    <w:ins w:id="226" w:author="Sachin - URNAVI Tech" w:date="2024-02-11T18:42:00Z"/>
                    <w:lang w:val="en-US"/>
                  </w:rPr>
                </w:rPrChange>
              </w:rPr>
            </w:pPr>
            <w:ins w:id="227" w:author="Sachin - URNAVI Tech" w:date="2024-02-11T18:42:00Z">
              <w:r w:rsidRPr="008E6A80">
                <w:rPr>
                  <w:rFonts w:asciiTheme="majorHAnsi" w:hAnsiTheme="majorHAnsi" w:cstheme="majorHAnsi"/>
                  <w:lang w:val="en-US"/>
                  <w:rPrChange w:id="228" w:author="Sachin - URNAVI Tech" w:date="2024-02-11T18:42:00Z">
                    <w:rPr>
                      <w:lang w:val="en-US"/>
                    </w:rPr>
                  </w:rPrChange>
                </w:rPr>
                <w:t>OR</w:t>
              </w:r>
            </w:ins>
          </w:p>
          <w:p w14:paraId="1CBCE8FA" w14:textId="77777777" w:rsidR="008E6A80" w:rsidRPr="008E6A80" w:rsidRDefault="008E6A80" w:rsidP="008E6A80">
            <w:pPr>
              <w:rPr>
                <w:ins w:id="229" w:author="Sachin - URNAVI Tech" w:date="2024-02-11T18:42:00Z"/>
                <w:rFonts w:asciiTheme="majorHAnsi" w:hAnsiTheme="majorHAnsi" w:cstheme="majorHAnsi"/>
                <w:lang w:val="en-US"/>
                <w:rPrChange w:id="230" w:author="Sachin - URNAVI Tech" w:date="2024-02-11T18:42:00Z">
                  <w:rPr>
                    <w:ins w:id="231" w:author="Sachin - URNAVI Tech" w:date="2024-02-11T18:42:00Z"/>
                    <w:lang w:val="en-US"/>
                  </w:rPr>
                </w:rPrChange>
              </w:rPr>
            </w:pPr>
            <w:ins w:id="232" w:author="Sachin - URNAVI Tech" w:date="2024-02-11T18:42:00Z">
              <w:r w:rsidRPr="008E6A80">
                <w:rPr>
                  <w:rFonts w:asciiTheme="majorHAnsi" w:hAnsiTheme="majorHAnsi" w:cstheme="majorHAnsi"/>
                  <w:lang w:val="en-US"/>
                  <w:rPrChange w:id="233" w:author="Sachin - URNAVI Tech" w:date="2024-02-11T18:42:00Z">
                    <w:rPr>
                      <w:lang w:val="en-US"/>
                    </w:rPr>
                  </w:rPrChange>
                </w:rPr>
                <w:t>Cart Expired</w:t>
              </w:r>
            </w:ins>
          </w:p>
          <w:p w14:paraId="16428DB9" w14:textId="77777777" w:rsidR="008E6A80" w:rsidRPr="008E6A80" w:rsidRDefault="008E6A80" w:rsidP="008E6A80">
            <w:pPr>
              <w:rPr>
                <w:ins w:id="234" w:author="Sachin - URNAVI Tech" w:date="2024-02-11T18:42:00Z"/>
                <w:rFonts w:asciiTheme="majorHAnsi" w:hAnsiTheme="majorHAnsi" w:cstheme="majorHAnsi"/>
                <w:lang w:val="en-US"/>
              </w:rPr>
            </w:pPr>
            <w:ins w:id="235" w:author="Sachin - URNAVI Tech" w:date="2024-02-11T18:42:00Z">
              <w:r w:rsidRPr="008E6A80">
                <w:rPr>
                  <w:rFonts w:asciiTheme="majorHAnsi" w:hAnsiTheme="majorHAnsi" w:cstheme="majorHAnsi"/>
                  <w:lang w:val="en-US"/>
                </w:rPr>
                <w:t>OR</w:t>
              </w:r>
            </w:ins>
          </w:p>
          <w:p w14:paraId="2C645B80" w14:textId="1243AFF3" w:rsidR="008E6A80" w:rsidRPr="008E6A80" w:rsidRDefault="008E6A80" w:rsidP="008E6A80">
            <w:pPr>
              <w:rPr>
                <w:ins w:id="236" w:author="Sachin - URNAVI Tech" w:date="2024-02-11T18:21:00Z"/>
                <w:rFonts w:asciiTheme="majorHAnsi" w:hAnsiTheme="majorHAnsi" w:cstheme="majorHAnsi"/>
                <w:lang w:val="en-US"/>
              </w:rPr>
            </w:pPr>
            <w:ins w:id="237" w:author="Sachin - URNAVI Tech" w:date="2024-02-11T18:42:00Z">
              <w:r w:rsidRPr="008E6A80">
                <w:rPr>
                  <w:rFonts w:asciiTheme="majorHAnsi" w:hAnsiTheme="majorHAnsi" w:cstheme="majorHAnsi"/>
                  <w:lang w:val="en-US"/>
                </w:rPr>
                <w:t>Cart Checked Out</w:t>
              </w:r>
            </w:ins>
          </w:p>
        </w:tc>
      </w:tr>
      <w:bookmarkEnd w:id="124"/>
    </w:tbl>
    <w:p w14:paraId="15503ACA" w14:textId="77777777" w:rsidR="00744422" w:rsidRDefault="00744422" w:rsidP="0032102E">
      <w:pPr>
        <w:autoSpaceDE w:val="0"/>
        <w:autoSpaceDN w:val="0"/>
        <w:adjustRightInd w:val="0"/>
        <w:rPr>
          <w:ins w:id="238" w:author="Sachin - URNAVI Tech" w:date="2024-02-11T18:19:00Z"/>
          <w:rFonts w:asciiTheme="majorHAnsi" w:hAnsiTheme="majorHAnsi" w:cstheme="majorHAnsi"/>
          <w:b/>
          <w:bCs/>
          <w:lang w:val="en-US"/>
        </w:rPr>
      </w:pPr>
    </w:p>
    <w:p w14:paraId="32899F45" w14:textId="77777777" w:rsidR="008E6A80" w:rsidRDefault="008E6A80" w:rsidP="008E6A80">
      <w:pPr>
        <w:rPr>
          <w:ins w:id="239" w:author="Sachin - URNAVI Tech" w:date="2024-02-11T18:43:00Z"/>
          <w:lang w:val="en-US"/>
        </w:rPr>
      </w:pPr>
      <w:ins w:id="240" w:author="Sachin - URNAVI Tech" w:date="2024-02-11T18:43:00Z">
        <w:r>
          <w:rPr>
            <w:lang w:val="en-US"/>
          </w:rPr>
          <w:t xml:space="preserve">Action points  to be taken on Home page </w:t>
        </w:r>
      </w:ins>
    </w:p>
    <w:p w14:paraId="3E52A718" w14:textId="77777777" w:rsidR="008E6A80" w:rsidRDefault="008E6A80" w:rsidP="008E6A80">
      <w:pPr>
        <w:pStyle w:val="ListParagraph"/>
        <w:numPr>
          <w:ilvl w:val="0"/>
          <w:numId w:val="45"/>
        </w:numPr>
        <w:spacing w:after="160" w:line="259" w:lineRule="auto"/>
        <w:rPr>
          <w:ins w:id="241" w:author="Sachin - URNAVI Tech" w:date="2024-02-11T18:44:00Z"/>
          <w:lang w:val="en-US"/>
        </w:rPr>
      </w:pPr>
      <w:ins w:id="242" w:author="Sachin - URNAVI Tech" w:date="2024-02-11T18:44:00Z">
        <w:r w:rsidRPr="00592831">
          <w:rPr>
            <w:lang w:val="en-US"/>
          </w:rPr>
          <w:t>Book First appointment</w:t>
        </w:r>
        <w:r>
          <w:rPr>
            <w:lang w:val="en-US"/>
          </w:rPr>
          <w:t>[Take to Case history]</w:t>
        </w:r>
      </w:ins>
    </w:p>
    <w:p w14:paraId="4B08A5E0" w14:textId="77777777" w:rsidR="008E6A80" w:rsidRDefault="008E6A80" w:rsidP="008E6A80">
      <w:pPr>
        <w:pStyle w:val="ListParagraph"/>
        <w:numPr>
          <w:ilvl w:val="0"/>
          <w:numId w:val="45"/>
        </w:numPr>
        <w:spacing w:after="160" w:line="259" w:lineRule="auto"/>
        <w:rPr>
          <w:ins w:id="243" w:author="Sachin - URNAVI Tech" w:date="2024-02-11T18:44:00Z"/>
          <w:lang w:val="en-US"/>
        </w:rPr>
      </w:pPr>
      <w:ins w:id="244" w:author="Sachin - URNAVI Tech" w:date="2024-02-11T18:44:00Z">
        <w:r w:rsidRPr="00592831">
          <w:rPr>
            <w:lang w:val="en-US"/>
          </w:rPr>
          <w:t>Upcoming Appointment</w:t>
        </w:r>
        <w:r>
          <w:rPr>
            <w:lang w:val="en-US"/>
          </w:rPr>
          <w:t>[Take to Appointment Home page]</w:t>
        </w:r>
      </w:ins>
    </w:p>
    <w:p w14:paraId="01D47C42" w14:textId="77777777" w:rsidR="008E6A80" w:rsidRDefault="008E6A80" w:rsidP="008E6A80">
      <w:pPr>
        <w:pStyle w:val="ListParagraph"/>
        <w:numPr>
          <w:ilvl w:val="0"/>
          <w:numId w:val="45"/>
        </w:numPr>
        <w:spacing w:after="160" w:line="259" w:lineRule="auto"/>
        <w:rPr>
          <w:ins w:id="245" w:author="Sachin - URNAVI Tech" w:date="2024-02-11T18:44:00Z"/>
          <w:lang w:val="en-US"/>
        </w:rPr>
      </w:pPr>
      <w:ins w:id="246" w:author="Sachin - URNAVI Tech" w:date="2024-02-11T18:44:00Z">
        <w:r w:rsidRPr="00592831">
          <w:rPr>
            <w:lang w:val="en-US"/>
          </w:rPr>
          <w:t>New Follow-up due</w:t>
        </w:r>
        <w:r>
          <w:rPr>
            <w:lang w:val="en-US"/>
          </w:rPr>
          <w:t>[Take to Case History]</w:t>
        </w:r>
      </w:ins>
    </w:p>
    <w:p w14:paraId="4CEA36F6" w14:textId="2F1071C1" w:rsidR="008E6A80" w:rsidRDefault="008E6A80" w:rsidP="008E6A80">
      <w:pPr>
        <w:pStyle w:val="ListParagraph"/>
        <w:numPr>
          <w:ilvl w:val="0"/>
          <w:numId w:val="45"/>
        </w:numPr>
        <w:spacing w:after="160" w:line="259" w:lineRule="auto"/>
        <w:rPr>
          <w:ins w:id="247" w:author="Sachin - URNAVI Tech" w:date="2024-02-11T18:44:00Z"/>
          <w:lang w:val="en-US"/>
        </w:rPr>
      </w:pPr>
      <w:bookmarkStart w:id="248" w:name="_Hlk158569483"/>
      <w:ins w:id="249" w:author="Sachin - URNAVI Tech" w:date="2024-02-11T18:44:00Z">
        <w:r>
          <w:rPr>
            <w:lang w:val="en-US"/>
          </w:rPr>
          <w:t>Cart Expiry – xx.xx.xxxx[Take to Cart]</w:t>
        </w:r>
        <w:bookmarkEnd w:id="248"/>
      </w:ins>
    </w:p>
    <w:p w14:paraId="67DAD5E6" w14:textId="7C8411C9" w:rsidR="00702A74" w:rsidRPr="008E6A80" w:rsidDel="008E6A80" w:rsidRDefault="00702A74" w:rsidP="008E6A80">
      <w:pPr>
        <w:pStyle w:val="ListParagraph"/>
        <w:autoSpaceDE w:val="0"/>
        <w:autoSpaceDN w:val="0"/>
        <w:adjustRightInd w:val="0"/>
        <w:rPr>
          <w:del w:id="250" w:author="Sachin - URNAVI Tech" w:date="2024-02-11T18:19:00Z"/>
          <w:lang w:val="en-US"/>
        </w:rPr>
      </w:pPr>
    </w:p>
    <w:p w14:paraId="4B88E197" w14:textId="77777777" w:rsidR="008C4C7E" w:rsidRPr="00E1285E" w:rsidRDefault="0032102E" w:rsidP="008C4C7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Search and Filter:</w:t>
      </w:r>
    </w:p>
    <w:p w14:paraId="0F454AFA" w14:textId="1DF4510E" w:rsidR="0032102E" w:rsidRPr="00E1285E" w:rsidRDefault="0032102E" w:rsidP="00526E5F">
      <w:pPr>
        <w:pStyle w:val="ListParagraph"/>
        <w:numPr>
          <w:ilvl w:val="0"/>
          <w:numId w:val="15"/>
        </w:numPr>
        <w:autoSpaceDE w:val="0"/>
        <w:autoSpaceDN w:val="0"/>
        <w:adjustRightInd w:val="0"/>
        <w:rPr>
          <w:rFonts w:asciiTheme="majorHAnsi" w:hAnsiTheme="majorHAnsi" w:cstheme="majorHAnsi"/>
          <w:b/>
          <w:bCs/>
          <w:lang w:val="en-US"/>
        </w:rPr>
      </w:pPr>
      <w:r w:rsidRPr="00E1285E">
        <w:rPr>
          <w:rFonts w:asciiTheme="majorHAnsi" w:hAnsiTheme="majorHAnsi" w:cstheme="majorHAnsi"/>
          <w:lang w:val="en-US"/>
        </w:rPr>
        <w:t>Implement a search bar to find patients by keywords.</w:t>
      </w:r>
    </w:p>
    <w:p w14:paraId="705A0FD1" w14:textId="6EE7053C"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filtering options:</w:t>
      </w:r>
    </w:p>
    <w:p w14:paraId="4A1DAB34" w14:textId="478DA4F0"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Age Range</w:t>
      </w:r>
    </w:p>
    <w:p w14:paraId="6C8147D9" w14:textId="77777777" w:rsidR="008C4C7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Payment Status (Pending/Completed/All - Default)</w:t>
      </w:r>
    </w:p>
    <w:p w14:paraId="2F34727D" w14:textId="5EDD57E1"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Gender (Male/Female)</w:t>
      </w:r>
    </w:p>
    <w:p w14:paraId="57B4616D" w14:textId="77777777" w:rsidR="008C4C7E" w:rsidRPr="00E1285E" w:rsidRDefault="008C4C7E" w:rsidP="0032102E">
      <w:pPr>
        <w:autoSpaceDE w:val="0"/>
        <w:autoSpaceDN w:val="0"/>
        <w:adjustRightInd w:val="0"/>
        <w:rPr>
          <w:rFonts w:asciiTheme="majorHAnsi" w:hAnsiTheme="majorHAnsi" w:cstheme="majorHAnsi"/>
          <w:b/>
          <w:bCs/>
          <w:lang w:val="en-US"/>
        </w:rPr>
      </w:pPr>
    </w:p>
    <w:p w14:paraId="0A18E0FB" w14:textId="5C1B5D06" w:rsidR="0032102E" w:rsidRPr="00E1285E" w:rsidRDefault="0032102E" w:rsidP="0032102E">
      <w:pPr>
        <w:autoSpaceDE w:val="0"/>
        <w:autoSpaceDN w:val="0"/>
        <w:adjustRightInd w:val="0"/>
        <w:rPr>
          <w:rFonts w:asciiTheme="majorHAnsi" w:hAnsiTheme="majorHAnsi" w:cstheme="majorHAnsi"/>
          <w:b/>
          <w:bCs/>
          <w:lang w:val="en-US"/>
        </w:rPr>
      </w:pPr>
      <w:commentRangeStart w:id="251"/>
      <w:commentRangeStart w:id="252"/>
      <w:r w:rsidRPr="00E1285E">
        <w:rPr>
          <w:rFonts w:asciiTheme="majorHAnsi" w:hAnsiTheme="majorHAnsi" w:cstheme="majorHAnsi"/>
          <w:b/>
          <w:bCs/>
          <w:lang w:val="en-US"/>
        </w:rPr>
        <w:t>Add New Patient:</w:t>
      </w:r>
      <w:commentRangeEnd w:id="251"/>
      <w:r w:rsidR="00E11729">
        <w:rPr>
          <w:rStyle w:val="CommentReference"/>
        </w:rPr>
        <w:commentReference w:id="251"/>
      </w:r>
      <w:commentRangeEnd w:id="252"/>
      <w:r w:rsidR="00715671">
        <w:rPr>
          <w:rStyle w:val="CommentReference"/>
        </w:rPr>
        <w:commentReference w:id="252"/>
      </w:r>
    </w:p>
    <w:p w14:paraId="20CC935C" w14:textId="0C2916B7" w:rsidR="00F05727" w:rsidRPr="00E1285E" w:rsidRDefault="00F05727" w:rsidP="0032102E">
      <w:pPr>
        <w:autoSpaceDE w:val="0"/>
        <w:autoSpaceDN w:val="0"/>
        <w:adjustRightInd w:val="0"/>
        <w:rPr>
          <w:rFonts w:asciiTheme="majorHAnsi" w:hAnsiTheme="majorHAnsi" w:cstheme="majorHAnsi"/>
        </w:rPr>
      </w:pPr>
      <w:r w:rsidRPr="00E1285E">
        <w:rPr>
          <w:rFonts w:asciiTheme="majorHAnsi" w:hAnsiTheme="majorHAnsi" w:cstheme="majorHAnsi"/>
          <w:b/>
          <w:bCs/>
          <w:highlight w:val="yellow"/>
          <w:lang w:val="en-US"/>
        </w:rPr>
        <w:t xml:space="preserve">URNavi tech: </w:t>
      </w:r>
      <w:r w:rsidRPr="00E1285E">
        <w:rPr>
          <w:rFonts w:asciiTheme="majorHAnsi" w:hAnsiTheme="majorHAnsi" w:cstheme="majorHAnsi"/>
          <w:highlight w:val="yellow"/>
        </w:rPr>
        <w:t>Allow to add patient pic</w:t>
      </w:r>
    </w:p>
    <w:p w14:paraId="1F59339D" w14:textId="7867C3FB" w:rsidR="00F05727" w:rsidRPr="00E1285E" w:rsidRDefault="00F05727" w:rsidP="0032102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highlight w:val="yellow"/>
          <w:lang w:val="en-US"/>
        </w:rPr>
        <w:t>[Inventcolabs]: Noted</w:t>
      </w:r>
    </w:p>
    <w:p w14:paraId="777BC02B" w14:textId="2E98EC39"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Enable users to add new patients to their profile.</w:t>
      </w:r>
    </w:p>
    <w:p w14:paraId="61881A4B" w14:textId="72F37DEC"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Patient Enrollment Form:</w:t>
      </w:r>
    </w:p>
    <w:p w14:paraId="3D65A602" w14:textId="5632BFBF"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Name of Patient</w:t>
      </w:r>
    </w:p>
    <w:p w14:paraId="7F9E70BE" w14:textId="053E73A2"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Relationship (Self, Spouse, Father, Mother, Son, Sibling, Other - Specify)</w:t>
      </w:r>
    </w:p>
    <w:p w14:paraId="7C5816F1" w14:textId="6F542C06" w:rsidR="0032102E" w:rsidRPr="00E1285E" w:rsidRDefault="00125291"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Email id</w:t>
      </w:r>
    </w:p>
    <w:p w14:paraId="5A75075F" w14:textId="77E440A9"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of Birth</w:t>
      </w:r>
    </w:p>
    <w:p w14:paraId="5B02C05D" w14:textId="004D51F3" w:rsidR="00214CB7"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Address (with an option to add multiple addresses)</w:t>
      </w:r>
    </w:p>
    <w:p w14:paraId="314D8463" w14:textId="7795BCA5" w:rsidR="00125291" w:rsidRPr="00E1285E" w:rsidRDefault="00125291"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Complaint</w:t>
      </w:r>
    </w:p>
    <w:p w14:paraId="657B0118" w14:textId="77777777" w:rsidR="00214CB7"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Gender</w:t>
      </w:r>
    </w:p>
    <w:p w14:paraId="7169C11B" w14:textId="5D92D826"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Upload Document (support multiple documents)</w:t>
      </w:r>
    </w:p>
    <w:p w14:paraId="3EB40D0C" w14:textId="77777777" w:rsidR="006A63C0" w:rsidRPr="00C82C76" w:rsidRDefault="006A63C0" w:rsidP="006A63C0">
      <w:pPr>
        <w:pStyle w:val="CommentText"/>
        <w:rPr>
          <w:rFonts w:asciiTheme="majorHAnsi" w:hAnsiTheme="majorHAnsi" w:cstheme="majorHAnsi"/>
          <w:highlight w:val="yellow"/>
          <w:rPrChange w:id="253" w:author="Microsoft Office User" w:date="2024-01-30T12:53:00Z">
            <w:rPr>
              <w:rFonts w:asciiTheme="majorHAnsi" w:hAnsiTheme="majorHAnsi" w:cstheme="majorHAnsi"/>
              <w:highlight w:val="magenta"/>
            </w:rPr>
          </w:rPrChange>
        </w:rPr>
      </w:pPr>
      <w:r w:rsidRPr="00C82C76">
        <w:rPr>
          <w:rFonts w:asciiTheme="majorHAnsi" w:hAnsiTheme="majorHAnsi" w:cstheme="majorHAnsi"/>
          <w:b/>
          <w:bCs/>
          <w:highlight w:val="yellow"/>
          <w:lang w:val="en-US"/>
          <w:rPrChange w:id="254" w:author="Microsoft Office User" w:date="2024-01-30T12:53:00Z">
            <w:rPr>
              <w:rFonts w:asciiTheme="majorHAnsi" w:hAnsiTheme="majorHAnsi" w:cstheme="majorHAnsi"/>
              <w:b/>
              <w:bCs/>
              <w:highlight w:val="magenta"/>
              <w:lang w:val="en-US"/>
            </w:rPr>
          </w:rPrChange>
        </w:rPr>
        <w:t xml:space="preserve">UrNavi tech: </w:t>
      </w:r>
      <w:r w:rsidRPr="00C82C76">
        <w:rPr>
          <w:rFonts w:asciiTheme="majorHAnsi" w:hAnsiTheme="majorHAnsi" w:cstheme="majorHAnsi"/>
          <w:highlight w:val="yellow"/>
          <w:rPrChange w:id="255" w:author="Microsoft Office User" w:date="2024-01-30T12:53:00Z">
            <w:rPr>
              <w:rFonts w:asciiTheme="majorHAnsi" w:hAnsiTheme="majorHAnsi" w:cstheme="majorHAnsi"/>
              <w:highlight w:val="magenta"/>
            </w:rPr>
          </w:rPrChange>
        </w:rPr>
        <w:t xml:space="preserve">Important : </w:t>
      </w:r>
    </w:p>
    <w:p w14:paraId="1C6551F0" w14:textId="77777777" w:rsidR="006A63C0" w:rsidRPr="00C82C76" w:rsidRDefault="006A63C0" w:rsidP="006A63C0">
      <w:pPr>
        <w:pStyle w:val="CommentText"/>
        <w:numPr>
          <w:ilvl w:val="0"/>
          <w:numId w:val="33"/>
        </w:numPr>
        <w:rPr>
          <w:rFonts w:asciiTheme="majorHAnsi" w:hAnsiTheme="majorHAnsi" w:cstheme="majorHAnsi"/>
          <w:highlight w:val="yellow"/>
          <w:rPrChange w:id="256" w:author="Microsoft Office User" w:date="2024-01-30T12:53:00Z">
            <w:rPr>
              <w:rFonts w:asciiTheme="majorHAnsi" w:hAnsiTheme="majorHAnsi" w:cstheme="majorHAnsi"/>
              <w:highlight w:val="magenta"/>
            </w:rPr>
          </w:rPrChange>
        </w:rPr>
      </w:pPr>
      <w:r w:rsidRPr="00C82C76">
        <w:rPr>
          <w:rFonts w:asciiTheme="majorHAnsi" w:hAnsiTheme="majorHAnsi" w:cstheme="majorHAnsi"/>
          <w:highlight w:val="yellow"/>
          <w:rPrChange w:id="257" w:author="Microsoft Office User" w:date="2024-01-30T12:53:00Z">
            <w:rPr>
              <w:rFonts w:asciiTheme="majorHAnsi" w:hAnsiTheme="majorHAnsi" w:cstheme="majorHAnsi"/>
              <w:highlight w:val="magenta"/>
            </w:rPr>
          </w:rPrChange>
        </w:rPr>
        <w:t>Mobile and email can not be left blank. Duplicates allowed. Can be edited but can not be deleted. This ‘can not’ be used for account recovery</w:t>
      </w:r>
    </w:p>
    <w:p w14:paraId="76053016" w14:textId="77777777" w:rsidR="006A63C0" w:rsidRPr="00C82C76" w:rsidRDefault="006A63C0" w:rsidP="006A63C0">
      <w:pPr>
        <w:pStyle w:val="CommentText"/>
        <w:rPr>
          <w:rFonts w:asciiTheme="majorHAnsi" w:hAnsiTheme="majorHAnsi" w:cstheme="majorHAnsi"/>
          <w:highlight w:val="yellow"/>
          <w:rPrChange w:id="258" w:author="Microsoft Office User" w:date="2024-01-30T12:53:00Z">
            <w:rPr>
              <w:rFonts w:asciiTheme="majorHAnsi" w:hAnsiTheme="majorHAnsi" w:cstheme="majorHAnsi"/>
              <w:highlight w:val="magenta"/>
            </w:rPr>
          </w:rPrChange>
        </w:rPr>
      </w:pPr>
      <w:r w:rsidRPr="00C82C76">
        <w:rPr>
          <w:rFonts w:asciiTheme="majorHAnsi" w:hAnsiTheme="majorHAnsi" w:cstheme="majorHAnsi"/>
          <w:highlight w:val="yellow"/>
          <w:rPrChange w:id="259" w:author="Microsoft Office User" w:date="2024-01-30T12:53:00Z">
            <w:rPr>
              <w:rFonts w:asciiTheme="majorHAnsi" w:hAnsiTheme="majorHAnsi" w:cstheme="majorHAnsi"/>
              <w:highlight w:val="magenta"/>
            </w:rPr>
          </w:rPrChange>
        </w:rPr>
        <w:t xml:space="preserve">2.  OTP verification must for adding email ID and mobile nos at new Patient level </w:t>
      </w:r>
    </w:p>
    <w:p w14:paraId="4012BC45" w14:textId="77777777" w:rsidR="006A63C0" w:rsidRPr="00C82C76" w:rsidRDefault="006A63C0" w:rsidP="006A63C0">
      <w:pPr>
        <w:pStyle w:val="CommentText"/>
        <w:rPr>
          <w:rFonts w:asciiTheme="majorHAnsi" w:hAnsiTheme="majorHAnsi" w:cstheme="majorHAnsi"/>
          <w:highlight w:val="yellow"/>
          <w:rPrChange w:id="260" w:author="Microsoft Office User" w:date="2024-01-30T12:53:00Z">
            <w:rPr>
              <w:rFonts w:asciiTheme="majorHAnsi" w:hAnsiTheme="majorHAnsi" w:cstheme="majorHAnsi"/>
              <w:highlight w:val="magenta"/>
            </w:rPr>
          </w:rPrChange>
        </w:rPr>
      </w:pPr>
      <w:r w:rsidRPr="00C82C76">
        <w:rPr>
          <w:rFonts w:asciiTheme="majorHAnsi" w:hAnsiTheme="majorHAnsi" w:cstheme="majorHAnsi"/>
          <w:highlight w:val="yellow"/>
          <w:rPrChange w:id="261" w:author="Microsoft Office User" w:date="2024-01-30T12:53:00Z">
            <w:rPr>
              <w:rFonts w:asciiTheme="majorHAnsi" w:hAnsiTheme="majorHAnsi" w:cstheme="majorHAnsi"/>
              <w:highlight w:val="magenta"/>
            </w:rPr>
          </w:rPrChange>
        </w:rPr>
        <w:t>3.   Post appointment all docs containing medical info(Advisory) will be sent to this registered email ID of patient and NOT on user’s ID.</w:t>
      </w:r>
    </w:p>
    <w:p w14:paraId="29CD7BB5" w14:textId="77777777" w:rsidR="006A63C0" w:rsidRPr="00C82C76" w:rsidRDefault="006A63C0" w:rsidP="006A63C0">
      <w:pPr>
        <w:pStyle w:val="CommentText"/>
        <w:rPr>
          <w:rFonts w:asciiTheme="majorHAnsi" w:hAnsiTheme="majorHAnsi" w:cstheme="majorHAnsi"/>
          <w:highlight w:val="yellow"/>
          <w:rPrChange w:id="262" w:author="Microsoft Office User" w:date="2024-01-30T12:53:00Z">
            <w:rPr>
              <w:rFonts w:asciiTheme="majorHAnsi" w:hAnsiTheme="majorHAnsi" w:cstheme="majorHAnsi"/>
              <w:highlight w:val="magenta"/>
            </w:rPr>
          </w:rPrChange>
        </w:rPr>
      </w:pPr>
      <w:r w:rsidRPr="00C82C76">
        <w:rPr>
          <w:rFonts w:asciiTheme="majorHAnsi" w:hAnsiTheme="majorHAnsi" w:cstheme="majorHAnsi"/>
          <w:highlight w:val="yellow"/>
          <w:rPrChange w:id="263" w:author="Microsoft Office User" w:date="2024-01-30T12:53:00Z">
            <w:rPr>
              <w:rFonts w:asciiTheme="majorHAnsi" w:hAnsiTheme="majorHAnsi" w:cstheme="majorHAnsi"/>
              <w:highlight w:val="magenta"/>
            </w:rPr>
          </w:rPrChange>
        </w:rPr>
        <w:t>There shall be clear note stating this on page</w:t>
      </w:r>
    </w:p>
    <w:p w14:paraId="4B0FA406" w14:textId="77777777" w:rsidR="006A63C0" w:rsidRPr="00C82C76" w:rsidRDefault="006A63C0" w:rsidP="006A63C0">
      <w:pPr>
        <w:pStyle w:val="CommentText"/>
        <w:rPr>
          <w:rFonts w:asciiTheme="majorHAnsi" w:hAnsiTheme="majorHAnsi" w:cstheme="majorHAnsi"/>
          <w:highlight w:val="yellow"/>
          <w:rPrChange w:id="264" w:author="Microsoft Office User" w:date="2024-01-30T12:53:00Z">
            <w:rPr>
              <w:rFonts w:asciiTheme="majorHAnsi" w:hAnsiTheme="majorHAnsi" w:cstheme="majorHAnsi"/>
              <w:highlight w:val="magenta"/>
            </w:rPr>
          </w:rPrChange>
        </w:rPr>
      </w:pPr>
      <w:r w:rsidRPr="00C82C76">
        <w:rPr>
          <w:rFonts w:asciiTheme="majorHAnsi" w:hAnsiTheme="majorHAnsi" w:cstheme="majorHAnsi"/>
          <w:highlight w:val="yellow"/>
          <w:rPrChange w:id="265" w:author="Microsoft Office User" w:date="2024-01-30T12:53:00Z">
            <w:rPr>
              <w:rFonts w:asciiTheme="majorHAnsi" w:hAnsiTheme="majorHAnsi" w:cstheme="majorHAnsi"/>
              <w:highlight w:val="magenta"/>
            </w:rPr>
          </w:rPrChange>
        </w:rPr>
        <w:t xml:space="preserve">4. Medical docs are sensitive. Patient can not access medical records of other patients. </w:t>
      </w:r>
    </w:p>
    <w:p w14:paraId="20DC2A25" w14:textId="554B2A33" w:rsidR="00214CB7" w:rsidRPr="00C82C76" w:rsidRDefault="006A63C0" w:rsidP="006A63C0">
      <w:pPr>
        <w:autoSpaceDE w:val="0"/>
        <w:autoSpaceDN w:val="0"/>
        <w:adjustRightInd w:val="0"/>
        <w:rPr>
          <w:rFonts w:asciiTheme="majorHAnsi" w:hAnsiTheme="majorHAnsi" w:cstheme="majorHAnsi"/>
          <w:highlight w:val="yellow"/>
          <w:rPrChange w:id="266" w:author="Microsoft Office User" w:date="2024-01-30T12:53:00Z">
            <w:rPr>
              <w:rFonts w:asciiTheme="majorHAnsi" w:hAnsiTheme="majorHAnsi" w:cstheme="majorHAnsi"/>
              <w:highlight w:val="magenta"/>
            </w:rPr>
          </w:rPrChange>
        </w:rPr>
      </w:pPr>
      <w:r w:rsidRPr="00C82C76">
        <w:rPr>
          <w:rFonts w:asciiTheme="majorHAnsi" w:hAnsiTheme="majorHAnsi" w:cstheme="majorHAnsi"/>
          <w:highlight w:val="yellow"/>
          <w:rPrChange w:id="267" w:author="Microsoft Office User" w:date="2024-01-30T12:53:00Z">
            <w:rPr>
              <w:rFonts w:asciiTheme="majorHAnsi" w:hAnsiTheme="majorHAnsi" w:cstheme="majorHAnsi"/>
              <w:highlight w:val="magenta"/>
            </w:rPr>
          </w:rPrChange>
        </w:rPr>
        <w:t>5. In case App user wants to access records of minor patient, who do not have mobile or email id, he can pur his email id or mobile no. So he would get records, chats post appoitment and post cart checkout</w:t>
      </w:r>
    </w:p>
    <w:p w14:paraId="12DA2AB5" w14:textId="1C237596" w:rsidR="00C82C76" w:rsidDel="00C82C76" w:rsidRDefault="006A63C0" w:rsidP="006A63C0">
      <w:pPr>
        <w:autoSpaceDE w:val="0"/>
        <w:autoSpaceDN w:val="0"/>
        <w:adjustRightInd w:val="0"/>
        <w:rPr>
          <w:del w:id="268" w:author="Microsoft Office User" w:date="2024-01-30T12:53:00Z"/>
          <w:rFonts w:asciiTheme="majorHAnsi" w:hAnsiTheme="majorHAnsi" w:cstheme="majorHAnsi"/>
          <w:b/>
          <w:bCs/>
          <w:highlight w:val="yellow"/>
          <w:lang w:val="en-US"/>
        </w:rPr>
      </w:pPr>
      <w:r w:rsidRPr="00C82C76">
        <w:rPr>
          <w:rFonts w:asciiTheme="majorHAnsi" w:hAnsiTheme="majorHAnsi" w:cstheme="majorHAnsi"/>
          <w:b/>
          <w:bCs/>
          <w:highlight w:val="yellow"/>
          <w:lang w:val="en-US"/>
          <w:rPrChange w:id="269" w:author="Microsoft Office User" w:date="2024-01-30T12:53:00Z">
            <w:rPr>
              <w:rFonts w:asciiTheme="majorHAnsi" w:hAnsiTheme="majorHAnsi" w:cstheme="majorHAnsi"/>
              <w:b/>
              <w:bCs/>
              <w:highlight w:val="magenta"/>
              <w:lang w:val="en-US"/>
            </w:rPr>
          </w:rPrChange>
        </w:rPr>
        <w:lastRenderedPageBreak/>
        <w:t>[Inventcolabs]:</w:t>
      </w:r>
      <w:ins w:id="270" w:author="Microsoft Office User" w:date="2024-01-30T12:53:00Z">
        <w:r w:rsidR="00C82C76" w:rsidRPr="00C82C76">
          <w:rPr>
            <w:rFonts w:asciiTheme="majorHAnsi" w:hAnsiTheme="majorHAnsi" w:cstheme="majorHAnsi"/>
            <w:b/>
            <w:bCs/>
            <w:highlight w:val="yellow"/>
            <w:lang w:val="en-US"/>
            <w:rPrChange w:id="271" w:author="Microsoft Office User" w:date="2024-01-30T12:53:00Z">
              <w:rPr>
                <w:rFonts w:asciiTheme="majorHAnsi" w:hAnsiTheme="majorHAnsi" w:cstheme="majorHAnsi"/>
                <w:b/>
                <w:bCs/>
                <w:highlight w:val="magenta"/>
                <w:lang w:val="en-US"/>
              </w:rPr>
            </w:rPrChange>
          </w:rPr>
          <w:t xml:space="preserve"> Noted</w:t>
        </w:r>
      </w:ins>
    </w:p>
    <w:p w14:paraId="1762B6FD" w14:textId="77777777" w:rsidR="00C82C76" w:rsidRPr="00C82C76" w:rsidRDefault="00C82C76" w:rsidP="006A63C0">
      <w:pPr>
        <w:autoSpaceDE w:val="0"/>
        <w:autoSpaceDN w:val="0"/>
        <w:adjustRightInd w:val="0"/>
        <w:rPr>
          <w:ins w:id="272" w:author="Microsoft Office User" w:date="2024-01-30T12:53:00Z"/>
          <w:rFonts w:asciiTheme="majorHAnsi" w:hAnsiTheme="majorHAnsi" w:cstheme="majorHAnsi"/>
          <w:b/>
          <w:bCs/>
          <w:highlight w:val="yellow"/>
          <w:lang w:val="en-US"/>
          <w:rPrChange w:id="273" w:author="Microsoft Office User" w:date="2024-01-30T12:53:00Z">
            <w:rPr>
              <w:ins w:id="274" w:author="Microsoft Office User" w:date="2024-01-30T12:53:00Z"/>
              <w:rFonts w:asciiTheme="majorHAnsi" w:hAnsiTheme="majorHAnsi" w:cstheme="majorHAnsi"/>
              <w:b/>
              <w:bCs/>
              <w:highlight w:val="magenta"/>
              <w:lang w:val="en-US"/>
            </w:rPr>
          </w:rPrChange>
        </w:rPr>
      </w:pPr>
    </w:p>
    <w:p w14:paraId="5F378FC1" w14:textId="0880919E" w:rsidR="006A63C0" w:rsidRPr="00E1285E" w:rsidDel="00C82C76" w:rsidRDefault="006A63C0" w:rsidP="006A63C0">
      <w:pPr>
        <w:autoSpaceDE w:val="0"/>
        <w:autoSpaceDN w:val="0"/>
        <w:adjustRightInd w:val="0"/>
        <w:rPr>
          <w:del w:id="275" w:author="Microsoft Office User" w:date="2024-01-30T12:53:00Z"/>
          <w:rFonts w:asciiTheme="majorHAnsi" w:hAnsiTheme="majorHAnsi" w:cstheme="majorHAnsi"/>
          <w:b/>
          <w:bCs/>
          <w:highlight w:val="magenta"/>
          <w:lang w:val="en-US"/>
        </w:rPr>
      </w:pPr>
      <w:del w:id="276" w:author="Microsoft Office User" w:date="2024-01-30T12:53:00Z">
        <w:r w:rsidRPr="00E1285E" w:rsidDel="00C82C76">
          <w:rPr>
            <w:rFonts w:asciiTheme="majorHAnsi" w:hAnsiTheme="majorHAnsi" w:cstheme="majorHAnsi"/>
            <w:b/>
            <w:bCs/>
            <w:highlight w:val="magenta"/>
            <w:lang w:val="en-US"/>
          </w:rPr>
          <w:delText>Point 1: Explain ?</w:delText>
        </w:r>
      </w:del>
    </w:p>
    <w:p w14:paraId="07023D5A" w14:textId="475F0D33" w:rsidR="006A63C0" w:rsidRPr="00E1285E" w:rsidDel="00C82C76" w:rsidRDefault="006A63C0" w:rsidP="006A63C0">
      <w:pPr>
        <w:autoSpaceDE w:val="0"/>
        <w:autoSpaceDN w:val="0"/>
        <w:adjustRightInd w:val="0"/>
        <w:rPr>
          <w:del w:id="277" w:author="Microsoft Office User" w:date="2024-01-30T12:53:00Z"/>
          <w:rFonts w:asciiTheme="majorHAnsi" w:hAnsiTheme="majorHAnsi" w:cstheme="majorHAnsi"/>
          <w:b/>
          <w:bCs/>
          <w:highlight w:val="magenta"/>
          <w:lang w:val="en-US"/>
        </w:rPr>
      </w:pPr>
      <w:del w:id="278" w:author="Microsoft Office User" w:date="2024-01-30T12:53:00Z">
        <w:r w:rsidRPr="00E1285E" w:rsidDel="00C82C76">
          <w:rPr>
            <w:rFonts w:asciiTheme="majorHAnsi" w:hAnsiTheme="majorHAnsi" w:cstheme="majorHAnsi"/>
            <w:b/>
            <w:bCs/>
            <w:highlight w:val="magenta"/>
            <w:lang w:val="en-US"/>
          </w:rPr>
          <w:delText>Point 2: Noted</w:delText>
        </w:r>
      </w:del>
    </w:p>
    <w:p w14:paraId="1342A902" w14:textId="248A3D36" w:rsidR="006A63C0" w:rsidRPr="00E1285E" w:rsidDel="00C82C76" w:rsidRDefault="006A63C0" w:rsidP="006A63C0">
      <w:pPr>
        <w:autoSpaceDE w:val="0"/>
        <w:autoSpaceDN w:val="0"/>
        <w:adjustRightInd w:val="0"/>
        <w:rPr>
          <w:del w:id="279" w:author="Microsoft Office User" w:date="2024-01-30T12:53:00Z"/>
          <w:rFonts w:asciiTheme="majorHAnsi" w:hAnsiTheme="majorHAnsi" w:cstheme="majorHAnsi"/>
          <w:b/>
          <w:bCs/>
          <w:highlight w:val="magenta"/>
          <w:lang w:val="en-US"/>
        </w:rPr>
      </w:pPr>
      <w:del w:id="280" w:author="Microsoft Office User" w:date="2024-01-30T12:53:00Z">
        <w:r w:rsidRPr="00E1285E" w:rsidDel="00C82C76">
          <w:rPr>
            <w:rFonts w:asciiTheme="majorHAnsi" w:hAnsiTheme="majorHAnsi" w:cstheme="majorHAnsi"/>
            <w:b/>
            <w:bCs/>
            <w:highlight w:val="magenta"/>
            <w:lang w:val="en-US"/>
          </w:rPr>
          <w:delText>Point 3: Noted</w:delText>
        </w:r>
      </w:del>
    </w:p>
    <w:p w14:paraId="149B2F84" w14:textId="4FD0AF26" w:rsidR="006A63C0" w:rsidRPr="00E1285E" w:rsidDel="00C82C76" w:rsidRDefault="006A63C0" w:rsidP="006A63C0">
      <w:pPr>
        <w:autoSpaceDE w:val="0"/>
        <w:autoSpaceDN w:val="0"/>
        <w:adjustRightInd w:val="0"/>
        <w:rPr>
          <w:del w:id="281" w:author="Microsoft Office User" w:date="2024-01-30T12:53:00Z"/>
          <w:rFonts w:asciiTheme="majorHAnsi" w:hAnsiTheme="majorHAnsi" w:cstheme="majorHAnsi"/>
          <w:b/>
          <w:bCs/>
          <w:highlight w:val="magenta"/>
          <w:lang w:val="en-US"/>
        </w:rPr>
      </w:pPr>
      <w:del w:id="282" w:author="Microsoft Office User" w:date="2024-01-30T12:53:00Z">
        <w:r w:rsidRPr="00E1285E" w:rsidDel="00C82C76">
          <w:rPr>
            <w:rFonts w:asciiTheme="majorHAnsi" w:hAnsiTheme="majorHAnsi" w:cstheme="majorHAnsi"/>
            <w:b/>
            <w:bCs/>
            <w:highlight w:val="magenta"/>
            <w:lang w:val="en-US"/>
          </w:rPr>
          <w:delText>Point 4: Noted</w:delText>
        </w:r>
      </w:del>
    </w:p>
    <w:p w14:paraId="71F3C079" w14:textId="4106A1BB" w:rsidR="006A63C0" w:rsidRPr="00E1285E" w:rsidDel="00C82C76" w:rsidRDefault="006A63C0" w:rsidP="006A63C0">
      <w:pPr>
        <w:autoSpaceDE w:val="0"/>
        <w:autoSpaceDN w:val="0"/>
        <w:adjustRightInd w:val="0"/>
        <w:rPr>
          <w:del w:id="283" w:author="Microsoft Office User" w:date="2024-01-30T12:53:00Z"/>
          <w:rFonts w:asciiTheme="majorHAnsi" w:hAnsiTheme="majorHAnsi" w:cstheme="majorHAnsi"/>
          <w:b/>
          <w:bCs/>
          <w:highlight w:val="magenta"/>
          <w:lang w:val="en-US"/>
        </w:rPr>
      </w:pPr>
      <w:del w:id="284" w:author="Microsoft Office User" w:date="2024-01-30T12:53:00Z">
        <w:r w:rsidRPr="00E1285E" w:rsidDel="00C82C76">
          <w:rPr>
            <w:rFonts w:asciiTheme="majorHAnsi" w:hAnsiTheme="majorHAnsi" w:cstheme="majorHAnsi"/>
            <w:b/>
            <w:bCs/>
            <w:highlight w:val="magenta"/>
            <w:lang w:val="en-US"/>
          </w:rPr>
          <w:delText xml:space="preserve">Point 5: </w:delText>
        </w:r>
        <w:r w:rsidR="00DD6766" w:rsidRPr="00E1285E" w:rsidDel="00C82C76">
          <w:rPr>
            <w:rFonts w:asciiTheme="majorHAnsi" w:hAnsiTheme="majorHAnsi" w:cstheme="majorHAnsi"/>
            <w:b/>
            <w:bCs/>
            <w:highlight w:val="magenta"/>
            <w:lang w:val="en-US"/>
          </w:rPr>
          <w:delText>Explain ?</w:delText>
        </w:r>
      </w:del>
    </w:p>
    <w:p w14:paraId="7451FED4" w14:textId="08A9FFD5" w:rsidR="00125291" w:rsidRPr="00E1285E" w:rsidRDefault="00125291" w:rsidP="006A63C0">
      <w:pPr>
        <w:autoSpaceDE w:val="0"/>
        <w:autoSpaceDN w:val="0"/>
        <w:adjustRightInd w:val="0"/>
        <w:rPr>
          <w:rFonts w:asciiTheme="majorHAnsi" w:hAnsiTheme="majorHAnsi" w:cstheme="majorHAnsi"/>
          <w:b/>
          <w:bCs/>
          <w:lang w:val="en-US"/>
        </w:rPr>
      </w:pPr>
    </w:p>
    <w:p w14:paraId="1C5B70DC" w14:textId="77777777" w:rsidR="00125291" w:rsidRPr="00E1285E" w:rsidRDefault="00125291" w:rsidP="00125291">
      <w:pPr>
        <w:pStyle w:val="CommentText"/>
        <w:rPr>
          <w:rFonts w:asciiTheme="majorHAnsi" w:hAnsiTheme="majorHAnsi" w:cstheme="majorHAnsi"/>
          <w:highlight w:val="yellow"/>
        </w:rPr>
      </w:pPr>
      <w:r w:rsidRPr="00E1285E">
        <w:rPr>
          <w:rFonts w:asciiTheme="majorHAnsi" w:hAnsiTheme="majorHAnsi" w:cstheme="majorHAnsi"/>
          <w:b/>
          <w:bCs/>
          <w:highlight w:val="yellow"/>
          <w:lang w:val="en-US"/>
        </w:rPr>
        <w:t xml:space="preserve">URNavi tech: </w:t>
      </w:r>
      <w:r w:rsidRPr="00E1285E">
        <w:rPr>
          <w:rFonts w:asciiTheme="majorHAnsi" w:hAnsiTheme="majorHAnsi" w:cstheme="majorHAnsi"/>
          <w:highlight w:val="yellow"/>
        </w:rPr>
        <w:t>Age to be auto calculated and remain update in patient master</w:t>
      </w:r>
    </w:p>
    <w:p w14:paraId="6B261493" w14:textId="77777777" w:rsidR="00125291" w:rsidRPr="00E1285E" w:rsidRDefault="00125291" w:rsidP="00125291">
      <w:pPr>
        <w:pStyle w:val="CommentText"/>
        <w:rPr>
          <w:rFonts w:asciiTheme="majorHAnsi" w:hAnsiTheme="majorHAnsi" w:cstheme="majorHAnsi"/>
          <w:highlight w:val="yellow"/>
        </w:rPr>
      </w:pPr>
      <w:r w:rsidRPr="00E1285E">
        <w:rPr>
          <w:rFonts w:asciiTheme="majorHAnsi" w:hAnsiTheme="majorHAnsi" w:cstheme="majorHAnsi"/>
          <w:highlight w:val="yellow"/>
        </w:rPr>
        <w:t>Can we create address master and that can associated with various patients and cart?</w:t>
      </w:r>
    </w:p>
    <w:p w14:paraId="4B40D257" w14:textId="510E2054" w:rsidR="00125291" w:rsidRPr="00E1285E" w:rsidRDefault="00125291" w:rsidP="006A63C0">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highlight w:val="yellow"/>
          <w:lang w:val="en-US"/>
        </w:rPr>
        <w:t>[Inventcolabs]: Noted</w:t>
      </w:r>
    </w:p>
    <w:p w14:paraId="1C5C35AC" w14:textId="77777777" w:rsidR="006A63C0" w:rsidRPr="00E1285E" w:rsidRDefault="006A63C0" w:rsidP="006A63C0">
      <w:pPr>
        <w:autoSpaceDE w:val="0"/>
        <w:autoSpaceDN w:val="0"/>
        <w:adjustRightInd w:val="0"/>
        <w:rPr>
          <w:rFonts w:asciiTheme="majorHAnsi" w:hAnsiTheme="majorHAnsi" w:cstheme="majorHAnsi"/>
          <w:b/>
          <w:bCs/>
          <w:lang w:val="en-US"/>
        </w:rPr>
      </w:pPr>
    </w:p>
    <w:p w14:paraId="01221A1B" w14:textId="687C9DF0" w:rsidR="0032102E" w:rsidRPr="00E1285E" w:rsidRDefault="0032102E" w:rsidP="0032102E">
      <w:pPr>
        <w:autoSpaceDE w:val="0"/>
        <w:autoSpaceDN w:val="0"/>
        <w:adjustRightInd w:val="0"/>
        <w:rPr>
          <w:rFonts w:asciiTheme="majorHAnsi" w:hAnsiTheme="majorHAnsi" w:cstheme="majorHAnsi"/>
          <w:b/>
          <w:bCs/>
          <w:lang w:val="en-US"/>
        </w:rPr>
      </w:pPr>
      <w:commentRangeStart w:id="285"/>
      <w:commentRangeStart w:id="286"/>
      <w:r w:rsidRPr="00E1285E">
        <w:rPr>
          <w:rFonts w:asciiTheme="majorHAnsi" w:hAnsiTheme="majorHAnsi" w:cstheme="majorHAnsi"/>
          <w:b/>
          <w:bCs/>
          <w:lang w:val="en-US"/>
        </w:rPr>
        <w:t>Edit Patient Details:</w:t>
      </w:r>
      <w:commentRangeEnd w:id="285"/>
      <w:r w:rsidR="00770B49">
        <w:rPr>
          <w:rStyle w:val="CommentReference"/>
        </w:rPr>
        <w:commentReference w:id="285"/>
      </w:r>
      <w:commentRangeEnd w:id="286"/>
      <w:r w:rsidR="00CF1A55">
        <w:rPr>
          <w:rStyle w:val="CommentReference"/>
        </w:rPr>
        <w:commentReference w:id="286"/>
      </w:r>
    </w:p>
    <w:p w14:paraId="1FDA373F" w14:textId="77777777" w:rsidR="00214CB7"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users to modify patient information whenever needed.</w:t>
      </w:r>
    </w:p>
    <w:p w14:paraId="616EA6FD" w14:textId="0CCC976F"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Ensure that changes are reflected across the system.</w:t>
      </w:r>
    </w:p>
    <w:p w14:paraId="63C6C96D" w14:textId="77777777" w:rsidR="00214CB7" w:rsidRPr="00E1285E" w:rsidRDefault="00214CB7" w:rsidP="0032102E">
      <w:pPr>
        <w:autoSpaceDE w:val="0"/>
        <w:autoSpaceDN w:val="0"/>
        <w:adjustRightInd w:val="0"/>
        <w:rPr>
          <w:rFonts w:asciiTheme="majorHAnsi" w:hAnsiTheme="majorHAnsi" w:cstheme="majorHAnsi"/>
          <w:b/>
          <w:bCs/>
          <w:lang w:val="en-US"/>
        </w:rPr>
      </w:pPr>
    </w:p>
    <w:p w14:paraId="6D0913CF" w14:textId="20E228BF" w:rsidR="0032102E" w:rsidRPr="00E1285E" w:rsidRDefault="0032102E" w:rsidP="0032102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Delete Patient:</w:t>
      </w:r>
    </w:p>
    <w:p w14:paraId="29C0C42D" w14:textId="77777777" w:rsidR="00214CB7"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an option to delete a patient record.</w:t>
      </w:r>
    </w:p>
    <w:p w14:paraId="390BF43D" w14:textId="77777777" w:rsidR="00214CB7"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a confirmation prompt to avoid accidental deletions.</w:t>
      </w:r>
    </w:p>
    <w:p w14:paraId="5E86F435" w14:textId="77777777" w:rsidR="00214CB7" w:rsidRPr="00E1285E" w:rsidRDefault="00214CB7" w:rsidP="00214CB7">
      <w:pPr>
        <w:pStyle w:val="ListParagraph"/>
        <w:autoSpaceDE w:val="0"/>
        <w:autoSpaceDN w:val="0"/>
        <w:adjustRightInd w:val="0"/>
        <w:ind w:left="1080"/>
        <w:rPr>
          <w:rFonts w:asciiTheme="majorHAnsi" w:hAnsiTheme="majorHAnsi" w:cstheme="majorHAnsi"/>
          <w:lang w:val="en-US"/>
        </w:rPr>
      </w:pPr>
    </w:p>
    <w:p w14:paraId="6E4CB837" w14:textId="0892A97B" w:rsidR="00214CB7" w:rsidRPr="00E1285E" w:rsidRDefault="00214CB7" w:rsidP="00214CB7">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Unique UHID Generation:</w:t>
      </w:r>
    </w:p>
    <w:p w14:paraId="5ACD5758" w14:textId="64C5E2E8"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Generate a unique Universal Health ID (UHID) for every patient. This ID should be used for easy identification and tracking.</w:t>
      </w:r>
    </w:p>
    <w:p w14:paraId="169EC589" w14:textId="77777777" w:rsidR="00125508" w:rsidRPr="00E1285E" w:rsidRDefault="00125508" w:rsidP="00125508">
      <w:pPr>
        <w:autoSpaceDE w:val="0"/>
        <w:autoSpaceDN w:val="0"/>
        <w:adjustRightInd w:val="0"/>
        <w:rPr>
          <w:rFonts w:asciiTheme="majorHAnsi" w:hAnsiTheme="majorHAnsi" w:cstheme="majorHAnsi"/>
          <w:lang w:val="en-US"/>
        </w:rPr>
      </w:pPr>
    </w:p>
    <w:p w14:paraId="129CBF1D" w14:textId="11254209" w:rsidR="0032102E" w:rsidRPr="00E1285E" w:rsidRDefault="0032102E" w:rsidP="0032102E">
      <w:pPr>
        <w:autoSpaceDE w:val="0"/>
        <w:autoSpaceDN w:val="0"/>
        <w:adjustRightInd w:val="0"/>
        <w:rPr>
          <w:rFonts w:asciiTheme="majorHAnsi" w:hAnsiTheme="majorHAnsi" w:cstheme="majorHAnsi"/>
          <w:b/>
          <w:bCs/>
          <w:lang w:val="en-US"/>
        </w:rPr>
      </w:pPr>
      <w:commentRangeStart w:id="287"/>
      <w:commentRangeStart w:id="288"/>
      <w:r w:rsidRPr="00E1285E">
        <w:rPr>
          <w:rFonts w:asciiTheme="majorHAnsi" w:hAnsiTheme="majorHAnsi" w:cstheme="majorHAnsi"/>
          <w:b/>
          <w:bCs/>
          <w:lang w:val="en-US"/>
        </w:rPr>
        <w:t>Case History:</w:t>
      </w:r>
      <w:commentRangeEnd w:id="287"/>
      <w:r w:rsidR="007D201A">
        <w:rPr>
          <w:rStyle w:val="CommentReference"/>
        </w:rPr>
        <w:commentReference w:id="287"/>
      </w:r>
      <w:commentRangeEnd w:id="288"/>
      <w:r w:rsidR="006A0E03">
        <w:rPr>
          <w:rStyle w:val="CommentReference"/>
        </w:rPr>
        <w:commentReference w:id="288"/>
      </w:r>
    </w:p>
    <w:p w14:paraId="6CE2166B" w14:textId="77777777" w:rsidR="009F22A3" w:rsidRPr="00E1285E" w:rsidRDefault="009F22A3" w:rsidP="009F22A3">
      <w:pPr>
        <w:pStyle w:val="CommentText"/>
        <w:rPr>
          <w:rFonts w:asciiTheme="majorHAnsi" w:hAnsiTheme="majorHAnsi" w:cstheme="majorHAnsi"/>
          <w:highlight w:val="magenta"/>
        </w:rPr>
      </w:pPr>
      <w:r w:rsidRPr="00E1285E">
        <w:rPr>
          <w:rFonts w:asciiTheme="majorHAnsi" w:hAnsiTheme="majorHAnsi" w:cstheme="majorHAnsi"/>
          <w:b/>
          <w:bCs/>
          <w:highlight w:val="magenta"/>
          <w:lang w:val="en-US"/>
        </w:rPr>
        <w:t xml:space="preserve">UrNavi tech: </w:t>
      </w:r>
      <w:r w:rsidRPr="00E1285E">
        <w:rPr>
          <w:rFonts w:asciiTheme="majorHAnsi" w:hAnsiTheme="majorHAnsi" w:cstheme="majorHAnsi"/>
          <w:highlight w:val="magenta"/>
        </w:rPr>
        <w:t xml:space="preserve">Dr Sandip - Is case history open? </w:t>
      </w:r>
    </w:p>
    <w:p w14:paraId="5D631129" w14:textId="665A98FF" w:rsidR="009F22A3" w:rsidRPr="00E1285E" w:rsidRDefault="009F22A3" w:rsidP="009F22A3">
      <w:pPr>
        <w:autoSpaceDE w:val="0"/>
        <w:autoSpaceDN w:val="0"/>
        <w:adjustRightInd w:val="0"/>
        <w:rPr>
          <w:rFonts w:asciiTheme="majorHAnsi" w:hAnsiTheme="majorHAnsi" w:cstheme="majorHAnsi"/>
          <w:highlight w:val="magenta"/>
        </w:rPr>
      </w:pPr>
      <w:r w:rsidRPr="00E1285E">
        <w:rPr>
          <w:rFonts w:asciiTheme="majorHAnsi" w:hAnsiTheme="majorHAnsi" w:cstheme="majorHAnsi"/>
          <w:highlight w:val="magenta"/>
        </w:rPr>
        <w:t>Do you mean appointment, payment, cart etc?</w:t>
      </w:r>
    </w:p>
    <w:p w14:paraId="3CAC4E2C" w14:textId="4B78D3D2" w:rsidR="009F22A3" w:rsidRPr="00E1285E" w:rsidRDefault="009F22A3" w:rsidP="009F22A3">
      <w:pPr>
        <w:autoSpaceDE w:val="0"/>
        <w:autoSpaceDN w:val="0"/>
        <w:adjustRightInd w:val="0"/>
        <w:rPr>
          <w:rFonts w:asciiTheme="majorHAnsi" w:hAnsiTheme="majorHAnsi" w:cstheme="majorHAnsi"/>
          <w:b/>
          <w:bCs/>
          <w:lang w:val="en-US"/>
        </w:rPr>
      </w:pPr>
      <w:commentRangeStart w:id="289"/>
      <w:commentRangeStart w:id="290"/>
      <w:r w:rsidRPr="00E1285E">
        <w:rPr>
          <w:rFonts w:asciiTheme="majorHAnsi" w:hAnsiTheme="majorHAnsi" w:cstheme="majorHAnsi"/>
          <w:b/>
          <w:bCs/>
          <w:highlight w:val="magenta"/>
          <w:lang w:val="en-US"/>
        </w:rPr>
        <w:t>[Inventcolabs]: Explain?</w:t>
      </w:r>
      <w:commentRangeEnd w:id="289"/>
      <w:r w:rsidR="00BE1AEC">
        <w:rPr>
          <w:rStyle w:val="CommentReference"/>
        </w:rPr>
        <w:commentReference w:id="289"/>
      </w:r>
      <w:commentRangeEnd w:id="290"/>
      <w:r w:rsidR="006A0E03">
        <w:rPr>
          <w:rStyle w:val="CommentReference"/>
        </w:rPr>
        <w:commentReference w:id="290"/>
      </w:r>
    </w:p>
    <w:p w14:paraId="225C6BDE" w14:textId="020BDD77"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users to view the case history for a selected patient.</w:t>
      </w:r>
    </w:p>
    <w:p w14:paraId="4EA2DD31" w14:textId="05FEBE13"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Ensure that all relevant medical information is organized and accessible.</w:t>
      </w:r>
    </w:p>
    <w:p w14:paraId="5A488C6C" w14:textId="77777777" w:rsidR="00D83CBB" w:rsidRPr="00E1285E" w:rsidRDefault="00D83CBB" w:rsidP="00D83CBB">
      <w:pPr>
        <w:autoSpaceDE w:val="0"/>
        <w:autoSpaceDN w:val="0"/>
        <w:adjustRightInd w:val="0"/>
        <w:rPr>
          <w:rFonts w:asciiTheme="majorHAnsi" w:hAnsiTheme="majorHAnsi" w:cstheme="majorHAnsi"/>
          <w:lang w:val="en-US"/>
        </w:rPr>
      </w:pPr>
    </w:p>
    <w:p w14:paraId="590C8DD2" w14:textId="568FC4F9" w:rsidR="0032102E" w:rsidRPr="00E1285E" w:rsidRDefault="0032102E" w:rsidP="0032102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User-Friendly Forms:</w:t>
      </w:r>
    </w:p>
    <w:p w14:paraId="51A99624" w14:textId="7F297030"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Design user-friendly forms for adding and editing patient details.</w:t>
      </w:r>
    </w:p>
    <w:p w14:paraId="71F1CFA6" w14:textId="2022FF0C"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Include validation checks to ensure accurate data entry.</w:t>
      </w:r>
    </w:p>
    <w:p w14:paraId="2C0CE703" w14:textId="77777777" w:rsidR="00D83CBB" w:rsidRPr="00E1285E" w:rsidRDefault="00D83CBB" w:rsidP="00D83CBB">
      <w:pPr>
        <w:autoSpaceDE w:val="0"/>
        <w:autoSpaceDN w:val="0"/>
        <w:adjustRightInd w:val="0"/>
        <w:rPr>
          <w:rFonts w:asciiTheme="majorHAnsi" w:hAnsiTheme="majorHAnsi" w:cstheme="majorHAnsi"/>
          <w:lang w:val="en-US"/>
        </w:rPr>
      </w:pPr>
    </w:p>
    <w:p w14:paraId="64B7F4B6" w14:textId="385A9A10" w:rsidR="0032102E" w:rsidRPr="00E1285E" w:rsidRDefault="0032102E" w:rsidP="0032102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Document Upload:</w:t>
      </w:r>
    </w:p>
    <w:p w14:paraId="0033C90E" w14:textId="51951E70"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a secure document upload feature.</w:t>
      </w:r>
    </w:p>
    <w:p w14:paraId="5DB4D6E1" w14:textId="22FEBF4F"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Support multiple document uploads per patient.</w:t>
      </w:r>
    </w:p>
    <w:p w14:paraId="7289D01A" w14:textId="77777777" w:rsidR="005435F2" w:rsidRPr="00E1285E" w:rsidRDefault="005435F2" w:rsidP="005435F2">
      <w:pPr>
        <w:pStyle w:val="CommentText"/>
        <w:rPr>
          <w:rFonts w:asciiTheme="majorHAnsi" w:hAnsiTheme="majorHAnsi" w:cstheme="majorHAnsi"/>
          <w:highlight w:val="yellow"/>
        </w:rPr>
      </w:pPr>
      <w:r w:rsidRPr="00E1285E">
        <w:rPr>
          <w:rFonts w:asciiTheme="majorHAnsi" w:hAnsiTheme="majorHAnsi" w:cstheme="majorHAnsi"/>
          <w:highlight w:val="yellow"/>
          <w:lang w:val="en-US"/>
        </w:rPr>
        <w:t xml:space="preserve">URNavi tech: </w:t>
      </w:r>
      <w:r w:rsidRPr="00E1285E">
        <w:rPr>
          <w:rFonts w:asciiTheme="majorHAnsi" w:hAnsiTheme="majorHAnsi" w:cstheme="majorHAnsi"/>
          <w:highlight w:val="yellow"/>
        </w:rPr>
        <w:t xml:space="preserve">Auto size optimisation. </w:t>
      </w:r>
    </w:p>
    <w:p w14:paraId="2C017905" w14:textId="77777777" w:rsidR="005435F2" w:rsidRPr="00E1285E" w:rsidRDefault="005435F2" w:rsidP="005435F2">
      <w:pPr>
        <w:pStyle w:val="CommentText"/>
        <w:rPr>
          <w:rFonts w:asciiTheme="majorHAnsi" w:hAnsiTheme="majorHAnsi" w:cstheme="majorHAnsi"/>
          <w:highlight w:val="yellow"/>
        </w:rPr>
      </w:pPr>
      <w:r w:rsidRPr="00E1285E">
        <w:rPr>
          <w:rFonts w:asciiTheme="majorHAnsi" w:hAnsiTheme="majorHAnsi" w:cstheme="majorHAnsi"/>
          <w:highlight w:val="yellow"/>
        </w:rPr>
        <w:t xml:space="preserve">Scanning for virus, </w:t>
      </w:r>
    </w:p>
    <w:p w14:paraId="4F8C8D28" w14:textId="77777777" w:rsidR="005435F2" w:rsidRPr="00E1285E" w:rsidRDefault="005435F2" w:rsidP="005435F2">
      <w:pPr>
        <w:pStyle w:val="CommentText"/>
        <w:rPr>
          <w:rFonts w:asciiTheme="majorHAnsi" w:hAnsiTheme="majorHAnsi" w:cstheme="majorHAnsi"/>
          <w:highlight w:val="yellow"/>
        </w:rPr>
      </w:pPr>
      <w:r w:rsidRPr="00E1285E">
        <w:rPr>
          <w:rFonts w:asciiTheme="majorHAnsi" w:hAnsiTheme="majorHAnsi" w:cstheme="majorHAnsi"/>
          <w:highlight w:val="yellow"/>
        </w:rPr>
        <w:t>Only can add pdf, and image files. Give camera live photos upload</w:t>
      </w:r>
    </w:p>
    <w:p w14:paraId="5E10174A" w14:textId="77777777" w:rsidR="005435F2" w:rsidRPr="00E1285E" w:rsidRDefault="005435F2" w:rsidP="005435F2">
      <w:pPr>
        <w:pStyle w:val="CommentText"/>
        <w:rPr>
          <w:rFonts w:asciiTheme="majorHAnsi" w:hAnsiTheme="majorHAnsi" w:cstheme="majorHAnsi"/>
          <w:highlight w:val="yellow"/>
        </w:rPr>
      </w:pPr>
      <w:r w:rsidRPr="00E1285E">
        <w:rPr>
          <w:rFonts w:asciiTheme="majorHAnsi" w:hAnsiTheme="majorHAnsi" w:cstheme="majorHAnsi"/>
          <w:highlight w:val="yellow"/>
        </w:rPr>
        <w:t>Docs can be encrypted?</w:t>
      </w:r>
    </w:p>
    <w:p w14:paraId="2A5A50F8" w14:textId="77777777" w:rsidR="005435F2" w:rsidRPr="00E1285E" w:rsidRDefault="005435F2" w:rsidP="005435F2">
      <w:pPr>
        <w:pStyle w:val="CommentText"/>
        <w:rPr>
          <w:rFonts w:asciiTheme="majorHAnsi" w:hAnsiTheme="majorHAnsi" w:cstheme="majorHAnsi"/>
          <w:highlight w:val="yellow"/>
        </w:rPr>
      </w:pPr>
      <w:r w:rsidRPr="00E1285E">
        <w:rPr>
          <w:rFonts w:asciiTheme="majorHAnsi" w:hAnsiTheme="majorHAnsi" w:cstheme="majorHAnsi"/>
          <w:highlight w:val="yellow"/>
        </w:rPr>
        <w:t>Document CAN NOT visible after submission</w:t>
      </w:r>
    </w:p>
    <w:p w14:paraId="65E100D3" w14:textId="77777777" w:rsidR="005435F2" w:rsidRPr="00E1285E" w:rsidRDefault="005435F2" w:rsidP="005435F2">
      <w:pPr>
        <w:pStyle w:val="CommentText"/>
        <w:rPr>
          <w:rFonts w:asciiTheme="majorHAnsi" w:hAnsiTheme="majorHAnsi" w:cstheme="majorHAnsi"/>
          <w:highlight w:val="yellow"/>
        </w:rPr>
      </w:pPr>
      <w:r w:rsidRPr="00E1285E">
        <w:rPr>
          <w:rFonts w:asciiTheme="majorHAnsi" w:hAnsiTheme="majorHAnsi" w:cstheme="majorHAnsi"/>
          <w:highlight w:val="yellow"/>
        </w:rPr>
        <w:t>Uploaded Document CAN NOT be downloaded again</w:t>
      </w:r>
    </w:p>
    <w:p w14:paraId="7A446245" w14:textId="041E7391" w:rsidR="005435F2" w:rsidRPr="00E1285E" w:rsidRDefault="005435F2" w:rsidP="005435F2">
      <w:pPr>
        <w:autoSpaceDE w:val="0"/>
        <w:autoSpaceDN w:val="0"/>
        <w:adjustRightInd w:val="0"/>
        <w:rPr>
          <w:rFonts w:asciiTheme="majorHAnsi" w:hAnsiTheme="majorHAnsi" w:cstheme="majorHAnsi"/>
          <w:highlight w:val="yellow"/>
        </w:rPr>
      </w:pPr>
      <w:r w:rsidRPr="00E1285E">
        <w:rPr>
          <w:rFonts w:asciiTheme="majorHAnsi" w:hAnsiTheme="majorHAnsi" w:cstheme="majorHAnsi"/>
          <w:highlight w:val="yellow"/>
        </w:rPr>
        <w:t>Only a tick can come after successful upload or error shall be shown</w:t>
      </w:r>
    </w:p>
    <w:p w14:paraId="1F4436BA" w14:textId="3DC6E00A" w:rsidR="005435F2" w:rsidRPr="00E1285E" w:rsidRDefault="005435F2" w:rsidP="005435F2">
      <w:pPr>
        <w:autoSpaceDE w:val="0"/>
        <w:autoSpaceDN w:val="0"/>
        <w:adjustRightInd w:val="0"/>
        <w:rPr>
          <w:rFonts w:asciiTheme="majorHAnsi" w:hAnsiTheme="majorHAnsi" w:cstheme="majorHAnsi"/>
          <w:lang w:val="en-US"/>
        </w:rPr>
      </w:pPr>
      <w:r w:rsidRPr="00E1285E">
        <w:rPr>
          <w:rFonts w:asciiTheme="majorHAnsi" w:hAnsiTheme="majorHAnsi" w:cstheme="majorHAnsi"/>
          <w:highlight w:val="yellow"/>
          <w:lang w:val="en-US"/>
        </w:rPr>
        <w:t>[InventColabs]: noted, Docs upload into packets.</w:t>
      </w:r>
    </w:p>
    <w:p w14:paraId="5D725D36" w14:textId="77777777" w:rsidR="00D83CBB" w:rsidRPr="00E1285E" w:rsidRDefault="00D83CBB" w:rsidP="00D83CBB">
      <w:pPr>
        <w:autoSpaceDE w:val="0"/>
        <w:autoSpaceDN w:val="0"/>
        <w:adjustRightInd w:val="0"/>
        <w:rPr>
          <w:rFonts w:asciiTheme="majorHAnsi" w:hAnsiTheme="majorHAnsi" w:cstheme="majorHAnsi"/>
          <w:lang w:val="en-US"/>
        </w:rPr>
      </w:pPr>
    </w:p>
    <w:p w14:paraId="7DA469CD" w14:textId="6067A3CA" w:rsidR="0032102E" w:rsidRPr="00E1285E" w:rsidRDefault="0032102E" w:rsidP="0032102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Data Security:</w:t>
      </w:r>
    </w:p>
    <w:p w14:paraId="277BD390" w14:textId="59F433F5"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Prioritize the security of patient data.</w:t>
      </w:r>
    </w:p>
    <w:p w14:paraId="546FF8FA" w14:textId="45437808"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encryption protocols to safeguard sensitive information.</w:t>
      </w:r>
    </w:p>
    <w:p w14:paraId="3E2A89B8" w14:textId="77777777" w:rsidR="00D83CBB" w:rsidRPr="00E1285E" w:rsidRDefault="00D83CBB" w:rsidP="00D83CBB">
      <w:pPr>
        <w:autoSpaceDE w:val="0"/>
        <w:autoSpaceDN w:val="0"/>
        <w:adjustRightInd w:val="0"/>
        <w:rPr>
          <w:rFonts w:asciiTheme="majorHAnsi" w:hAnsiTheme="majorHAnsi" w:cstheme="majorHAnsi"/>
          <w:lang w:val="en-US"/>
        </w:rPr>
      </w:pPr>
    </w:p>
    <w:p w14:paraId="66AF7B77" w14:textId="407A2177" w:rsidR="0032102E" w:rsidRPr="00E1285E" w:rsidRDefault="0032102E" w:rsidP="0032102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Notifications:</w:t>
      </w:r>
    </w:p>
    <w:p w14:paraId="75206C9A" w14:textId="5E4B94CD"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notifications for pending payments or upcoming appointments related to specific patients.</w:t>
      </w:r>
    </w:p>
    <w:p w14:paraId="69704118" w14:textId="77777777" w:rsidR="005435F2" w:rsidRPr="008D5093" w:rsidRDefault="005435F2" w:rsidP="005435F2">
      <w:pPr>
        <w:pStyle w:val="CommentText"/>
        <w:rPr>
          <w:rFonts w:asciiTheme="majorHAnsi" w:hAnsiTheme="majorHAnsi" w:cstheme="majorHAnsi"/>
          <w:highlight w:val="yellow"/>
          <w:rPrChange w:id="291" w:author="Microsoft Office User" w:date="2024-01-30T12:55:00Z">
            <w:rPr>
              <w:rFonts w:asciiTheme="majorHAnsi" w:hAnsiTheme="majorHAnsi" w:cstheme="majorHAnsi"/>
              <w:highlight w:val="magenta"/>
            </w:rPr>
          </w:rPrChange>
        </w:rPr>
      </w:pPr>
      <w:r w:rsidRPr="008D5093">
        <w:rPr>
          <w:rFonts w:asciiTheme="majorHAnsi" w:hAnsiTheme="majorHAnsi" w:cstheme="majorHAnsi"/>
          <w:highlight w:val="yellow"/>
          <w:lang w:val="en-US"/>
          <w:rPrChange w:id="292" w:author="Microsoft Office User" w:date="2024-01-30T12:55:00Z">
            <w:rPr>
              <w:rFonts w:asciiTheme="majorHAnsi" w:hAnsiTheme="majorHAnsi" w:cstheme="majorHAnsi"/>
              <w:highlight w:val="magenta"/>
              <w:lang w:val="en-US"/>
            </w:rPr>
          </w:rPrChange>
        </w:rPr>
        <w:t xml:space="preserve">URNavi tech: </w:t>
      </w:r>
      <w:r w:rsidRPr="008D5093">
        <w:rPr>
          <w:rFonts w:asciiTheme="majorHAnsi" w:hAnsiTheme="majorHAnsi" w:cstheme="majorHAnsi"/>
          <w:highlight w:val="yellow"/>
          <w:rPrChange w:id="293" w:author="Microsoft Office User" w:date="2024-01-30T12:55:00Z">
            <w:rPr>
              <w:rFonts w:asciiTheme="majorHAnsi" w:hAnsiTheme="majorHAnsi" w:cstheme="majorHAnsi"/>
              <w:highlight w:val="magenta"/>
            </w:rPr>
          </w:rPrChange>
        </w:rPr>
        <w:t xml:space="preserve">Need elaborated writing. </w:t>
      </w:r>
    </w:p>
    <w:p w14:paraId="127E1D93" w14:textId="77777777" w:rsidR="005435F2" w:rsidRPr="008D5093" w:rsidRDefault="005435F2" w:rsidP="005435F2">
      <w:pPr>
        <w:pStyle w:val="CommentText"/>
        <w:rPr>
          <w:rFonts w:asciiTheme="majorHAnsi" w:hAnsiTheme="majorHAnsi" w:cstheme="majorHAnsi"/>
          <w:highlight w:val="yellow"/>
          <w:rPrChange w:id="294" w:author="Microsoft Office User" w:date="2024-01-30T12:55:00Z">
            <w:rPr>
              <w:rFonts w:asciiTheme="majorHAnsi" w:hAnsiTheme="majorHAnsi" w:cstheme="majorHAnsi"/>
              <w:highlight w:val="magenta"/>
            </w:rPr>
          </w:rPrChange>
        </w:rPr>
      </w:pPr>
      <w:r w:rsidRPr="008D5093">
        <w:rPr>
          <w:rFonts w:asciiTheme="majorHAnsi" w:hAnsiTheme="majorHAnsi" w:cstheme="majorHAnsi"/>
          <w:highlight w:val="yellow"/>
          <w:rPrChange w:id="295" w:author="Microsoft Office User" w:date="2024-01-30T12:55:00Z">
            <w:rPr>
              <w:rFonts w:asciiTheme="majorHAnsi" w:hAnsiTheme="majorHAnsi" w:cstheme="majorHAnsi"/>
              <w:highlight w:val="magenta"/>
            </w:rPr>
          </w:rPrChange>
        </w:rPr>
        <w:t>How many days/hours prior or later</w:t>
      </w:r>
    </w:p>
    <w:p w14:paraId="0B413A71" w14:textId="77777777" w:rsidR="005435F2" w:rsidRPr="008D5093" w:rsidRDefault="005435F2" w:rsidP="005435F2">
      <w:pPr>
        <w:pStyle w:val="CommentText"/>
        <w:rPr>
          <w:rFonts w:asciiTheme="majorHAnsi" w:hAnsiTheme="majorHAnsi" w:cstheme="majorHAnsi"/>
          <w:highlight w:val="yellow"/>
          <w:rPrChange w:id="296" w:author="Microsoft Office User" w:date="2024-01-30T12:55:00Z">
            <w:rPr>
              <w:rFonts w:asciiTheme="majorHAnsi" w:hAnsiTheme="majorHAnsi" w:cstheme="majorHAnsi"/>
              <w:highlight w:val="magenta"/>
            </w:rPr>
          </w:rPrChange>
        </w:rPr>
      </w:pPr>
      <w:r w:rsidRPr="008D5093">
        <w:rPr>
          <w:rFonts w:asciiTheme="majorHAnsi" w:hAnsiTheme="majorHAnsi" w:cstheme="majorHAnsi"/>
          <w:highlight w:val="yellow"/>
          <w:rPrChange w:id="297" w:author="Microsoft Office User" w:date="2024-01-30T12:55:00Z">
            <w:rPr>
              <w:rFonts w:asciiTheme="majorHAnsi" w:hAnsiTheme="majorHAnsi" w:cstheme="majorHAnsi"/>
              <w:highlight w:val="magenta"/>
            </w:rPr>
          </w:rPrChange>
        </w:rPr>
        <w:t>shipment notification</w:t>
      </w:r>
    </w:p>
    <w:p w14:paraId="606BB0B4" w14:textId="77777777" w:rsidR="005435F2" w:rsidRPr="008D5093" w:rsidRDefault="005435F2" w:rsidP="005435F2">
      <w:pPr>
        <w:pStyle w:val="CommentText"/>
        <w:rPr>
          <w:rFonts w:asciiTheme="majorHAnsi" w:hAnsiTheme="majorHAnsi" w:cstheme="majorHAnsi"/>
          <w:highlight w:val="yellow"/>
          <w:rPrChange w:id="298" w:author="Microsoft Office User" w:date="2024-01-30T12:55:00Z">
            <w:rPr>
              <w:rFonts w:asciiTheme="majorHAnsi" w:hAnsiTheme="majorHAnsi" w:cstheme="majorHAnsi"/>
              <w:highlight w:val="magenta"/>
            </w:rPr>
          </w:rPrChange>
        </w:rPr>
      </w:pPr>
      <w:r w:rsidRPr="008D5093">
        <w:rPr>
          <w:rFonts w:asciiTheme="majorHAnsi" w:hAnsiTheme="majorHAnsi" w:cstheme="majorHAnsi"/>
          <w:highlight w:val="yellow"/>
          <w:rPrChange w:id="299" w:author="Microsoft Office User" w:date="2024-01-30T12:55:00Z">
            <w:rPr>
              <w:rFonts w:asciiTheme="majorHAnsi" w:hAnsiTheme="majorHAnsi" w:cstheme="majorHAnsi"/>
              <w:highlight w:val="magenta"/>
            </w:rPr>
          </w:rPrChange>
        </w:rPr>
        <w:lastRenderedPageBreak/>
        <w:t>Cart checkout reminders</w:t>
      </w:r>
    </w:p>
    <w:p w14:paraId="1E66D750" w14:textId="77777777" w:rsidR="005435F2" w:rsidRPr="008D5093" w:rsidRDefault="005435F2" w:rsidP="005435F2">
      <w:pPr>
        <w:pStyle w:val="CommentText"/>
        <w:rPr>
          <w:rFonts w:asciiTheme="majorHAnsi" w:hAnsiTheme="majorHAnsi" w:cstheme="majorHAnsi"/>
          <w:highlight w:val="yellow"/>
          <w:rPrChange w:id="300" w:author="Microsoft Office User" w:date="2024-01-30T12:55:00Z">
            <w:rPr>
              <w:rFonts w:asciiTheme="majorHAnsi" w:hAnsiTheme="majorHAnsi" w:cstheme="majorHAnsi"/>
              <w:highlight w:val="magenta"/>
            </w:rPr>
          </w:rPrChange>
        </w:rPr>
      </w:pPr>
      <w:r w:rsidRPr="008D5093">
        <w:rPr>
          <w:rFonts w:asciiTheme="majorHAnsi" w:hAnsiTheme="majorHAnsi" w:cstheme="majorHAnsi"/>
          <w:highlight w:val="yellow"/>
          <w:rPrChange w:id="301" w:author="Microsoft Office User" w:date="2024-01-30T12:55:00Z">
            <w:rPr>
              <w:rFonts w:asciiTheme="majorHAnsi" w:hAnsiTheme="majorHAnsi" w:cstheme="majorHAnsi"/>
              <w:highlight w:val="magenta"/>
            </w:rPr>
          </w:rPrChange>
        </w:rPr>
        <w:t>Cart removed message</w:t>
      </w:r>
    </w:p>
    <w:p w14:paraId="14986DB1" w14:textId="583A1A18" w:rsidR="005435F2" w:rsidRPr="008D5093" w:rsidRDefault="005435F2" w:rsidP="005435F2">
      <w:pPr>
        <w:autoSpaceDE w:val="0"/>
        <w:autoSpaceDN w:val="0"/>
        <w:adjustRightInd w:val="0"/>
        <w:rPr>
          <w:rFonts w:asciiTheme="majorHAnsi" w:hAnsiTheme="majorHAnsi" w:cstheme="majorHAnsi"/>
          <w:highlight w:val="yellow"/>
          <w:rPrChange w:id="302" w:author="Microsoft Office User" w:date="2024-01-30T12:55:00Z">
            <w:rPr>
              <w:rFonts w:asciiTheme="majorHAnsi" w:hAnsiTheme="majorHAnsi" w:cstheme="majorHAnsi"/>
              <w:highlight w:val="magenta"/>
            </w:rPr>
          </w:rPrChange>
        </w:rPr>
      </w:pPr>
      <w:r w:rsidRPr="008D5093">
        <w:rPr>
          <w:rFonts w:asciiTheme="majorHAnsi" w:hAnsiTheme="majorHAnsi" w:cstheme="majorHAnsi"/>
          <w:highlight w:val="yellow"/>
          <w:rPrChange w:id="303" w:author="Microsoft Office User" w:date="2024-01-30T12:55:00Z">
            <w:rPr>
              <w:rFonts w:asciiTheme="majorHAnsi" w:hAnsiTheme="majorHAnsi" w:cstheme="majorHAnsi"/>
              <w:highlight w:val="magenta"/>
            </w:rPr>
          </w:rPrChange>
        </w:rPr>
        <w:t>Next followup date approaching</w:t>
      </w:r>
    </w:p>
    <w:p w14:paraId="4807E5C2" w14:textId="2D10BC31" w:rsidR="005435F2" w:rsidRPr="008D5093" w:rsidRDefault="005435F2" w:rsidP="005435F2">
      <w:pPr>
        <w:autoSpaceDE w:val="0"/>
        <w:autoSpaceDN w:val="0"/>
        <w:adjustRightInd w:val="0"/>
        <w:rPr>
          <w:rFonts w:asciiTheme="majorHAnsi" w:hAnsiTheme="majorHAnsi" w:cstheme="majorHAnsi"/>
          <w:b/>
          <w:lang w:val="en-US"/>
          <w:rPrChange w:id="304" w:author="Microsoft Office User" w:date="2024-01-30T12:55:00Z">
            <w:rPr>
              <w:rFonts w:asciiTheme="majorHAnsi" w:hAnsiTheme="majorHAnsi" w:cstheme="majorHAnsi"/>
              <w:lang w:val="en-US"/>
            </w:rPr>
          </w:rPrChange>
        </w:rPr>
      </w:pPr>
      <w:r w:rsidRPr="008D5093">
        <w:rPr>
          <w:rFonts w:asciiTheme="majorHAnsi" w:hAnsiTheme="majorHAnsi" w:cstheme="majorHAnsi"/>
          <w:b/>
          <w:highlight w:val="yellow"/>
          <w:lang w:val="en-US"/>
          <w:rPrChange w:id="305" w:author="Microsoft Office User" w:date="2024-01-30T12:55:00Z">
            <w:rPr>
              <w:rFonts w:asciiTheme="majorHAnsi" w:hAnsiTheme="majorHAnsi" w:cstheme="majorHAnsi"/>
              <w:highlight w:val="magenta"/>
              <w:lang w:val="en-US"/>
            </w:rPr>
          </w:rPrChange>
        </w:rPr>
        <w:t>[Inventcolabs]:</w:t>
      </w:r>
      <w:r w:rsidRPr="008D5093">
        <w:rPr>
          <w:rFonts w:asciiTheme="majorHAnsi" w:hAnsiTheme="majorHAnsi" w:cstheme="majorHAnsi"/>
          <w:b/>
          <w:color w:val="000000" w:themeColor="text1"/>
          <w:highlight w:val="yellow"/>
          <w:lang w:val="en-US"/>
          <w:rPrChange w:id="306" w:author="Microsoft Office User" w:date="2024-01-30T12:55:00Z">
            <w:rPr>
              <w:rFonts w:asciiTheme="majorHAnsi" w:hAnsiTheme="majorHAnsi" w:cstheme="majorHAnsi"/>
              <w:highlight w:val="magenta"/>
              <w:lang w:val="en-US"/>
            </w:rPr>
          </w:rPrChange>
        </w:rPr>
        <w:t xml:space="preserve"> </w:t>
      </w:r>
      <w:ins w:id="307" w:author="Microsoft Office User" w:date="2024-01-30T12:55:00Z">
        <w:r w:rsidR="008D5093" w:rsidRPr="008D5093">
          <w:rPr>
            <w:rFonts w:asciiTheme="majorHAnsi" w:hAnsiTheme="majorHAnsi" w:cstheme="majorHAnsi"/>
            <w:b/>
            <w:color w:val="000000" w:themeColor="text1"/>
            <w:highlight w:val="yellow"/>
            <w:lang w:val="en-US"/>
            <w:rPrChange w:id="308" w:author="Microsoft Office User" w:date="2024-01-30T12:55:00Z">
              <w:rPr>
                <w:rFonts w:asciiTheme="majorHAnsi" w:hAnsiTheme="majorHAnsi" w:cstheme="majorHAnsi"/>
                <w:highlight w:val="magenta"/>
                <w:lang w:val="en-US"/>
              </w:rPr>
            </w:rPrChange>
          </w:rPr>
          <w:t>Noted</w:t>
        </w:r>
      </w:ins>
      <w:del w:id="309" w:author="Microsoft Office User" w:date="2024-01-30T12:55:00Z">
        <w:r w:rsidRPr="008D5093" w:rsidDel="008D5093">
          <w:rPr>
            <w:rFonts w:asciiTheme="majorHAnsi" w:hAnsiTheme="majorHAnsi" w:cstheme="majorHAnsi"/>
            <w:b/>
            <w:highlight w:val="yellow"/>
            <w:lang w:val="en-US"/>
            <w:rPrChange w:id="310" w:author="Microsoft Office User" w:date="2024-01-30T12:55:00Z">
              <w:rPr>
                <w:rFonts w:asciiTheme="majorHAnsi" w:hAnsiTheme="majorHAnsi" w:cstheme="majorHAnsi"/>
                <w:highlight w:val="magenta"/>
                <w:lang w:val="en-US"/>
              </w:rPr>
            </w:rPrChange>
          </w:rPr>
          <w:delText>Discuss</w:delText>
        </w:r>
      </w:del>
    </w:p>
    <w:p w14:paraId="1C2787C2" w14:textId="77777777" w:rsidR="000A7776" w:rsidRPr="00E1285E" w:rsidRDefault="000A7776" w:rsidP="000A7776">
      <w:pPr>
        <w:autoSpaceDE w:val="0"/>
        <w:autoSpaceDN w:val="0"/>
        <w:adjustRightInd w:val="0"/>
        <w:rPr>
          <w:rFonts w:asciiTheme="majorHAnsi" w:hAnsiTheme="majorHAnsi" w:cstheme="majorHAnsi"/>
          <w:lang w:val="en-US"/>
        </w:rPr>
      </w:pPr>
    </w:p>
    <w:p w14:paraId="16086B11" w14:textId="0A227FA9" w:rsidR="00880854" w:rsidRPr="00E1285E" w:rsidRDefault="00880854" w:rsidP="00880854">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User Experience:</w:t>
      </w:r>
    </w:p>
    <w:p w14:paraId="689FD00D" w14:textId="77777777" w:rsidR="0023071C"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Design a seamless and intuitive user interface for efficient patient management.</w:t>
      </w:r>
    </w:p>
    <w:p w14:paraId="26FBC5F4" w14:textId="77777777" w:rsidR="0023071C" w:rsidRPr="00E1285E" w:rsidRDefault="0023071C" w:rsidP="0023071C">
      <w:pPr>
        <w:autoSpaceDE w:val="0"/>
        <w:autoSpaceDN w:val="0"/>
        <w:adjustRightInd w:val="0"/>
        <w:rPr>
          <w:rFonts w:asciiTheme="majorHAnsi" w:hAnsiTheme="majorHAnsi" w:cstheme="majorHAnsi"/>
          <w:b/>
          <w:bCs/>
          <w:lang w:val="en-US"/>
        </w:rPr>
      </w:pPr>
    </w:p>
    <w:p w14:paraId="792D146C" w14:textId="2E0C3FE3" w:rsidR="0023071C" w:rsidRPr="00E1285E" w:rsidRDefault="0023071C" w:rsidP="0023071C">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Data Sync:</w:t>
      </w:r>
    </w:p>
    <w:p w14:paraId="07D3856F" w14:textId="55FD803A" w:rsidR="0032102E" w:rsidRPr="00E1285E" w:rsidRDefault="0032102E"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real-time or periodic data synchronization to ensure that changes made on one device are reflected across multiple devices.</w:t>
      </w:r>
    </w:p>
    <w:p w14:paraId="43758E56" w14:textId="77777777" w:rsidR="0023071C" w:rsidRPr="00E1285E" w:rsidRDefault="0023071C" w:rsidP="0032102E">
      <w:pPr>
        <w:autoSpaceDE w:val="0"/>
        <w:autoSpaceDN w:val="0"/>
        <w:adjustRightInd w:val="0"/>
        <w:rPr>
          <w:rFonts w:asciiTheme="majorHAnsi" w:hAnsiTheme="majorHAnsi" w:cstheme="majorHAnsi"/>
          <w:b/>
          <w:bCs/>
          <w:lang w:val="en-US"/>
        </w:rPr>
      </w:pPr>
    </w:p>
    <w:p w14:paraId="5B0BA74C" w14:textId="77777777" w:rsidR="0032102E" w:rsidRPr="00E1285E" w:rsidRDefault="0032102E" w:rsidP="0032102E">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By incorporating these features and considerations, the Patient Management module can serve as a comprehensive tool for users to organize and track their patients effectively.</w:t>
      </w:r>
    </w:p>
    <w:p w14:paraId="6CBFF5F0" w14:textId="77777777" w:rsidR="009C031E" w:rsidRPr="00E1285E" w:rsidRDefault="009C031E" w:rsidP="009C031E">
      <w:pPr>
        <w:rPr>
          <w:rFonts w:asciiTheme="majorHAnsi" w:hAnsiTheme="majorHAnsi" w:cstheme="majorHAnsi"/>
          <w:highlight w:val="white"/>
        </w:rPr>
      </w:pPr>
    </w:p>
    <w:p w14:paraId="7E72A665" w14:textId="251CCA97" w:rsidR="0072345C" w:rsidRPr="00E1285E" w:rsidRDefault="0092411D" w:rsidP="008424F6">
      <w:pPr>
        <w:pStyle w:val="Heading2"/>
        <w:numPr>
          <w:ilvl w:val="2"/>
          <w:numId w:val="6"/>
        </w:numPr>
        <w:spacing w:line="276" w:lineRule="auto"/>
        <w:jc w:val="both"/>
        <w:rPr>
          <w:rFonts w:asciiTheme="majorHAnsi" w:hAnsiTheme="majorHAnsi" w:cstheme="majorHAnsi"/>
        </w:rPr>
      </w:pPr>
      <w:bookmarkStart w:id="311" w:name="_Toc154149807"/>
      <w:r w:rsidRPr="00E1285E">
        <w:rPr>
          <w:rFonts w:asciiTheme="majorHAnsi" w:hAnsiTheme="majorHAnsi" w:cstheme="majorHAnsi"/>
        </w:rPr>
        <w:t>Case History</w:t>
      </w:r>
      <w:r w:rsidR="005C0060" w:rsidRPr="00E1285E">
        <w:rPr>
          <w:rFonts w:asciiTheme="majorHAnsi" w:hAnsiTheme="majorHAnsi" w:cstheme="majorHAnsi"/>
        </w:rPr>
        <w:t xml:space="preserve"> section</w:t>
      </w:r>
      <w:bookmarkEnd w:id="311"/>
    </w:p>
    <w:p w14:paraId="74B94931" w14:textId="77777777" w:rsidR="0092411D" w:rsidRPr="00E1285E" w:rsidRDefault="0092411D" w:rsidP="0092411D">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Case History screen provides a detailed overview of the medical history and consultations for a selected patient. Here's a breakdown of the screen's components and functionalities:</w:t>
      </w:r>
    </w:p>
    <w:p w14:paraId="521D95CA" w14:textId="77777777" w:rsidR="0092411D" w:rsidRPr="00E1285E" w:rsidRDefault="0092411D" w:rsidP="0092411D">
      <w:pPr>
        <w:autoSpaceDE w:val="0"/>
        <w:autoSpaceDN w:val="0"/>
        <w:adjustRightInd w:val="0"/>
        <w:rPr>
          <w:rFonts w:asciiTheme="majorHAnsi" w:hAnsiTheme="majorHAnsi" w:cstheme="majorHAnsi"/>
          <w:b/>
          <w:bCs/>
          <w:lang w:val="en-US"/>
        </w:rPr>
      </w:pPr>
    </w:p>
    <w:p w14:paraId="0339CAA6" w14:textId="34B4B00F" w:rsidR="0092411D" w:rsidRPr="00E1285E" w:rsidRDefault="0092411D" w:rsidP="0092411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Patient Information:</w:t>
      </w:r>
    </w:p>
    <w:p w14:paraId="12D30FE3" w14:textId="77777777" w:rsidR="00DF7B60" w:rsidRPr="00E1285E" w:rsidRDefault="00DF7B60" w:rsidP="0092411D">
      <w:pPr>
        <w:autoSpaceDE w:val="0"/>
        <w:autoSpaceDN w:val="0"/>
        <w:adjustRightInd w:val="0"/>
        <w:rPr>
          <w:rFonts w:asciiTheme="majorHAnsi" w:hAnsiTheme="majorHAnsi" w:cstheme="majorHAnsi"/>
          <w:b/>
          <w:bCs/>
          <w:lang w:val="en-US"/>
        </w:rPr>
      </w:pPr>
    </w:p>
    <w:p w14:paraId="75CE3830" w14:textId="63DD7DFE"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Selected Patient:</w:t>
      </w:r>
      <w:r w:rsidR="00C9550A" w:rsidRPr="00E1285E">
        <w:rPr>
          <w:rFonts w:asciiTheme="majorHAnsi" w:hAnsiTheme="majorHAnsi" w:cstheme="majorHAnsi"/>
          <w:b/>
          <w:bCs/>
          <w:lang w:val="en-US"/>
        </w:rPr>
        <w:t xml:space="preserve"> </w:t>
      </w:r>
      <w:r w:rsidRPr="00E1285E">
        <w:rPr>
          <w:rFonts w:asciiTheme="majorHAnsi" w:hAnsiTheme="majorHAnsi" w:cstheme="majorHAnsi"/>
          <w:lang w:val="en-US"/>
        </w:rPr>
        <w:t>Display the name of the selected patient prominently.</w:t>
      </w:r>
    </w:p>
    <w:p w14:paraId="753A1ECF" w14:textId="712A9004"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UHID (Universal Health ID):</w:t>
      </w:r>
      <w:r w:rsidR="00C9550A" w:rsidRPr="00E1285E">
        <w:rPr>
          <w:rFonts w:asciiTheme="majorHAnsi" w:hAnsiTheme="majorHAnsi" w:cstheme="majorHAnsi"/>
          <w:b/>
          <w:bCs/>
          <w:lang w:val="en-US"/>
        </w:rPr>
        <w:t xml:space="preserve"> </w:t>
      </w:r>
      <w:r w:rsidRPr="00E1285E">
        <w:rPr>
          <w:rFonts w:asciiTheme="majorHAnsi" w:hAnsiTheme="majorHAnsi" w:cstheme="majorHAnsi"/>
          <w:lang w:val="en-US"/>
        </w:rPr>
        <w:t>Show the unique identifier for the patient.</w:t>
      </w:r>
    </w:p>
    <w:p w14:paraId="580452A4" w14:textId="14DE4CDE"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Member Since:</w:t>
      </w:r>
      <w:r w:rsidR="00C9550A" w:rsidRPr="00E1285E">
        <w:rPr>
          <w:rFonts w:asciiTheme="majorHAnsi" w:hAnsiTheme="majorHAnsi" w:cstheme="majorHAnsi"/>
          <w:b/>
          <w:bCs/>
          <w:lang w:val="en-US"/>
        </w:rPr>
        <w:t xml:space="preserve"> </w:t>
      </w:r>
      <w:r w:rsidRPr="00E1285E">
        <w:rPr>
          <w:rFonts w:asciiTheme="majorHAnsi" w:hAnsiTheme="majorHAnsi" w:cstheme="majorHAnsi"/>
          <w:lang w:val="en-US"/>
        </w:rPr>
        <w:t>Indicate the date when the patient became a member.</w:t>
      </w:r>
    </w:p>
    <w:p w14:paraId="040EEC39" w14:textId="77777777" w:rsidR="00C9550A" w:rsidRPr="00E1285E" w:rsidRDefault="00C9550A" w:rsidP="0092411D">
      <w:pPr>
        <w:autoSpaceDE w:val="0"/>
        <w:autoSpaceDN w:val="0"/>
        <w:adjustRightInd w:val="0"/>
        <w:rPr>
          <w:rFonts w:asciiTheme="majorHAnsi" w:hAnsiTheme="majorHAnsi" w:cstheme="majorHAnsi"/>
          <w:b/>
          <w:bCs/>
          <w:lang w:val="en-US"/>
        </w:rPr>
      </w:pPr>
    </w:p>
    <w:p w14:paraId="38E33E16" w14:textId="2F37A057" w:rsidR="0092411D" w:rsidRPr="00E1285E" w:rsidRDefault="0092411D" w:rsidP="0092411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Consultation History:</w:t>
      </w:r>
    </w:p>
    <w:p w14:paraId="4CA1CABD" w14:textId="581B2A01"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Date of Consultation:</w:t>
      </w:r>
      <w:r w:rsidR="00C9550A" w:rsidRPr="00E1285E">
        <w:rPr>
          <w:rFonts w:asciiTheme="majorHAnsi" w:hAnsiTheme="majorHAnsi" w:cstheme="majorHAnsi"/>
          <w:b/>
          <w:bCs/>
          <w:lang w:val="en-US"/>
        </w:rPr>
        <w:t xml:space="preserve"> </w:t>
      </w:r>
      <w:r w:rsidRPr="00E1285E">
        <w:rPr>
          <w:rFonts w:asciiTheme="majorHAnsi" w:hAnsiTheme="majorHAnsi" w:cstheme="majorHAnsi"/>
          <w:lang w:val="en-US"/>
        </w:rPr>
        <w:t>List all past consultations chronologically.</w:t>
      </w:r>
      <w:r w:rsidR="002B38BE" w:rsidRPr="00E1285E">
        <w:rPr>
          <w:rFonts w:asciiTheme="majorHAnsi" w:hAnsiTheme="majorHAnsi" w:cstheme="majorHAnsi"/>
          <w:lang w:val="en-US"/>
        </w:rPr>
        <w:t xml:space="preserve"> </w:t>
      </w:r>
      <w:r w:rsidRPr="00E1285E">
        <w:rPr>
          <w:rFonts w:asciiTheme="majorHAnsi" w:hAnsiTheme="majorHAnsi" w:cstheme="majorHAnsi"/>
          <w:lang w:val="en-US"/>
        </w:rPr>
        <w:t>For each entry, display the date of the consultation.</w:t>
      </w:r>
    </w:p>
    <w:p w14:paraId="482D2D13" w14:textId="6E7E838B"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View Cart:</w:t>
      </w:r>
      <w:r w:rsidR="002B38BE" w:rsidRPr="00E1285E">
        <w:rPr>
          <w:rFonts w:asciiTheme="majorHAnsi" w:hAnsiTheme="majorHAnsi" w:cstheme="majorHAnsi"/>
          <w:b/>
          <w:bCs/>
          <w:lang w:val="en-US"/>
        </w:rPr>
        <w:t xml:space="preserve"> </w:t>
      </w:r>
      <w:r w:rsidRPr="00E1285E">
        <w:rPr>
          <w:rFonts w:asciiTheme="majorHAnsi" w:hAnsiTheme="majorHAnsi" w:cstheme="majorHAnsi"/>
          <w:lang w:val="en-US"/>
        </w:rPr>
        <w:t>Provide an option to view details of the products recommended during each consultation.</w:t>
      </w:r>
      <w:r w:rsidR="002B38BE" w:rsidRPr="00E1285E">
        <w:rPr>
          <w:rFonts w:asciiTheme="majorHAnsi" w:hAnsiTheme="majorHAnsi" w:cstheme="majorHAnsi"/>
          <w:lang w:val="en-US"/>
        </w:rPr>
        <w:t xml:space="preserve"> </w:t>
      </w:r>
      <w:r w:rsidRPr="00E1285E">
        <w:rPr>
          <w:rFonts w:asciiTheme="majorHAnsi" w:hAnsiTheme="majorHAnsi" w:cstheme="majorHAnsi"/>
          <w:lang w:val="en-US"/>
        </w:rPr>
        <w:t>If multiple products were recommended in a single consultation, list them with relevant details.</w:t>
      </w:r>
    </w:p>
    <w:p w14:paraId="16DDFBDB" w14:textId="77777777" w:rsidR="00EA5778" w:rsidRPr="00E1285E" w:rsidRDefault="00EA5778" w:rsidP="00EA5778">
      <w:pPr>
        <w:pStyle w:val="CommentText"/>
        <w:rPr>
          <w:rFonts w:asciiTheme="majorHAnsi" w:hAnsiTheme="majorHAnsi" w:cstheme="majorHAnsi"/>
          <w:highlight w:val="magenta"/>
        </w:rPr>
      </w:pPr>
      <w:r w:rsidRPr="00E1285E">
        <w:rPr>
          <w:rFonts w:asciiTheme="majorHAnsi" w:hAnsiTheme="majorHAnsi" w:cstheme="majorHAnsi"/>
          <w:highlight w:val="magenta"/>
          <w:lang w:val="en-US"/>
        </w:rPr>
        <w:t xml:space="preserve">URNavi tech: </w:t>
      </w:r>
      <w:r w:rsidRPr="00E1285E">
        <w:rPr>
          <w:rFonts w:asciiTheme="majorHAnsi" w:hAnsiTheme="majorHAnsi" w:cstheme="majorHAnsi"/>
          <w:highlight w:val="magenta"/>
        </w:rPr>
        <w:t xml:space="preserve">Ayuveda consultancy do not work this way. </w:t>
      </w:r>
    </w:p>
    <w:p w14:paraId="06895693" w14:textId="1AEB45E8" w:rsidR="00EA5778" w:rsidRPr="00E1285E" w:rsidRDefault="00EA5778" w:rsidP="00EA5778">
      <w:pPr>
        <w:autoSpaceDE w:val="0"/>
        <w:autoSpaceDN w:val="0"/>
        <w:adjustRightInd w:val="0"/>
        <w:rPr>
          <w:rFonts w:asciiTheme="majorHAnsi" w:hAnsiTheme="majorHAnsi" w:cstheme="majorHAnsi"/>
          <w:highlight w:val="magenta"/>
        </w:rPr>
      </w:pPr>
      <w:r w:rsidRPr="00E1285E">
        <w:rPr>
          <w:rFonts w:asciiTheme="majorHAnsi" w:hAnsiTheme="majorHAnsi" w:cstheme="majorHAnsi"/>
          <w:highlight w:val="magenta"/>
        </w:rPr>
        <w:t>Dr Sandip - Lets discusss this</w:t>
      </w:r>
    </w:p>
    <w:p w14:paraId="4EE58635" w14:textId="25CB8602" w:rsidR="00EA5778" w:rsidRPr="00E1285E" w:rsidRDefault="00EA5778" w:rsidP="00EA5778">
      <w:pPr>
        <w:autoSpaceDE w:val="0"/>
        <w:autoSpaceDN w:val="0"/>
        <w:adjustRightInd w:val="0"/>
        <w:rPr>
          <w:rFonts w:asciiTheme="majorHAnsi" w:hAnsiTheme="majorHAnsi" w:cstheme="majorHAnsi"/>
          <w:lang w:val="en-US"/>
        </w:rPr>
      </w:pPr>
      <w:commentRangeStart w:id="312"/>
      <w:commentRangeStart w:id="313"/>
      <w:r w:rsidRPr="00E1285E">
        <w:rPr>
          <w:rFonts w:asciiTheme="majorHAnsi" w:hAnsiTheme="majorHAnsi" w:cstheme="majorHAnsi"/>
          <w:highlight w:val="magenta"/>
          <w:lang w:val="en-US"/>
        </w:rPr>
        <w:t>[Inventcolabs]: Discuss</w:t>
      </w:r>
      <w:commentRangeEnd w:id="312"/>
      <w:r w:rsidR="000E3315">
        <w:rPr>
          <w:rStyle w:val="CommentReference"/>
        </w:rPr>
        <w:commentReference w:id="312"/>
      </w:r>
      <w:commentRangeEnd w:id="313"/>
      <w:r w:rsidR="00985AF9">
        <w:rPr>
          <w:rStyle w:val="CommentReference"/>
        </w:rPr>
        <w:commentReference w:id="313"/>
      </w:r>
    </w:p>
    <w:p w14:paraId="22E9A780" w14:textId="77777777" w:rsidR="002B38BE" w:rsidRPr="00E1285E" w:rsidRDefault="002B38BE" w:rsidP="0092411D">
      <w:pPr>
        <w:autoSpaceDE w:val="0"/>
        <w:autoSpaceDN w:val="0"/>
        <w:adjustRightInd w:val="0"/>
        <w:rPr>
          <w:rFonts w:asciiTheme="majorHAnsi" w:hAnsiTheme="majorHAnsi" w:cstheme="majorHAnsi"/>
          <w:b/>
          <w:bCs/>
          <w:lang w:val="en-US"/>
        </w:rPr>
      </w:pPr>
    </w:p>
    <w:p w14:paraId="08270F6B" w14:textId="45D1F67B" w:rsidR="0092411D" w:rsidRPr="00E1285E" w:rsidRDefault="0092411D" w:rsidP="0092411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User Interaction:</w:t>
      </w:r>
    </w:p>
    <w:p w14:paraId="24644FB3" w14:textId="0EB7217F"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Tap to Access Products:</w:t>
      </w:r>
      <w:r w:rsidR="002B38BE" w:rsidRPr="00E1285E">
        <w:rPr>
          <w:rFonts w:asciiTheme="majorHAnsi" w:hAnsiTheme="majorHAnsi" w:cstheme="majorHAnsi"/>
          <w:b/>
          <w:bCs/>
          <w:lang w:val="en-US"/>
        </w:rPr>
        <w:t xml:space="preserve"> </w:t>
      </w:r>
      <w:r w:rsidRPr="00E1285E">
        <w:rPr>
          <w:rFonts w:asciiTheme="majorHAnsi" w:hAnsiTheme="majorHAnsi" w:cstheme="majorHAnsi"/>
          <w:lang w:val="en-US"/>
        </w:rPr>
        <w:t>Allow the user to tap on a specific consultation entry to access the details of products recommended during that consultation.</w:t>
      </w:r>
    </w:p>
    <w:p w14:paraId="228CCFFE" w14:textId="7F577003" w:rsidR="00FF728D" w:rsidRPr="00E1285E" w:rsidRDefault="00FF728D" w:rsidP="00FF728D">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lang w:val="en-US"/>
        </w:rPr>
        <w:t xml:space="preserve">UrNavi tech: </w:t>
      </w:r>
      <w:r w:rsidRPr="00E1285E">
        <w:rPr>
          <w:rFonts w:asciiTheme="majorHAnsi" w:hAnsiTheme="majorHAnsi" w:cstheme="majorHAnsi"/>
          <w:b/>
          <w:highlight w:val="yellow"/>
        </w:rPr>
        <w:t>Only bought cart value and medicine duration to display. Cart will be removed after particular no of days(CRUD)</w:t>
      </w:r>
    </w:p>
    <w:p w14:paraId="58711641" w14:textId="1CBEBD93" w:rsidR="00FF728D" w:rsidRPr="00E1285E" w:rsidRDefault="00FF728D" w:rsidP="00FF728D">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3752403F" w14:textId="0C31A43C" w:rsidR="0092411D" w:rsidRPr="00E1285E" w:rsidRDefault="0092411D" w:rsidP="0092411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Navigation:</w:t>
      </w:r>
    </w:p>
    <w:p w14:paraId="2AD82A52" w14:textId="5F3CBD26"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Back Button:</w:t>
      </w:r>
      <w:r w:rsidR="002B38BE" w:rsidRPr="00E1285E">
        <w:rPr>
          <w:rFonts w:asciiTheme="majorHAnsi" w:hAnsiTheme="majorHAnsi" w:cstheme="majorHAnsi"/>
          <w:b/>
          <w:bCs/>
          <w:lang w:val="en-US"/>
        </w:rPr>
        <w:t xml:space="preserve"> </w:t>
      </w:r>
      <w:r w:rsidRPr="00E1285E">
        <w:rPr>
          <w:rFonts w:asciiTheme="majorHAnsi" w:hAnsiTheme="majorHAnsi" w:cstheme="majorHAnsi"/>
          <w:lang w:val="en-US"/>
        </w:rPr>
        <w:t>Include a back button to navigate back to the patient list or the previous screen.</w:t>
      </w:r>
    </w:p>
    <w:p w14:paraId="526173C0" w14:textId="77777777" w:rsidR="002B38BE" w:rsidRPr="00E1285E" w:rsidRDefault="002B38BE" w:rsidP="0092411D">
      <w:pPr>
        <w:autoSpaceDE w:val="0"/>
        <w:autoSpaceDN w:val="0"/>
        <w:adjustRightInd w:val="0"/>
        <w:rPr>
          <w:rFonts w:asciiTheme="majorHAnsi" w:hAnsiTheme="majorHAnsi" w:cstheme="majorHAnsi"/>
          <w:b/>
          <w:bCs/>
          <w:lang w:val="en-US"/>
        </w:rPr>
      </w:pPr>
    </w:p>
    <w:p w14:paraId="41DC555E" w14:textId="7BC56321" w:rsidR="0092411D" w:rsidRPr="00E1285E" w:rsidRDefault="0092411D" w:rsidP="0092411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Additional Considerations:</w:t>
      </w:r>
    </w:p>
    <w:p w14:paraId="23D8A62B" w14:textId="77777777" w:rsidR="006F7694" w:rsidRPr="00E1285E" w:rsidRDefault="006F7694" w:rsidP="006F7694">
      <w:pPr>
        <w:pStyle w:val="CommentText"/>
        <w:rPr>
          <w:rFonts w:asciiTheme="majorHAnsi" w:hAnsiTheme="majorHAnsi" w:cstheme="majorHAnsi"/>
          <w:highlight w:val="yellow"/>
        </w:rPr>
      </w:pPr>
      <w:r w:rsidRPr="00E1285E">
        <w:rPr>
          <w:rFonts w:asciiTheme="majorHAnsi" w:hAnsiTheme="majorHAnsi" w:cstheme="majorHAnsi"/>
          <w:b/>
          <w:bCs/>
          <w:highlight w:val="yellow"/>
          <w:lang w:val="en-US"/>
        </w:rPr>
        <w:t xml:space="preserve">UrNavi tech: </w:t>
      </w:r>
      <w:r w:rsidRPr="00E1285E">
        <w:rPr>
          <w:rFonts w:asciiTheme="majorHAnsi" w:hAnsiTheme="majorHAnsi" w:cstheme="majorHAnsi"/>
          <w:highlight w:val="yellow"/>
        </w:rPr>
        <w:t>Post appointment, Patient will get Advisory Notes which consists of - ‘Health Summary‘,  ‘Diet Chart’, ‘Yoga recommendations’. Yoga recommendations can be links to private videos</w:t>
      </w:r>
    </w:p>
    <w:p w14:paraId="5E78E3F2" w14:textId="470E6AEE" w:rsidR="006F7694" w:rsidRPr="00E1285E" w:rsidRDefault="006F7694" w:rsidP="0092411D">
      <w:pPr>
        <w:autoSpaceDE w:val="0"/>
        <w:autoSpaceDN w:val="0"/>
        <w:adjustRightInd w:val="0"/>
        <w:rPr>
          <w:rFonts w:asciiTheme="majorHAnsi" w:hAnsiTheme="majorHAnsi" w:cstheme="majorHAnsi"/>
          <w:b/>
          <w:bCs/>
          <w:lang w:val="en-US"/>
        </w:rPr>
      </w:pPr>
      <w:r w:rsidRPr="00E1285E">
        <w:rPr>
          <w:rFonts w:asciiTheme="majorHAnsi" w:hAnsiTheme="majorHAnsi" w:cstheme="majorHAnsi"/>
          <w:b/>
          <w:highlight w:val="yellow"/>
          <w:lang w:val="en-US"/>
        </w:rPr>
        <w:t>[Inventcolabs]: Noted</w:t>
      </w:r>
    </w:p>
    <w:p w14:paraId="700CC37E" w14:textId="77777777" w:rsidR="00DF7B60" w:rsidRPr="00E1285E" w:rsidRDefault="00DF7B60" w:rsidP="0092411D">
      <w:pPr>
        <w:autoSpaceDE w:val="0"/>
        <w:autoSpaceDN w:val="0"/>
        <w:adjustRightInd w:val="0"/>
        <w:rPr>
          <w:rFonts w:asciiTheme="majorHAnsi" w:hAnsiTheme="majorHAnsi" w:cstheme="majorHAnsi"/>
          <w:b/>
          <w:bCs/>
          <w:lang w:val="en-US"/>
        </w:rPr>
      </w:pPr>
    </w:p>
    <w:p w14:paraId="41577303" w14:textId="74EC544B"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Search Functionality:</w:t>
      </w:r>
      <w:r w:rsidR="002B38BE" w:rsidRPr="00E1285E">
        <w:rPr>
          <w:rFonts w:asciiTheme="majorHAnsi" w:hAnsiTheme="majorHAnsi" w:cstheme="majorHAnsi"/>
          <w:b/>
          <w:bCs/>
          <w:lang w:val="en-US"/>
        </w:rPr>
        <w:t xml:space="preserve"> </w:t>
      </w:r>
      <w:r w:rsidRPr="00E1285E">
        <w:rPr>
          <w:rFonts w:asciiTheme="majorHAnsi" w:hAnsiTheme="majorHAnsi" w:cstheme="majorHAnsi"/>
          <w:lang w:val="en-US"/>
        </w:rPr>
        <w:t>Include a search bar to quickly find a specific consultation entry or product.</w:t>
      </w:r>
    </w:p>
    <w:p w14:paraId="10707F12" w14:textId="02A54873" w:rsidR="0092411D" w:rsidRPr="00E1285E" w:rsidRDefault="0092411D"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Filters:</w:t>
      </w:r>
      <w:r w:rsidR="002B38BE" w:rsidRPr="00E1285E">
        <w:rPr>
          <w:rFonts w:asciiTheme="majorHAnsi" w:hAnsiTheme="majorHAnsi" w:cstheme="majorHAnsi"/>
          <w:b/>
          <w:bCs/>
          <w:lang w:val="en-US"/>
        </w:rPr>
        <w:t xml:space="preserve"> </w:t>
      </w:r>
      <w:r w:rsidRPr="00E1285E">
        <w:rPr>
          <w:rFonts w:asciiTheme="majorHAnsi" w:hAnsiTheme="majorHAnsi" w:cstheme="majorHAnsi"/>
          <w:lang w:val="en-US"/>
        </w:rPr>
        <w:t xml:space="preserve">Provide filters to sort and categorize consultations based on criteria such as date or </w:t>
      </w:r>
      <w:r w:rsidR="008E5529" w:rsidRPr="00E1285E">
        <w:rPr>
          <w:rFonts w:asciiTheme="majorHAnsi" w:hAnsiTheme="majorHAnsi" w:cstheme="majorHAnsi"/>
          <w:lang w:val="en-US"/>
        </w:rPr>
        <w:t>Appointment type</w:t>
      </w:r>
      <w:r w:rsidR="00570BE8" w:rsidRPr="00E1285E">
        <w:rPr>
          <w:rFonts w:asciiTheme="majorHAnsi" w:hAnsiTheme="majorHAnsi" w:cstheme="majorHAnsi"/>
          <w:lang w:val="en-US"/>
        </w:rPr>
        <w:t>s</w:t>
      </w:r>
      <w:r w:rsidRPr="00E1285E">
        <w:rPr>
          <w:rFonts w:asciiTheme="majorHAnsi" w:hAnsiTheme="majorHAnsi" w:cstheme="majorHAnsi"/>
          <w:lang w:val="en-US"/>
        </w:rPr>
        <w:t>.</w:t>
      </w:r>
    </w:p>
    <w:p w14:paraId="641B86C3" w14:textId="77777777" w:rsidR="002B38BE" w:rsidRPr="00E1285E" w:rsidRDefault="002B38BE" w:rsidP="002B38BE">
      <w:pPr>
        <w:pStyle w:val="ListParagraph"/>
        <w:autoSpaceDE w:val="0"/>
        <w:autoSpaceDN w:val="0"/>
        <w:adjustRightInd w:val="0"/>
        <w:ind w:left="1080"/>
        <w:rPr>
          <w:rFonts w:asciiTheme="majorHAnsi" w:hAnsiTheme="majorHAnsi" w:cstheme="majorHAnsi"/>
          <w:lang w:val="en-US"/>
        </w:rPr>
      </w:pPr>
    </w:p>
    <w:p w14:paraId="49E0C899" w14:textId="77777777" w:rsidR="0092411D" w:rsidRPr="00E1285E" w:rsidRDefault="0092411D" w:rsidP="0092411D">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By incorporating these elements, the Case History screen can serve as a comprehensive tool for users to review the medical history and treatment recommendations for a specific patient.</w:t>
      </w:r>
    </w:p>
    <w:p w14:paraId="3AE6F232" w14:textId="77777777" w:rsidR="0072345C" w:rsidRPr="00E1285E" w:rsidRDefault="0072345C" w:rsidP="0072345C">
      <w:pPr>
        <w:rPr>
          <w:rFonts w:asciiTheme="majorHAnsi" w:hAnsiTheme="majorHAnsi" w:cstheme="majorHAnsi"/>
          <w:highlight w:val="white"/>
        </w:rPr>
      </w:pPr>
    </w:p>
    <w:p w14:paraId="5FE73EF8" w14:textId="26A3591B" w:rsidR="008424F6" w:rsidRPr="00E1285E" w:rsidRDefault="00513124" w:rsidP="008424F6">
      <w:pPr>
        <w:pStyle w:val="Heading2"/>
        <w:numPr>
          <w:ilvl w:val="2"/>
          <w:numId w:val="6"/>
        </w:numPr>
        <w:spacing w:line="276" w:lineRule="auto"/>
        <w:jc w:val="both"/>
        <w:rPr>
          <w:rFonts w:asciiTheme="majorHAnsi" w:hAnsiTheme="majorHAnsi" w:cstheme="majorHAnsi"/>
          <w:highlight w:val="white"/>
        </w:rPr>
      </w:pPr>
      <w:bookmarkStart w:id="314" w:name="_Toc154149808"/>
      <w:r w:rsidRPr="00E1285E">
        <w:rPr>
          <w:rFonts w:asciiTheme="majorHAnsi" w:hAnsiTheme="majorHAnsi" w:cstheme="majorHAnsi"/>
          <w:highlight w:val="white"/>
        </w:rPr>
        <w:t xml:space="preserve">Book appointment </w:t>
      </w:r>
      <w:r w:rsidR="008424F6" w:rsidRPr="00E1285E">
        <w:rPr>
          <w:rFonts w:asciiTheme="majorHAnsi" w:hAnsiTheme="majorHAnsi" w:cstheme="majorHAnsi"/>
          <w:highlight w:val="white"/>
        </w:rPr>
        <w:t>Module</w:t>
      </w:r>
      <w:bookmarkEnd w:id="314"/>
    </w:p>
    <w:p w14:paraId="4CDAE112" w14:textId="29031522" w:rsidR="008F4B40" w:rsidRPr="00E1285E" w:rsidRDefault="00DF7B60" w:rsidP="008F4B40">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Booking a medical appointment involves multiple steps to ensure a smooth process. </w:t>
      </w:r>
      <w:r w:rsidR="008F4B40" w:rsidRPr="00E1285E">
        <w:rPr>
          <w:rFonts w:asciiTheme="majorHAnsi" w:hAnsiTheme="majorHAnsi" w:cstheme="majorHAnsi"/>
          <w:lang w:val="en-US"/>
        </w:rPr>
        <w:t>Here's a step-by-step guide for users to book an appointment in your system:</w:t>
      </w:r>
    </w:p>
    <w:p w14:paraId="3CAE704A" w14:textId="77777777" w:rsidR="008F4B40" w:rsidRPr="00E1285E" w:rsidRDefault="008F4B40" w:rsidP="008F4B40">
      <w:pPr>
        <w:autoSpaceDE w:val="0"/>
        <w:autoSpaceDN w:val="0"/>
        <w:adjustRightInd w:val="0"/>
        <w:rPr>
          <w:rFonts w:asciiTheme="majorHAnsi" w:hAnsiTheme="majorHAnsi" w:cstheme="majorHAnsi"/>
          <w:b/>
          <w:bCs/>
          <w:lang w:val="en-US"/>
        </w:rPr>
      </w:pPr>
    </w:p>
    <w:p w14:paraId="03F94A22" w14:textId="764E80C1" w:rsidR="008F4B40" w:rsidRPr="00E1285E" w:rsidRDefault="008F4B40" w:rsidP="008F4B40">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Booking an Appointment:</w:t>
      </w:r>
    </w:p>
    <w:p w14:paraId="7AC251AC" w14:textId="77777777" w:rsidR="008F4B40" w:rsidRPr="00E1285E" w:rsidRDefault="008F4B40" w:rsidP="008F4B40">
      <w:pPr>
        <w:autoSpaceDE w:val="0"/>
        <w:autoSpaceDN w:val="0"/>
        <w:adjustRightInd w:val="0"/>
        <w:rPr>
          <w:rFonts w:asciiTheme="majorHAnsi" w:hAnsiTheme="majorHAnsi" w:cstheme="majorHAnsi"/>
          <w:b/>
          <w:bCs/>
          <w:lang w:val="en-US"/>
        </w:rPr>
      </w:pPr>
    </w:p>
    <w:p w14:paraId="0D9D9E9F" w14:textId="0B168A3F" w:rsidR="008F4B40" w:rsidRPr="00E1285E" w:rsidRDefault="008F4B40" w:rsidP="008F4B40">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From Home Screen (Book New Appointment Button):</w:t>
      </w:r>
    </w:p>
    <w:p w14:paraId="6247A7BA" w14:textId="637CBCF2"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Select Patient: </w:t>
      </w:r>
      <w:r w:rsidRPr="00E1285E">
        <w:rPr>
          <w:rFonts w:asciiTheme="majorHAnsi" w:hAnsiTheme="majorHAnsi" w:cstheme="majorHAnsi"/>
          <w:lang w:val="en-US"/>
        </w:rPr>
        <w:t>Users click on the "Book New Appointment" button. They choose a patient from their list or add a new patient.</w:t>
      </w:r>
    </w:p>
    <w:p w14:paraId="318B580C" w14:textId="4CCCE7A8"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Select Mode (Audio or Audio+Video): </w:t>
      </w:r>
      <w:r w:rsidRPr="00E1285E">
        <w:rPr>
          <w:rFonts w:asciiTheme="majorHAnsi" w:hAnsiTheme="majorHAnsi" w:cstheme="majorHAnsi"/>
          <w:lang w:val="en-US"/>
        </w:rPr>
        <w:t>Users choose the preferred mode for the appointment.</w:t>
      </w:r>
    </w:p>
    <w:p w14:paraId="6BDFF5C4" w14:textId="16870A70" w:rsidR="00510464" w:rsidRPr="004408DA" w:rsidRDefault="00510464" w:rsidP="00510464">
      <w:pPr>
        <w:autoSpaceDE w:val="0"/>
        <w:autoSpaceDN w:val="0"/>
        <w:adjustRightInd w:val="0"/>
        <w:rPr>
          <w:rFonts w:asciiTheme="majorHAnsi" w:hAnsiTheme="majorHAnsi" w:cstheme="majorHAnsi"/>
          <w:highlight w:val="yellow"/>
          <w:rPrChange w:id="315" w:author="Microsoft Office User" w:date="2024-01-30T12:57:00Z">
            <w:rPr>
              <w:rFonts w:asciiTheme="majorHAnsi" w:hAnsiTheme="majorHAnsi" w:cstheme="majorHAnsi"/>
              <w:highlight w:val="magenta"/>
            </w:rPr>
          </w:rPrChange>
        </w:rPr>
      </w:pPr>
      <w:r w:rsidRPr="004408DA">
        <w:rPr>
          <w:rFonts w:asciiTheme="majorHAnsi" w:hAnsiTheme="majorHAnsi" w:cstheme="majorHAnsi"/>
          <w:highlight w:val="yellow"/>
          <w:lang w:val="en-US"/>
          <w:rPrChange w:id="316" w:author="Microsoft Office User" w:date="2024-01-30T12:57:00Z">
            <w:rPr>
              <w:rFonts w:asciiTheme="majorHAnsi" w:hAnsiTheme="majorHAnsi" w:cstheme="majorHAnsi"/>
              <w:highlight w:val="magenta"/>
              <w:lang w:val="en-US"/>
            </w:rPr>
          </w:rPrChange>
        </w:rPr>
        <w:t xml:space="preserve">URNavi tech: </w:t>
      </w:r>
      <w:r w:rsidRPr="004408DA">
        <w:rPr>
          <w:rFonts w:asciiTheme="majorHAnsi" w:hAnsiTheme="majorHAnsi" w:cstheme="majorHAnsi"/>
          <w:highlight w:val="yellow"/>
          <w:rPrChange w:id="317" w:author="Microsoft Office User" w:date="2024-01-30T12:57:00Z">
            <w:rPr>
              <w:rFonts w:asciiTheme="majorHAnsi" w:hAnsiTheme="majorHAnsi" w:cstheme="majorHAnsi"/>
              <w:highlight w:val="magenta"/>
            </w:rPr>
          </w:rPrChange>
        </w:rPr>
        <w:t>Audio + Video is only option with patient. He can not select Audio only. However video can be kept off</w:t>
      </w:r>
    </w:p>
    <w:p w14:paraId="55A8382A" w14:textId="33166AA1" w:rsidR="00510464" w:rsidRPr="004408DA" w:rsidRDefault="00510464" w:rsidP="00510464">
      <w:pPr>
        <w:autoSpaceDE w:val="0"/>
        <w:autoSpaceDN w:val="0"/>
        <w:adjustRightInd w:val="0"/>
        <w:rPr>
          <w:rFonts w:asciiTheme="majorHAnsi" w:hAnsiTheme="majorHAnsi" w:cstheme="majorHAnsi"/>
          <w:b/>
          <w:lang w:val="en-US"/>
          <w:rPrChange w:id="318" w:author="Microsoft Office User" w:date="2024-01-30T12:57:00Z">
            <w:rPr>
              <w:rFonts w:asciiTheme="majorHAnsi" w:hAnsiTheme="majorHAnsi" w:cstheme="majorHAnsi"/>
              <w:lang w:val="en-US"/>
            </w:rPr>
          </w:rPrChange>
        </w:rPr>
      </w:pPr>
      <w:r w:rsidRPr="004408DA">
        <w:rPr>
          <w:rFonts w:asciiTheme="majorHAnsi" w:hAnsiTheme="majorHAnsi" w:cstheme="majorHAnsi"/>
          <w:b/>
          <w:highlight w:val="yellow"/>
          <w:lang w:val="en-US"/>
          <w:rPrChange w:id="319" w:author="Microsoft Office User" w:date="2024-01-30T12:57:00Z">
            <w:rPr>
              <w:rFonts w:asciiTheme="majorHAnsi" w:hAnsiTheme="majorHAnsi" w:cstheme="majorHAnsi"/>
              <w:highlight w:val="magenta"/>
              <w:lang w:val="en-US"/>
            </w:rPr>
          </w:rPrChange>
        </w:rPr>
        <w:t xml:space="preserve">[Inventcolabs]: </w:t>
      </w:r>
      <w:ins w:id="320" w:author="Microsoft Office User" w:date="2024-01-30T12:57:00Z">
        <w:r w:rsidR="004408DA" w:rsidRPr="004408DA">
          <w:rPr>
            <w:rFonts w:asciiTheme="majorHAnsi" w:hAnsiTheme="majorHAnsi" w:cstheme="majorHAnsi"/>
            <w:b/>
            <w:highlight w:val="yellow"/>
            <w:lang w:val="en-US"/>
            <w:rPrChange w:id="321" w:author="Microsoft Office User" w:date="2024-01-30T12:57:00Z">
              <w:rPr>
                <w:rFonts w:asciiTheme="majorHAnsi" w:hAnsiTheme="majorHAnsi" w:cstheme="majorHAnsi"/>
                <w:highlight w:val="magenta"/>
                <w:lang w:val="en-US"/>
              </w:rPr>
            </w:rPrChange>
          </w:rPr>
          <w:t>Noted, It’s Agora Feature</w:t>
        </w:r>
      </w:ins>
      <w:del w:id="322" w:author="Microsoft Office User" w:date="2024-01-30T12:57:00Z">
        <w:r w:rsidRPr="004408DA" w:rsidDel="004408DA">
          <w:rPr>
            <w:rFonts w:asciiTheme="majorHAnsi" w:hAnsiTheme="majorHAnsi" w:cstheme="majorHAnsi"/>
            <w:b/>
            <w:highlight w:val="yellow"/>
            <w:lang w:val="en-US"/>
            <w:rPrChange w:id="323" w:author="Microsoft Office User" w:date="2024-01-30T12:57:00Z">
              <w:rPr>
                <w:rFonts w:asciiTheme="majorHAnsi" w:hAnsiTheme="majorHAnsi" w:cstheme="majorHAnsi"/>
                <w:highlight w:val="magenta"/>
                <w:lang w:val="en-US"/>
              </w:rPr>
            </w:rPrChange>
          </w:rPr>
          <w:delText>Discuss</w:delText>
        </w:r>
      </w:del>
    </w:p>
    <w:p w14:paraId="48F3D774" w14:textId="3C19549D"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Type of Appointment: </w:t>
      </w:r>
      <w:r w:rsidRPr="00E1285E">
        <w:rPr>
          <w:rFonts w:asciiTheme="majorHAnsi" w:hAnsiTheme="majorHAnsi" w:cstheme="majorHAnsi"/>
          <w:lang w:val="en-US"/>
        </w:rPr>
        <w:t>System checks the patient's history. If a new appointment was booked for the selected patient in the last 6 months, users are prompted to choose:</w:t>
      </w:r>
    </w:p>
    <w:p w14:paraId="32CFE1BA" w14:textId="68F24423" w:rsidR="001B20C7" w:rsidRPr="00966D88" w:rsidRDefault="001B20C7" w:rsidP="001B20C7">
      <w:pPr>
        <w:autoSpaceDE w:val="0"/>
        <w:autoSpaceDN w:val="0"/>
        <w:adjustRightInd w:val="0"/>
        <w:rPr>
          <w:rFonts w:asciiTheme="majorHAnsi" w:hAnsiTheme="majorHAnsi" w:cstheme="majorHAnsi"/>
          <w:highlight w:val="yellow"/>
          <w:rPrChange w:id="324" w:author="Microsoft Office User" w:date="2024-01-30T12:58:00Z">
            <w:rPr>
              <w:rFonts w:asciiTheme="majorHAnsi" w:hAnsiTheme="majorHAnsi" w:cstheme="majorHAnsi"/>
            </w:rPr>
          </w:rPrChange>
        </w:rPr>
      </w:pPr>
      <w:r w:rsidRPr="00966D88">
        <w:rPr>
          <w:rFonts w:asciiTheme="majorHAnsi" w:hAnsiTheme="majorHAnsi" w:cstheme="majorHAnsi"/>
          <w:highlight w:val="yellow"/>
          <w:lang w:val="en-US"/>
          <w:rPrChange w:id="325" w:author="Microsoft Office User" w:date="2024-01-30T12:58:00Z">
            <w:rPr>
              <w:rFonts w:asciiTheme="majorHAnsi" w:hAnsiTheme="majorHAnsi" w:cstheme="majorHAnsi"/>
              <w:highlight w:val="magenta"/>
              <w:lang w:val="en-US"/>
            </w:rPr>
          </w:rPrChange>
        </w:rPr>
        <w:t xml:space="preserve">URNavi tech: </w:t>
      </w:r>
      <w:r w:rsidRPr="00966D88">
        <w:rPr>
          <w:rFonts w:asciiTheme="majorHAnsi" w:hAnsiTheme="majorHAnsi" w:cstheme="majorHAnsi"/>
          <w:highlight w:val="yellow"/>
          <w:rPrChange w:id="326" w:author="Microsoft Office User" w:date="2024-01-30T12:58:00Z">
            <w:rPr>
              <w:rFonts w:asciiTheme="majorHAnsi" w:hAnsiTheme="majorHAnsi" w:cstheme="majorHAnsi"/>
              <w:highlight w:val="magenta"/>
            </w:rPr>
          </w:rPrChange>
        </w:rPr>
        <w:t>Crud. Make in days</w:t>
      </w:r>
    </w:p>
    <w:p w14:paraId="312CE462" w14:textId="29963BCC" w:rsidR="001B20C7" w:rsidRPr="00966D88" w:rsidRDefault="001B20C7" w:rsidP="001B20C7">
      <w:pPr>
        <w:autoSpaceDE w:val="0"/>
        <w:autoSpaceDN w:val="0"/>
        <w:adjustRightInd w:val="0"/>
        <w:rPr>
          <w:rFonts w:asciiTheme="majorHAnsi" w:hAnsiTheme="majorHAnsi" w:cstheme="majorHAnsi"/>
          <w:b/>
          <w:lang w:val="en-US"/>
          <w:rPrChange w:id="327" w:author="Microsoft Office User" w:date="2024-01-30T12:57:00Z">
            <w:rPr>
              <w:rFonts w:asciiTheme="majorHAnsi" w:hAnsiTheme="majorHAnsi" w:cstheme="majorHAnsi"/>
              <w:lang w:val="en-US"/>
            </w:rPr>
          </w:rPrChange>
        </w:rPr>
      </w:pPr>
      <w:r w:rsidRPr="00966D88">
        <w:rPr>
          <w:rFonts w:asciiTheme="majorHAnsi" w:hAnsiTheme="majorHAnsi" w:cstheme="majorHAnsi"/>
          <w:b/>
          <w:highlight w:val="yellow"/>
          <w:lang w:val="en-US"/>
          <w:rPrChange w:id="328" w:author="Microsoft Office User" w:date="2024-01-30T12:58:00Z">
            <w:rPr>
              <w:rFonts w:asciiTheme="majorHAnsi" w:hAnsiTheme="majorHAnsi" w:cstheme="majorHAnsi"/>
              <w:highlight w:val="magenta"/>
              <w:lang w:val="en-US"/>
            </w:rPr>
          </w:rPrChange>
        </w:rPr>
        <w:t xml:space="preserve">[Inventcolabs]: </w:t>
      </w:r>
      <w:ins w:id="329" w:author="Microsoft Office User" w:date="2024-01-30T12:57:00Z">
        <w:r w:rsidR="00966D88" w:rsidRPr="00966D88">
          <w:rPr>
            <w:rFonts w:asciiTheme="majorHAnsi" w:hAnsiTheme="majorHAnsi" w:cstheme="majorHAnsi"/>
            <w:b/>
            <w:highlight w:val="yellow"/>
            <w:lang w:val="en-US"/>
            <w:rPrChange w:id="330" w:author="Microsoft Office User" w:date="2024-01-30T12:58:00Z">
              <w:rPr>
                <w:rFonts w:asciiTheme="majorHAnsi" w:hAnsiTheme="majorHAnsi" w:cstheme="majorHAnsi"/>
                <w:highlight w:val="magenta"/>
                <w:lang w:val="en-US"/>
              </w:rPr>
            </w:rPrChange>
          </w:rPr>
          <w:t>Noted</w:t>
        </w:r>
      </w:ins>
      <w:del w:id="331" w:author="Microsoft Office User" w:date="2024-01-30T12:57:00Z">
        <w:r w:rsidRPr="00966D88" w:rsidDel="004A0236">
          <w:rPr>
            <w:rFonts w:asciiTheme="majorHAnsi" w:hAnsiTheme="majorHAnsi" w:cstheme="majorHAnsi"/>
            <w:b/>
            <w:highlight w:val="yellow"/>
            <w:lang w:val="en-US"/>
            <w:rPrChange w:id="332" w:author="Microsoft Office User" w:date="2024-01-30T12:58:00Z">
              <w:rPr>
                <w:rFonts w:asciiTheme="majorHAnsi" w:hAnsiTheme="majorHAnsi" w:cstheme="majorHAnsi"/>
                <w:highlight w:val="magenta"/>
                <w:lang w:val="en-US"/>
              </w:rPr>
            </w:rPrChange>
          </w:rPr>
          <w:delText>Discuss</w:delText>
        </w:r>
      </w:del>
    </w:p>
    <w:p w14:paraId="25B4A8AA" w14:textId="77777777" w:rsidR="008F4B40" w:rsidRPr="00E1285E" w:rsidRDefault="008F4B40" w:rsidP="008F4B40">
      <w:pPr>
        <w:pStyle w:val="ListParagraph"/>
        <w:autoSpaceDE w:val="0"/>
        <w:autoSpaceDN w:val="0"/>
        <w:adjustRightInd w:val="0"/>
        <w:ind w:left="1080"/>
        <w:rPr>
          <w:rFonts w:asciiTheme="majorHAnsi" w:hAnsiTheme="majorHAnsi" w:cstheme="majorHAnsi"/>
          <w:lang w:val="en-US"/>
        </w:rPr>
      </w:pPr>
    </w:p>
    <w:p w14:paraId="74B3B9F8" w14:textId="62993922"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i/>
          <w:iCs/>
          <w:lang w:val="en-US"/>
        </w:rPr>
        <w:t>Follow Up:</w:t>
      </w:r>
      <w:r w:rsidRPr="00E1285E">
        <w:rPr>
          <w:rFonts w:asciiTheme="majorHAnsi" w:hAnsiTheme="majorHAnsi" w:cstheme="majorHAnsi"/>
          <w:lang w:val="en-US"/>
        </w:rPr>
        <w:t xml:space="preserve"> Related to the same disease, with the option to see the same doctor.</w:t>
      </w:r>
    </w:p>
    <w:p w14:paraId="67386FC2" w14:textId="1D2EAEF8"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i/>
          <w:iCs/>
          <w:lang w:val="en-US"/>
        </w:rPr>
        <w:t>New Appointment:</w:t>
      </w:r>
      <w:r w:rsidRPr="00E1285E">
        <w:rPr>
          <w:rFonts w:asciiTheme="majorHAnsi" w:hAnsiTheme="majorHAnsi" w:cstheme="majorHAnsi"/>
          <w:lang w:val="en-US"/>
        </w:rPr>
        <w:t xml:space="preserve"> For a different issue.</w:t>
      </w:r>
    </w:p>
    <w:p w14:paraId="2BB10B6C" w14:textId="77777777" w:rsidR="008F4B40" w:rsidRPr="00E1285E" w:rsidRDefault="008F4B40" w:rsidP="008F4B40">
      <w:pPr>
        <w:pStyle w:val="ListParagraph"/>
        <w:autoSpaceDE w:val="0"/>
        <w:autoSpaceDN w:val="0"/>
        <w:adjustRightInd w:val="0"/>
        <w:ind w:left="1080"/>
        <w:rPr>
          <w:rFonts w:asciiTheme="majorHAnsi" w:hAnsiTheme="majorHAnsi" w:cstheme="majorHAnsi"/>
          <w:lang w:val="en-US"/>
        </w:rPr>
      </w:pPr>
    </w:p>
    <w:p w14:paraId="7B244216" w14:textId="7E3B3D10" w:rsidR="008F4B40" w:rsidRPr="00E1285E" w:rsidRDefault="008F4B40" w:rsidP="00526E5F">
      <w:pPr>
        <w:numPr>
          <w:ilvl w:val="4"/>
          <w:numId w:val="2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Follow-up appointments are valid for up to 6 months from the date of the previous appointment.</w:t>
      </w:r>
    </w:p>
    <w:p w14:paraId="5CB3782C" w14:textId="2BE01727" w:rsidR="00B8402D" w:rsidRPr="00A20B89" w:rsidRDefault="00B8402D" w:rsidP="00B8402D">
      <w:pPr>
        <w:autoSpaceDE w:val="0"/>
        <w:autoSpaceDN w:val="0"/>
        <w:adjustRightInd w:val="0"/>
        <w:rPr>
          <w:rFonts w:asciiTheme="majorHAnsi" w:hAnsiTheme="majorHAnsi" w:cstheme="majorHAnsi"/>
          <w:highlight w:val="yellow"/>
          <w:rPrChange w:id="333" w:author="Microsoft Office User" w:date="2024-01-30T12:58:00Z">
            <w:rPr>
              <w:rFonts w:asciiTheme="majorHAnsi" w:hAnsiTheme="majorHAnsi" w:cstheme="majorHAnsi"/>
              <w:highlight w:val="magenta"/>
            </w:rPr>
          </w:rPrChange>
        </w:rPr>
      </w:pPr>
      <w:r w:rsidRPr="00A20B89">
        <w:rPr>
          <w:rFonts w:asciiTheme="majorHAnsi" w:hAnsiTheme="majorHAnsi" w:cstheme="majorHAnsi"/>
          <w:highlight w:val="yellow"/>
          <w:lang w:val="en-US"/>
          <w:rPrChange w:id="334" w:author="Microsoft Office User" w:date="2024-01-30T12:58:00Z">
            <w:rPr>
              <w:rFonts w:asciiTheme="majorHAnsi" w:hAnsiTheme="majorHAnsi" w:cstheme="majorHAnsi"/>
              <w:highlight w:val="magenta"/>
              <w:lang w:val="en-US"/>
            </w:rPr>
          </w:rPrChange>
        </w:rPr>
        <w:t xml:space="preserve">URNavi tech: </w:t>
      </w:r>
      <w:r w:rsidRPr="00A20B89">
        <w:rPr>
          <w:rFonts w:asciiTheme="majorHAnsi" w:hAnsiTheme="majorHAnsi" w:cstheme="majorHAnsi"/>
          <w:highlight w:val="yellow"/>
          <w:rPrChange w:id="335" w:author="Microsoft Office User" w:date="2024-01-30T12:58:00Z">
            <w:rPr>
              <w:rFonts w:asciiTheme="majorHAnsi" w:hAnsiTheme="majorHAnsi" w:cstheme="majorHAnsi"/>
              <w:highlight w:val="magenta"/>
            </w:rPr>
          </w:rPrChange>
        </w:rPr>
        <w:t>For same patient only. It shall be CRUD</w:t>
      </w:r>
    </w:p>
    <w:p w14:paraId="41A27923" w14:textId="309251A7" w:rsidR="008F4B40" w:rsidRPr="00A20B89" w:rsidRDefault="00B8402D" w:rsidP="00B8402D">
      <w:pPr>
        <w:numPr>
          <w:ilvl w:val="1"/>
          <w:numId w:val="25"/>
        </w:numPr>
        <w:autoSpaceDE w:val="0"/>
        <w:autoSpaceDN w:val="0"/>
        <w:adjustRightInd w:val="0"/>
        <w:rPr>
          <w:rFonts w:asciiTheme="majorHAnsi" w:hAnsiTheme="majorHAnsi" w:cstheme="majorHAnsi"/>
          <w:b/>
          <w:highlight w:val="yellow"/>
          <w:lang w:val="en-US"/>
          <w:rPrChange w:id="336" w:author="Microsoft Office User" w:date="2024-01-30T12:58:00Z">
            <w:rPr>
              <w:rFonts w:asciiTheme="majorHAnsi" w:hAnsiTheme="majorHAnsi" w:cstheme="majorHAnsi"/>
              <w:lang w:val="en-US"/>
            </w:rPr>
          </w:rPrChange>
        </w:rPr>
      </w:pPr>
      <w:r w:rsidRPr="00A20B89">
        <w:rPr>
          <w:rFonts w:asciiTheme="majorHAnsi" w:hAnsiTheme="majorHAnsi" w:cstheme="majorHAnsi"/>
          <w:b/>
          <w:highlight w:val="yellow"/>
          <w:lang w:val="en-US"/>
          <w:rPrChange w:id="337" w:author="Microsoft Office User" w:date="2024-01-30T12:58:00Z">
            <w:rPr>
              <w:rFonts w:asciiTheme="majorHAnsi" w:hAnsiTheme="majorHAnsi" w:cstheme="majorHAnsi"/>
              <w:highlight w:val="magenta"/>
              <w:lang w:val="en-US"/>
            </w:rPr>
          </w:rPrChange>
        </w:rPr>
        <w:t>[Inventcolabs]:</w:t>
      </w:r>
      <w:ins w:id="338" w:author="Microsoft Office User" w:date="2024-01-30T12:58:00Z">
        <w:r w:rsidR="00A20B89" w:rsidRPr="00A20B89">
          <w:rPr>
            <w:rFonts w:asciiTheme="majorHAnsi" w:hAnsiTheme="majorHAnsi" w:cstheme="majorHAnsi"/>
            <w:b/>
            <w:highlight w:val="yellow"/>
            <w:rPrChange w:id="339" w:author="Microsoft Office User" w:date="2024-01-30T12:58:00Z">
              <w:rPr>
                <w:rFonts w:asciiTheme="majorHAnsi" w:hAnsiTheme="majorHAnsi" w:cstheme="majorHAnsi"/>
              </w:rPr>
            </w:rPrChange>
          </w:rPr>
          <w:t>Noted</w:t>
        </w:r>
      </w:ins>
      <w:del w:id="340" w:author="Microsoft Office User" w:date="2024-01-30T12:58:00Z">
        <w:r w:rsidRPr="00A20B89" w:rsidDel="00A20B89">
          <w:rPr>
            <w:rFonts w:asciiTheme="majorHAnsi" w:hAnsiTheme="majorHAnsi" w:cstheme="majorHAnsi"/>
            <w:b/>
            <w:highlight w:val="yellow"/>
            <w:lang w:val="en-US"/>
            <w:rPrChange w:id="341" w:author="Microsoft Office User" w:date="2024-01-30T12:58:00Z">
              <w:rPr>
                <w:rFonts w:asciiTheme="majorHAnsi" w:hAnsiTheme="majorHAnsi" w:cstheme="majorHAnsi"/>
                <w:highlight w:val="magenta"/>
                <w:lang w:val="en-US"/>
              </w:rPr>
            </w:rPrChange>
          </w:rPr>
          <w:delText xml:space="preserve"> Discuss</w:delText>
        </w:r>
        <w:r w:rsidRPr="00A20B89" w:rsidDel="00A20B89">
          <w:rPr>
            <w:rFonts w:asciiTheme="majorHAnsi" w:hAnsiTheme="majorHAnsi" w:cstheme="majorHAnsi"/>
            <w:b/>
            <w:highlight w:val="yellow"/>
            <w:rPrChange w:id="342" w:author="Microsoft Office User" w:date="2024-01-30T12:58:00Z">
              <w:rPr>
                <w:rFonts w:asciiTheme="majorHAnsi" w:hAnsiTheme="majorHAnsi" w:cstheme="majorHAnsi"/>
              </w:rPr>
            </w:rPrChange>
          </w:rPr>
          <w:delText xml:space="preserve"> </w:delText>
        </w:r>
      </w:del>
    </w:p>
    <w:p w14:paraId="0527378F" w14:textId="0259A67E"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Select Date &amp; Time: </w:t>
      </w:r>
      <w:r w:rsidRPr="00E1285E">
        <w:rPr>
          <w:rFonts w:asciiTheme="majorHAnsi" w:hAnsiTheme="majorHAnsi" w:cstheme="majorHAnsi"/>
          <w:lang w:val="en-US"/>
        </w:rPr>
        <w:t>Users pick a date within 2 to 7 days from the booking date. Time slots are dynamically generated based on the selected date and, for follow-up appointments, the availability of the same doctor.</w:t>
      </w:r>
    </w:p>
    <w:p w14:paraId="4454E785" w14:textId="41BDC70B" w:rsidR="00B6058C" w:rsidRPr="00FC069C" w:rsidRDefault="00B6058C" w:rsidP="00B6058C">
      <w:pPr>
        <w:autoSpaceDE w:val="0"/>
        <w:autoSpaceDN w:val="0"/>
        <w:adjustRightInd w:val="0"/>
        <w:rPr>
          <w:rFonts w:asciiTheme="majorHAnsi" w:hAnsiTheme="majorHAnsi" w:cstheme="majorHAnsi"/>
          <w:highlight w:val="yellow"/>
          <w:rPrChange w:id="343" w:author="Microsoft Office User" w:date="2024-01-30T12:58:00Z">
            <w:rPr>
              <w:rFonts w:asciiTheme="majorHAnsi" w:hAnsiTheme="majorHAnsi" w:cstheme="majorHAnsi"/>
              <w:highlight w:val="magenta"/>
            </w:rPr>
          </w:rPrChange>
        </w:rPr>
      </w:pPr>
      <w:r w:rsidRPr="00FC069C">
        <w:rPr>
          <w:rFonts w:asciiTheme="majorHAnsi" w:hAnsiTheme="majorHAnsi" w:cstheme="majorHAnsi"/>
          <w:highlight w:val="yellow"/>
          <w:lang w:val="en-US"/>
          <w:rPrChange w:id="344" w:author="Microsoft Office User" w:date="2024-01-30T12:58:00Z">
            <w:rPr>
              <w:rFonts w:asciiTheme="majorHAnsi" w:hAnsiTheme="majorHAnsi" w:cstheme="majorHAnsi"/>
              <w:highlight w:val="magenta"/>
              <w:lang w:val="en-US"/>
            </w:rPr>
          </w:rPrChange>
        </w:rPr>
        <w:t xml:space="preserve">URNavi tech: </w:t>
      </w:r>
      <w:r w:rsidRPr="00FC069C">
        <w:rPr>
          <w:rFonts w:asciiTheme="majorHAnsi" w:hAnsiTheme="majorHAnsi" w:cstheme="majorHAnsi"/>
          <w:highlight w:val="yellow"/>
          <w:rPrChange w:id="345" w:author="Microsoft Office User" w:date="2024-01-30T12:58:00Z">
            <w:rPr>
              <w:rFonts w:asciiTheme="majorHAnsi" w:hAnsiTheme="majorHAnsi" w:cstheme="majorHAnsi"/>
              <w:highlight w:val="magenta"/>
            </w:rPr>
          </w:rPrChange>
        </w:rPr>
        <w:t>CRUD. Keep in hours</w:t>
      </w:r>
    </w:p>
    <w:p w14:paraId="2889D926" w14:textId="6B0AF6BB" w:rsidR="00B6058C" w:rsidRPr="00FC069C" w:rsidRDefault="00B6058C" w:rsidP="00B6058C">
      <w:pPr>
        <w:autoSpaceDE w:val="0"/>
        <w:autoSpaceDN w:val="0"/>
        <w:adjustRightInd w:val="0"/>
        <w:rPr>
          <w:rFonts w:asciiTheme="majorHAnsi" w:hAnsiTheme="majorHAnsi" w:cstheme="majorHAnsi"/>
          <w:b/>
          <w:highlight w:val="yellow"/>
          <w:lang w:val="en-US"/>
          <w:rPrChange w:id="346" w:author="Microsoft Office User" w:date="2024-01-30T12:58:00Z">
            <w:rPr>
              <w:rFonts w:asciiTheme="majorHAnsi" w:hAnsiTheme="majorHAnsi" w:cstheme="majorHAnsi"/>
              <w:highlight w:val="magenta"/>
              <w:lang w:val="en-US"/>
            </w:rPr>
          </w:rPrChange>
        </w:rPr>
      </w:pPr>
      <w:r w:rsidRPr="00FC069C">
        <w:rPr>
          <w:rFonts w:asciiTheme="majorHAnsi" w:hAnsiTheme="majorHAnsi" w:cstheme="majorHAnsi"/>
          <w:b/>
          <w:highlight w:val="yellow"/>
          <w:lang w:val="en-US"/>
          <w:rPrChange w:id="347" w:author="Microsoft Office User" w:date="2024-01-30T12:58:00Z">
            <w:rPr>
              <w:rFonts w:asciiTheme="majorHAnsi" w:hAnsiTheme="majorHAnsi" w:cstheme="majorHAnsi"/>
              <w:highlight w:val="magenta"/>
              <w:lang w:val="en-US"/>
            </w:rPr>
          </w:rPrChange>
        </w:rPr>
        <w:t>[Inventcolabs]:</w:t>
      </w:r>
      <w:ins w:id="348" w:author="Microsoft Office User" w:date="2024-01-30T12:58:00Z">
        <w:r w:rsidR="00FC069C" w:rsidRPr="00FC069C">
          <w:rPr>
            <w:rFonts w:asciiTheme="majorHAnsi" w:hAnsiTheme="majorHAnsi" w:cstheme="majorHAnsi"/>
            <w:b/>
            <w:highlight w:val="yellow"/>
            <w:lang w:val="en-US"/>
            <w:rPrChange w:id="349" w:author="Microsoft Office User" w:date="2024-01-30T12:58:00Z">
              <w:rPr>
                <w:rFonts w:asciiTheme="majorHAnsi" w:hAnsiTheme="majorHAnsi" w:cstheme="majorHAnsi"/>
                <w:highlight w:val="magenta"/>
                <w:lang w:val="en-US"/>
              </w:rPr>
            </w:rPrChange>
          </w:rPr>
          <w:t xml:space="preserve"> Noted</w:t>
        </w:r>
      </w:ins>
      <w:del w:id="350" w:author="Microsoft Office User" w:date="2024-01-30T12:58:00Z">
        <w:r w:rsidRPr="00FC069C" w:rsidDel="00FC069C">
          <w:rPr>
            <w:rFonts w:asciiTheme="majorHAnsi" w:hAnsiTheme="majorHAnsi" w:cstheme="majorHAnsi"/>
            <w:b/>
            <w:highlight w:val="yellow"/>
            <w:lang w:val="en-US"/>
            <w:rPrChange w:id="351" w:author="Microsoft Office User" w:date="2024-01-30T12:58:00Z">
              <w:rPr>
                <w:rFonts w:asciiTheme="majorHAnsi" w:hAnsiTheme="majorHAnsi" w:cstheme="majorHAnsi"/>
                <w:highlight w:val="magenta"/>
                <w:lang w:val="en-US"/>
              </w:rPr>
            </w:rPrChange>
          </w:rPr>
          <w:delText xml:space="preserve"> Discuss</w:delText>
        </w:r>
      </w:del>
    </w:p>
    <w:p w14:paraId="45D9BAFA" w14:textId="4CE6DAF1" w:rsidR="005B34DC" w:rsidRPr="00E1285E" w:rsidRDefault="005B34DC" w:rsidP="00B6058C">
      <w:pPr>
        <w:autoSpaceDE w:val="0"/>
        <w:autoSpaceDN w:val="0"/>
        <w:adjustRightInd w:val="0"/>
        <w:rPr>
          <w:rFonts w:asciiTheme="majorHAnsi" w:hAnsiTheme="majorHAnsi" w:cstheme="majorHAnsi"/>
          <w:lang w:val="en-US"/>
        </w:rPr>
      </w:pPr>
    </w:p>
    <w:p w14:paraId="4F6A2C63" w14:textId="79C77679" w:rsidR="005B34DC" w:rsidRPr="00E1285E" w:rsidRDefault="005B34DC" w:rsidP="00B6058C">
      <w:pPr>
        <w:autoSpaceDE w:val="0"/>
        <w:autoSpaceDN w:val="0"/>
        <w:adjustRightInd w:val="0"/>
        <w:rPr>
          <w:rFonts w:asciiTheme="majorHAnsi" w:hAnsiTheme="majorHAnsi" w:cstheme="majorHAnsi"/>
          <w:b/>
          <w:highlight w:val="yellow"/>
        </w:rPr>
      </w:pPr>
      <w:r w:rsidRPr="00E1285E">
        <w:rPr>
          <w:rFonts w:asciiTheme="majorHAnsi" w:hAnsiTheme="majorHAnsi" w:cstheme="majorHAnsi"/>
          <w:b/>
          <w:highlight w:val="yellow"/>
        </w:rPr>
        <w:t>URNavi tech: Will not link with availability of same doc. If same doc is not available, other doc will examine</w:t>
      </w:r>
    </w:p>
    <w:p w14:paraId="74190759" w14:textId="56A78C50" w:rsidR="005B34DC" w:rsidRPr="00E1285E" w:rsidRDefault="005B34DC" w:rsidP="00B6058C">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669D9F1C" w14:textId="01449CEE"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Make Payment: </w:t>
      </w:r>
      <w:r w:rsidRPr="00E1285E">
        <w:rPr>
          <w:rFonts w:asciiTheme="majorHAnsi" w:hAnsiTheme="majorHAnsi" w:cstheme="majorHAnsi"/>
          <w:lang w:val="en-US"/>
        </w:rPr>
        <w:t>Users proceed to the payment section. The amount is calculated based on the type of appointment (full amount for the first appointment, less for follow-ups). Payment options are provided for users to complete the transaction.</w:t>
      </w:r>
    </w:p>
    <w:p w14:paraId="40451660" w14:textId="049758B4" w:rsidR="003A726E" w:rsidRPr="00E1285E" w:rsidRDefault="003A726E" w:rsidP="003A726E">
      <w:pPr>
        <w:autoSpaceDE w:val="0"/>
        <w:autoSpaceDN w:val="0"/>
        <w:adjustRightInd w:val="0"/>
        <w:rPr>
          <w:rFonts w:asciiTheme="majorHAnsi" w:hAnsiTheme="majorHAnsi" w:cstheme="majorHAnsi"/>
          <w:highlight w:val="yellow"/>
        </w:rPr>
      </w:pPr>
      <w:r w:rsidRPr="00E1285E">
        <w:rPr>
          <w:rFonts w:asciiTheme="majorHAnsi" w:hAnsiTheme="majorHAnsi" w:cstheme="majorHAnsi"/>
          <w:highlight w:val="yellow"/>
          <w:lang w:val="en-US"/>
        </w:rPr>
        <w:t xml:space="preserve">UrNavi tech: </w:t>
      </w:r>
      <w:r w:rsidRPr="00E1285E">
        <w:rPr>
          <w:rFonts w:asciiTheme="majorHAnsi" w:hAnsiTheme="majorHAnsi" w:cstheme="majorHAnsi"/>
          <w:highlight w:val="yellow"/>
        </w:rPr>
        <w:t>Currently same price is desired for both type. However it is admin controlled</w:t>
      </w:r>
    </w:p>
    <w:p w14:paraId="3D32A9AA" w14:textId="13E82924" w:rsidR="003A726E" w:rsidRPr="00E1285E" w:rsidRDefault="003A726E" w:rsidP="003A726E">
      <w:pPr>
        <w:autoSpaceDE w:val="0"/>
        <w:autoSpaceDN w:val="0"/>
        <w:adjustRightInd w:val="0"/>
        <w:rPr>
          <w:rFonts w:asciiTheme="majorHAnsi" w:hAnsiTheme="majorHAnsi" w:cstheme="majorHAnsi"/>
          <w:lang w:val="en-US"/>
        </w:rPr>
      </w:pPr>
      <w:r w:rsidRPr="00E1285E">
        <w:rPr>
          <w:rFonts w:asciiTheme="majorHAnsi" w:hAnsiTheme="majorHAnsi" w:cstheme="majorHAnsi"/>
          <w:highlight w:val="yellow"/>
          <w:lang w:val="en-US"/>
        </w:rPr>
        <w:t>[Inventcolabs]: Noted</w:t>
      </w:r>
    </w:p>
    <w:p w14:paraId="7FACC3E7" w14:textId="77777777" w:rsidR="008F4B40" w:rsidRPr="00E1285E" w:rsidRDefault="008F4B40" w:rsidP="008F4B40">
      <w:pPr>
        <w:pStyle w:val="ListParagraph"/>
        <w:autoSpaceDE w:val="0"/>
        <w:autoSpaceDN w:val="0"/>
        <w:adjustRightInd w:val="0"/>
        <w:ind w:left="1080"/>
        <w:rPr>
          <w:rFonts w:asciiTheme="majorHAnsi" w:hAnsiTheme="majorHAnsi" w:cstheme="majorHAnsi"/>
          <w:lang w:val="en-US"/>
        </w:rPr>
      </w:pPr>
    </w:p>
    <w:p w14:paraId="47EDE50A" w14:textId="77777777" w:rsidR="008F4B40" w:rsidRPr="00E1285E" w:rsidRDefault="008F4B40" w:rsidP="008F4B40">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From Patient Listing Screen (Start Booking an Appointment):</w:t>
      </w:r>
    </w:p>
    <w:p w14:paraId="14A9BA46" w14:textId="74F3EB32"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 xml:space="preserve">Select Patient: </w:t>
      </w:r>
      <w:r w:rsidRPr="00E1285E">
        <w:rPr>
          <w:rFonts w:asciiTheme="majorHAnsi" w:hAnsiTheme="majorHAnsi" w:cstheme="majorHAnsi"/>
          <w:lang w:val="en-US"/>
        </w:rPr>
        <w:t>Users navigate to the Patient Listing Screen. They select a patient from the list.</w:t>
      </w:r>
    </w:p>
    <w:p w14:paraId="3505A547" w14:textId="3FE6745B"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Select Mode (Audio or Audio+Video): </w:t>
      </w:r>
      <w:r w:rsidRPr="00E1285E">
        <w:rPr>
          <w:rFonts w:asciiTheme="majorHAnsi" w:hAnsiTheme="majorHAnsi" w:cstheme="majorHAnsi"/>
          <w:lang w:val="en-US"/>
        </w:rPr>
        <w:t>Users choose the mode for the appointment.</w:t>
      </w:r>
    </w:p>
    <w:p w14:paraId="20FF65E0" w14:textId="5BD8C033"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Type of Appointment: </w:t>
      </w:r>
      <w:r w:rsidRPr="00E1285E">
        <w:rPr>
          <w:rFonts w:asciiTheme="majorHAnsi" w:hAnsiTheme="majorHAnsi" w:cstheme="majorHAnsi"/>
          <w:lang w:val="en-US"/>
        </w:rPr>
        <w:t>The system checks the patient's history. Users follow the same process as mentioned above.</w:t>
      </w:r>
    </w:p>
    <w:p w14:paraId="2C6D43E0" w14:textId="137C8F96"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Select Date &amp; Time: </w:t>
      </w:r>
      <w:r w:rsidRPr="00E1285E">
        <w:rPr>
          <w:rFonts w:asciiTheme="majorHAnsi" w:hAnsiTheme="majorHAnsi" w:cstheme="majorHAnsi"/>
          <w:lang w:val="en-US"/>
        </w:rPr>
        <w:t>Users proceed to pick a suitable date and time.</w:t>
      </w:r>
    </w:p>
    <w:p w14:paraId="649C5D1D" w14:textId="793FCEC8"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Make Payment: </w:t>
      </w:r>
      <w:r w:rsidRPr="00E1285E">
        <w:rPr>
          <w:rFonts w:asciiTheme="majorHAnsi" w:hAnsiTheme="majorHAnsi" w:cstheme="majorHAnsi"/>
          <w:lang w:val="en-US"/>
        </w:rPr>
        <w:t>Users move to the payment section to complete the transaction.</w:t>
      </w:r>
    </w:p>
    <w:p w14:paraId="57E8C0C6" w14:textId="77777777" w:rsidR="008F4B40" w:rsidRPr="00E1285E" w:rsidRDefault="008F4B40" w:rsidP="008F4B40">
      <w:pPr>
        <w:autoSpaceDE w:val="0"/>
        <w:autoSpaceDN w:val="0"/>
        <w:adjustRightInd w:val="0"/>
        <w:rPr>
          <w:rFonts w:asciiTheme="majorHAnsi" w:hAnsiTheme="majorHAnsi" w:cstheme="majorHAnsi"/>
          <w:b/>
          <w:bCs/>
          <w:lang w:val="en-US"/>
        </w:rPr>
      </w:pPr>
    </w:p>
    <w:p w14:paraId="5DAD111A" w14:textId="1FECBBAE" w:rsidR="008F4B40" w:rsidRPr="00E1285E" w:rsidRDefault="008F4B40" w:rsidP="008F4B40">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Additional Notes:</w:t>
      </w:r>
    </w:p>
    <w:p w14:paraId="51E5213B" w14:textId="4B1761A5"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commentRangeStart w:id="352"/>
      <w:commentRangeStart w:id="353"/>
      <w:r w:rsidRPr="00E1285E">
        <w:rPr>
          <w:rFonts w:asciiTheme="majorHAnsi" w:hAnsiTheme="majorHAnsi" w:cstheme="majorHAnsi"/>
          <w:b/>
          <w:bCs/>
          <w:lang w:val="en-US"/>
        </w:rPr>
        <w:t xml:space="preserve">Date Restrictions: </w:t>
      </w:r>
      <w:commentRangeEnd w:id="352"/>
      <w:r w:rsidR="002B6194">
        <w:rPr>
          <w:rStyle w:val="CommentReference"/>
        </w:rPr>
        <w:commentReference w:id="352"/>
      </w:r>
      <w:commentRangeEnd w:id="353"/>
      <w:r w:rsidR="00A85B26">
        <w:rPr>
          <w:rStyle w:val="CommentReference"/>
        </w:rPr>
        <w:commentReference w:id="353"/>
      </w:r>
      <w:r w:rsidRPr="00E1285E">
        <w:rPr>
          <w:rFonts w:asciiTheme="majorHAnsi" w:hAnsiTheme="majorHAnsi" w:cstheme="majorHAnsi"/>
          <w:lang w:val="en-US"/>
        </w:rPr>
        <w:t xml:space="preserve">Appointments can be booked from </w:t>
      </w:r>
      <w:commentRangeStart w:id="354"/>
      <w:commentRangeStart w:id="355"/>
      <w:r w:rsidRPr="00E1285E">
        <w:rPr>
          <w:rFonts w:asciiTheme="majorHAnsi" w:hAnsiTheme="majorHAnsi" w:cstheme="majorHAnsi"/>
          <w:lang w:val="en-US"/>
        </w:rPr>
        <w:t xml:space="preserve">2 to 7 days </w:t>
      </w:r>
      <w:commentRangeEnd w:id="354"/>
      <w:r w:rsidR="002B6194">
        <w:rPr>
          <w:rStyle w:val="CommentReference"/>
        </w:rPr>
        <w:commentReference w:id="354"/>
      </w:r>
      <w:commentRangeEnd w:id="355"/>
      <w:r w:rsidR="00CC0987">
        <w:rPr>
          <w:rStyle w:val="CommentReference"/>
        </w:rPr>
        <w:commentReference w:id="355"/>
      </w:r>
      <w:r w:rsidRPr="00E1285E">
        <w:rPr>
          <w:rFonts w:asciiTheme="majorHAnsi" w:hAnsiTheme="majorHAnsi" w:cstheme="majorHAnsi"/>
          <w:lang w:val="en-US"/>
        </w:rPr>
        <w:t>from the booking date. A patient can make only one appointment for one UHID. Another appointment can be booked 3 days after the current appointment date.</w:t>
      </w:r>
    </w:p>
    <w:p w14:paraId="40E41532" w14:textId="60BCB37B"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commentRangeStart w:id="356"/>
      <w:commentRangeStart w:id="357"/>
      <w:r w:rsidRPr="00E1285E">
        <w:rPr>
          <w:rFonts w:asciiTheme="majorHAnsi" w:hAnsiTheme="majorHAnsi" w:cstheme="majorHAnsi"/>
          <w:b/>
          <w:bCs/>
          <w:lang w:val="en-US"/>
        </w:rPr>
        <w:t xml:space="preserve">Time Slot Availability: </w:t>
      </w:r>
      <w:r w:rsidRPr="00E1285E">
        <w:rPr>
          <w:rFonts w:asciiTheme="majorHAnsi" w:hAnsiTheme="majorHAnsi" w:cstheme="majorHAnsi"/>
          <w:lang w:val="en-US"/>
        </w:rPr>
        <w:t>Time slots are based on the selected date and doctor availability (for follow-up appointments).</w:t>
      </w:r>
      <w:commentRangeEnd w:id="356"/>
      <w:r w:rsidR="002B6194">
        <w:rPr>
          <w:rStyle w:val="CommentReference"/>
        </w:rPr>
        <w:commentReference w:id="356"/>
      </w:r>
      <w:commentRangeEnd w:id="357"/>
      <w:r w:rsidR="00A85B26">
        <w:rPr>
          <w:rStyle w:val="CommentReference"/>
        </w:rPr>
        <w:commentReference w:id="357"/>
      </w:r>
    </w:p>
    <w:p w14:paraId="762BC121" w14:textId="77777777" w:rsidR="008F4B40" w:rsidRPr="00E1285E" w:rsidRDefault="008F4B4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Payment Amount: </w:t>
      </w:r>
      <w:r w:rsidRPr="00E1285E">
        <w:rPr>
          <w:rFonts w:asciiTheme="majorHAnsi" w:hAnsiTheme="majorHAnsi" w:cstheme="majorHAnsi"/>
          <w:lang w:val="en-US"/>
        </w:rPr>
        <w:t>Two different amounts are presented:</w:t>
      </w:r>
    </w:p>
    <w:p w14:paraId="48308A5E" w14:textId="77777777" w:rsidR="008F4B40" w:rsidRPr="00E1285E" w:rsidRDefault="008F4B40"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Full Amount for the first appointment.</w:t>
      </w:r>
    </w:p>
    <w:p w14:paraId="3A86D974" w14:textId="0A67B8FD" w:rsidR="008F4B40" w:rsidRPr="00E1285E" w:rsidRDefault="008F4B40"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 reduced amount for follow-up appointments.</w:t>
      </w:r>
    </w:p>
    <w:p w14:paraId="6B6B9FFD" w14:textId="77777777" w:rsidR="008F4B40" w:rsidRPr="00E1285E" w:rsidRDefault="008F4B40" w:rsidP="008F4B40">
      <w:pPr>
        <w:autoSpaceDE w:val="0"/>
        <w:autoSpaceDN w:val="0"/>
        <w:adjustRightInd w:val="0"/>
        <w:rPr>
          <w:rFonts w:asciiTheme="majorHAnsi" w:hAnsiTheme="majorHAnsi" w:cstheme="majorHAnsi"/>
          <w:lang w:val="en-US"/>
        </w:rPr>
      </w:pPr>
    </w:p>
    <w:p w14:paraId="6250FFD2" w14:textId="74EA88D7" w:rsidR="008F4B40" w:rsidRPr="00E1285E" w:rsidRDefault="008F4B40" w:rsidP="008F4B40">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This process ensures a user-friendly and efficient appointment booking system while taking into consideration the patient's history, appointment types, and payment variations.</w:t>
      </w:r>
    </w:p>
    <w:p w14:paraId="678B0129" w14:textId="77777777" w:rsidR="00A62B91" w:rsidRPr="00E1285E" w:rsidRDefault="00A62B91" w:rsidP="008424F6">
      <w:pPr>
        <w:pStyle w:val="NormalWeb"/>
        <w:rPr>
          <w:rFonts w:asciiTheme="majorHAnsi" w:hAnsiTheme="majorHAnsi" w:cstheme="majorHAnsi"/>
          <w:lang w:val="en-IN" w:eastAsia="en-US"/>
        </w:rPr>
      </w:pPr>
    </w:p>
    <w:p w14:paraId="580333D8" w14:textId="331D6C4E" w:rsidR="00B44499" w:rsidRPr="00E1285E" w:rsidRDefault="00B44499" w:rsidP="008424F6">
      <w:pPr>
        <w:pStyle w:val="Heading2"/>
        <w:numPr>
          <w:ilvl w:val="2"/>
          <w:numId w:val="6"/>
        </w:numPr>
        <w:spacing w:line="276" w:lineRule="auto"/>
        <w:jc w:val="both"/>
        <w:rPr>
          <w:rFonts w:asciiTheme="majorHAnsi" w:hAnsiTheme="majorHAnsi" w:cstheme="majorHAnsi"/>
          <w:highlight w:val="white"/>
        </w:rPr>
      </w:pPr>
      <w:bookmarkStart w:id="358" w:name="_Toc154149809"/>
      <w:r w:rsidRPr="00E1285E">
        <w:rPr>
          <w:rFonts w:asciiTheme="majorHAnsi" w:hAnsiTheme="majorHAnsi" w:cstheme="majorHAnsi"/>
          <w:highlight w:val="white"/>
        </w:rPr>
        <w:t>Make Payment Module</w:t>
      </w:r>
      <w:bookmarkEnd w:id="358"/>
    </w:p>
    <w:p w14:paraId="7888471F" w14:textId="3828EA6D" w:rsidR="00B44499" w:rsidRPr="00E1285E" w:rsidRDefault="00B44499" w:rsidP="00B44499">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Make Payment screen is a crucial step in the user journey, allowing users to complete transactions for appointments or products. Here's a breakdown of the elements and functionalities of the Make Payment screen:</w:t>
      </w:r>
    </w:p>
    <w:p w14:paraId="14B6376F" w14:textId="2D795D04" w:rsidR="000B7BA5" w:rsidRPr="00E1285E" w:rsidRDefault="000B7BA5" w:rsidP="00B44499">
      <w:pPr>
        <w:autoSpaceDE w:val="0"/>
        <w:autoSpaceDN w:val="0"/>
        <w:adjustRightInd w:val="0"/>
        <w:rPr>
          <w:rFonts w:asciiTheme="majorHAnsi" w:hAnsiTheme="majorHAnsi" w:cstheme="majorHAnsi"/>
          <w:lang w:val="en-US"/>
        </w:rPr>
      </w:pPr>
    </w:p>
    <w:p w14:paraId="23F22511" w14:textId="77777777" w:rsidR="000B7BA5" w:rsidRPr="00E1285E" w:rsidRDefault="000B7BA5" w:rsidP="00B44499">
      <w:pPr>
        <w:autoSpaceDE w:val="0"/>
        <w:autoSpaceDN w:val="0"/>
        <w:adjustRightInd w:val="0"/>
        <w:rPr>
          <w:rFonts w:asciiTheme="majorHAnsi" w:hAnsiTheme="majorHAnsi" w:cstheme="majorHAnsi"/>
          <w:lang w:val="en-US"/>
        </w:rPr>
      </w:pPr>
    </w:p>
    <w:p w14:paraId="4587ACF6" w14:textId="6309D571" w:rsidR="00B44499" w:rsidRPr="00E1285E" w:rsidRDefault="00B44499" w:rsidP="000B7BA5">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Payment Details:</w:t>
      </w:r>
      <w:r w:rsidR="000B7BA5" w:rsidRPr="00E1285E">
        <w:rPr>
          <w:rFonts w:asciiTheme="majorHAnsi" w:hAnsiTheme="majorHAnsi" w:cstheme="majorHAnsi"/>
          <w:b/>
          <w:bCs/>
          <w:lang w:val="en-US"/>
        </w:rPr>
        <w:t xml:space="preserve"> </w:t>
      </w:r>
      <w:r w:rsidRPr="00E1285E">
        <w:rPr>
          <w:rFonts w:asciiTheme="majorHAnsi" w:hAnsiTheme="majorHAnsi" w:cstheme="majorHAnsi"/>
          <w:lang w:val="en-US"/>
        </w:rPr>
        <w:t>Display the details of the transaction, including the purpose (Appointment or Products) and the total amount payable.</w:t>
      </w:r>
    </w:p>
    <w:p w14:paraId="56DD741F" w14:textId="77777777" w:rsidR="0040141A" w:rsidRPr="00E1285E" w:rsidRDefault="0040141A" w:rsidP="00B44499">
      <w:pPr>
        <w:autoSpaceDE w:val="0"/>
        <w:autoSpaceDN w:val="0"/>
        <w:adjustRightInd w:val="0"/>
        <w:rPr>
          <w:rFonts w:asciiTheme="majorHAnsi" w:hAnsiTheme="majorHAnsi" w:cstheme="majorHAnsi"/>
          <w:b/>
          <w:bCs/>
          <w:lang w:val="en-US"/>
        </w:rPr>
      </w:pPr>
    </w:p>
    <w:p w14:paraId="010343C5" w14:textId="5DF68F1F" w:rsidR="00B44499" w:rsidRPr="00E1285E" w:rsidRDefault="00B44499" w:rsidP="00B44499">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Apply Discount Code:</w:t>
      </w:r>
    </w:p>
    <w:p w14:paraId="2A1FE04B" w14:textId="77777777" w:rsidR="0040141A" w:rsidRPr="00E1285E" w:rsidRDefault="00B44499"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a text field where users can enter a valid discount code.</w:t>
      </w:r>
    </w:p>
    <w:p w14:paraId="6E7A4C53" w14:textId="2218BD38" w:rsidR="00B44499" w:rsidRPr="00E1285E" w:rsidRDefault="00B44499"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logic to apply the discount and adjust the payable amount accordingly.</w:t>
      </w:r>
    </w:p>
    <w:p w14:paraId="4BC38056" w14:textId="77777777" w:rsidR="0040141A" w:rsidRPr="00E1285E" w:rsidRDefault="0040141A" w:rsidP="00B44499">
      <w:pPr>
        <w:autoSpaceDE w:val="0"/>
        <w:autoSpaceDN w:val="0"/>
        <w:adjustRightInd w:val="0"/>
        <w:rPr>
          <w:rFonts w:asciiTheme="majorHAnsi" w:hAnsiTheme="majorHAnsi" w:cstheme="majorHAnsi"/>
          <w:b/>
          <w:bCs/>
          <w:lang w:val="en-US"/>
        </w:rPr>
      </w:pPr>
    </w:p>
    <w:p w14:paraId="64CEEBFC" w14:textId="08BCBDA1" w:rsidR="00B44499" w:rsidRPr="00E1285E" w:rsidRDefault="00B44499" w:rsidP="00B44499">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Payment Modes:</w:t>
      </w:r>
    </w:p>
    <w:p w14:paraId="5DFCF912" w14:textId="77777777" w:rsidR="0040141A" w:rsidRPr="00E1285E" w:rsidRDefault="00B44499"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Offer a seamless and secure online payment experience.</w:t>
      </w:r>
    </w:p>
    <w:p w14:paraId="40999E6D" w14:textId="09CB263F" w:rsidR="00B44499" w:rsidRPr="00E1285E" w:rsidRDefault="00B44499"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Users can make payments using Credit/Debit Cards through the integrated online payment gateway.</w:t>
      </w:r>
    </w:p>
    <w:p w14:paraId="5186E865" w14:textId="6077A8DB" w:rsidR="002731D7" w:rsidRPr="00E1285E" w:rsidRDefault="002731D7" w:rsidP="002731D7">
      <w:pPr>
        <w:autoSpaceDE w:val="0"/>
        <w:autoSpaceDN w:val="0"/>
        <w:adjustRightInd w:val="0"/>
        <w:rPr>
          <w:rFonts w:asciiTheme="majorHAnsi" w:hAnsiTheme="majorHAnsi" w:cstheme="majorHAnsi"/>
          <w:lang w:val="en-US"/>
        </w:rPr>
      </w:pPr>
    </w:p>
    <w:p w14:paraId="6A7F0AA0" w14:textId="77777777" w:rsidR="002731D7" w:rsidRPr="00E1285E" w:rsidRDefault="002731D7" w:rsidP="002731D7">
      <w:pPr>
        <w:pStyle w:val="CommentText"/>
        <w:rPr>
          <w:rFonts w:asciiTheme="majorHAnsi" w:hAnsiTheme="majorHAnsi" w:cstheme="majorHAnsi"/>
          <w:highlight w:val="magenta"/>
        </w:rPr>
      </w:pPr>
      <w:r w:rsidRPr="00E1285E">
        <w:rPr>
          <w:rFonts w:asciiTheme="majorHAnsi" w:hAnsiTheme="majorHAnsi" w:cstheme="majorHAnsi"/>
          <w:highlight w:val="magenta"/>
          <w:lang w:val="en-US"/>
        </w:rPr>
        <w:t xml:space="preserve">URNavi tech: </w:t>
      </w:r>
      <w:r w:rsidRPr="00E1285E">
        <w:rPr>
          <w:rFonts w:asciiTheme="majorHAnsi" w:hAnsiTheme="majorHAnsi" w:cstheme="majorHAnsi"/>
          <w:highlight w:val="magenta"/>
        </w:rPr>
        <w:t>This needs to be elaborated, whether can we take INR and USD both payments? And what are options in payment gateway?</w:t>
      </w:r>
    </w:p>
    <w:p w14:paraId="6995BC3D" w14:textId="20EA2D18" w:rsidR="002731D7" w:rsidRPr="00E1285E" w:rsidRDefault="002731D7" w:rsidP="002731D7">
      <w:pPr>
        <w:autoSpaceDE w:val="0"/>
        <w:autoSpaceDN w:val="0"/>
        <w:adjustRightInd w:val="0"/>
        <w:rPr>
          <w:rFonts w:asciiTheme="majorHAnsi" w:hAnsiTheme="majorHAnsi" w:cstheme="majorHAnsi"/>
          <w:highlight w:val="magenta"/>
        </w:rPr>
      </w:pPr>
      <w:r w:rsidRPr="00E1285E">
        <w:rPr>
          <w:rFonts w:asciiTheme="majorHAnsi" w:hAnsiTheme="majorHAnsi" w:cstheme="majorHAnsi"/>
          <w:highlight w:val="magenta"/>
        </w:rPr>
        <w:t>Invoicing of payment? Indirect taxes of india and overseas</w:t>
      </w:r>
    </w:p>
    <w:p w14:paraId="52D0B155" w14:textId="22F4D6BB" w:rsidR="002731D7" w:rsidRPr="00E1285E" w:rsidRDefault="002731D7" w:rsidP="002731D7">
      <w:pPr>
        <w:autoSpaceDE w:val="0"/>
        <w:autoSpaceDN w:val="0"/>
        <w:adjustRightInd w:val="0"/>
        <w:rPr>
          <w:rFonts w:asciiTheme="majorHAnsi" w:hAnsiTheme="majorHAnsi" w:cstheme="majorHAnsi"/>
          <w:lang w:val="en-US"/>
        </w:rPr>
      </w:pPr>
      <w:r w:rsidRPr="00E1285E">
        <w:rPr>
          <w:rFonts w:asciiTheme="majorHAnsi" w:hAnsiTheme="majorHAnsi" w:cstheme="majorHAnsi"/>
          <w:highlight w:val="magenta"/>
          <w:lang w:val="en-US"/>
        </w:rPr>
        <w:t>[Inventcolabs]: Discuss</w:t>
      </w:r>
    </w:p>
    <w:p w14:paraId="54D0E961" w14:textId="77777777" w:rsidR="0040141A" w:rsidRPr="00E1285E" w:rsidRDefault="0040141A" w:rsidP="0040141A">
      <w:pPr>
        <w:autoSpaceDE w:val="0"/>
        <w:autoSpaceDN w:val="0"/>
        <w:adjustRightInd w:val="0"/>
        <w:rPr>
          <w:rFonts w:asciiTheme="majorHAnsi" w:hAnsiTheme="majorHAnsi" w:cstheme="majorHAnsi"/>
          <w:b/>
          <w:bCs/>
          <w:lang w:val="en-US"/>
        </w:rPr>
      </w:pPr>
    </w:p>
    <w:p w14:paraId="2BB667C6" w14:textId="4A304D49" w:rsidR="0040141A" w:rsidRPr="00E1285E" w:rsidRDefault="0040141A" w:rsidP="0040141A">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Amount Payable:</w:t>
      </w:r>
      <w:r w:rsidRPr="00E1285E">
        <w:rPr>
          <w:rFonts w:asciiTheme="majorHAnsi" w:hAnsiTheme="majorHAnsi" w:cstheme="majorHAnsi"/>
          <w:lang w:val="en-US"/>
        </w:rPr>
        <w:t xml:space="preserve"> </w:t>
      </w:r>
      <w:r w:rsidR="00B44499" w:rsidRPr="00E1285E">
        <w:rPr>
          <w:rFonts w:asciiTheme="majorHAnsi" w:hAnsiTheme="majorHAnsi" w:cstheme="majorHAnsi"/>
          <w:lang w:val="en-US"/>
        </w:rPr>
        <w:t>Clearly indicate the final amount payable after applying any discount codes.</w:t>
      </w:r>
    </w:p>
    <w:p w14:paraId="1A6C577B" w14:textId="1BD9EFB1" w:rsidR="0040141A" w:rsidRPr="00E1285E" w:rsidRDefault="0040141A" w:rsidP="0040141A">
      <w:pPr>
        <w:autoSpaceDE w:val="0"/>
        <w:autoSpaceDN w:val="0"/>
        <w:adjustRightInd w:val="0"/>
        <w:rPr>
          <w:rFonts w:asciiTheme="majorHAnsi" w:hAnsiTheme="majorHAnsi" w:cstheme="majorHAnsi"/>
          <w:lang w:val="en-US"/>
        </w:rPr>
      </w:pPr>
    </w:p>
    <w:p w14:paraId="4956CDB8" w14:textId="5D55876D" w:rsidR="00B44499" w:rsidRPr="00E1285E" w:rsidRDefault="0040141A" w:rsidP="0040141A">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Make Payment Button:</w:t>
      </w:r>
      <w:r w:rsidRPr="00E1285E">
        <w:rPr>
          <w:rFonts w:asciiTheme="majorHAnsi" w:hAnsiTheme="majorHAnsi" w:cstheme="majorHAnsi"/>
          <w:lang w:val="en-US"/>
        </w:rPr>
        <w:t xml:space="preserve"> </w:t>
      </w:r>
      <w:r w:rsidR="00B44499" w:rsidRPr="00E1285E">
        <w:rPr>
          <w:rFonts w:asciiTheme="majorHAnsi" w:hAnsiTheme="majorHAnsi" w:cstheme="majorHAnsi"/>
          <w:lang w:val="en-US"/>
        </w:rPr>
        <w:t>Include a prominent button that users can click to initiate the payment process.</w:t>
      </w:r>
    </w:p>
    <w:p w14:paraId="759D2440" w14:textId="77777777" w:rsidR="0040141A" w:rsidRPr="00E1285E" w:rsidRDefault="0040141A" w:rsidP="0040141A">
      <w:pPr>
        <w:autoSpaceDE w:val="0"/>
        <w:autoSpaceDN w:val="0"/>
        <w:adjustRightInd w:val="0"/>
        <w:rPr>
          <w:rFonts w:asciiTheme="majorHAnsi" w:hAnsiTheme="majorHAnsi" w:cstheme="majorHAnsi"/>
          <w:b/>
          <w:bCs/>
          <w:lang w:val="en-US"/>
        </w:rPr>
      </w:pPr>
    </w:p>
    <w:p w14:paraId="4D9E48CC" w14:textId="2DBB8549" w:rsidR="0040141A" w:rsidRPr="00E1285E" w:rsidRDefault="0040141A" w:rsidP="0040141A">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Payment Gateway Integration:</w:t>
      </w:r>
      <w:r w:rsidRPr="00E1285E">
        <w:rPr>
          <w:rFonts w:asciiTheme="majorHAnsi" w:hAnsiTheme="majorHAnsi" w:cstheme="majorHAnsi"/>
          <w:lang w:val="en-US"/>
        </w:rPr>
        <w:t xml:space="preserve"> Integrate a reliable and secure online payment gateway to handle transactions securely.</w:t>
      </w:r>
    </w:p>
    <w:p w14:paraId="33A7C56C" w14:textId="464D9521" w:rsidR="0040141A" w:rsidRPr="00E1285E" w:rsidRDefault="0040141A" w:rsidP="0040141A">
      <w:pPr>
        <w:autoSpaceDE w:val="0"/>
        <w:autoSpaceDN w:val="0"/>
        <w:adjustRightInd w:val="0"/>
        <w:rPr>
          <w:rFonts w:asciiTheme="majorHAnsi" w:hAnsiTheme="majorHAnsi" w:cstheme="majorHAnsi"/>
          <w:lang w:val="en-US"/>
        </w:rPr>
      </w:pPr>
    </w:p>
    <w:p w14:paraId="5C263CF7" w14:textId="0AFA1A35" w:rsidR="0040141A" w:rsidRPr="00E1285E" w:rsidRDefault="0040141A" w:rsidP="0040141A">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Confirmation:</w:t>
      </w:r>
      <w:r w:rsidRPr="00E1285E">
        <w:rPr>
          <w:rFonts w:asciiTheme="majorHAnsi" w:hAnsiTheme="majorHAnsi" w:cstheme="majorHAnsi"/>
          <w:lang w:val="en-US"/>
        </w:rPr>
        <w:t xml:space="preserve"> Display a confirmation message indicating that the payment was successful.</w:t>
      </w:r>
    </w:p>
    <w:p w14:paraId="5396DA28" w14:textId="77777777" w:rsidR="0040141A" w:rsidRPr="00E1285E" w:rsidRDefault="0040141A" w:rsidP="0040141A">
      <w:pPr>
        <w:autoSpaceDE w:val="0"/>
        <w:autoSpaceDN w:val="0"/>
        <w:adjustRightInd w:val="0"/>
        <w:rPr>
          <w:rFonts w:asciiTheme="majorHAnsi" w:hAnsiTheme="majorHAnsi" w:cstheme="majorHAnsi"/>
          <w:b/>
          <w:bCs/>
          <w:lang w:val="en-US"/>
        </w:rPr>
      </w:pPr>
    </w:p>
    <w:p w14:paraId="082DEC97" w14:textId="2B4618F8" w:rsidR="0040141A" w:rsidRPr="00E1285E" w:rsidRDefault="0040141A" w:rsidP="0040141A">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Notification:</w:t>
      </w:r>
      <w:r w:rsidRPr="00E1285E">
        <w:rPr>
          <w:rFonts w:asciiTheme="majorHAnsi" w:hAnsiTheme="majorHAnsi" w:cstheme="majorHAnsi"/>
          <w:lang w:val="en-US"/>
        </w:rPr>
        <w:t xml:space="preserve"> Immediately notify the user of the successful payment through multiple channels:</w:t>
      </w:r>
    </w:p>
    <w:p w14:paraId="64DA0AC9" w14:textId="77777777" w:rsidR="0040141A" w:rsidRPr="00E1285E" w:rsidRDefault="0040141A" w:rsidP="00526E5F">
      <w:pPr>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Email</w:t>
      </w:r>
    </w:p>
    <w:p w14:paraId="1BDCA820" w14:textId="77777777" w:rsidR="0040141A" w:rsidRPr="00E1285E" w:rsidRDefault="0040141A" w:rsidP="00526E5F">
      <w:pPr>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SMS</w:t>
      </w:r>
    </w:p>
    <w:p w14:paraId="10407DA5" w14:textId="3A0DABA2" w:rsidR="0040141A" w:rsidRPr="00E1285E" w:rsidRDefault="0040141A" w:rsidP="00526E5F">
      <w:pPr>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In-App Notification</w:t>
      </w:r>
    </w:p>
    <w:p w14:paraId="3C93DDBA" w14:textId="03A8492D" w:rsidR="00B44499" w:rsidRPr="00E1285E" w:rsidRDefault="00B44499" w:rsidP="0040141A">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Thank You Screen:</w:t>
      </w:r>
      <w:r w:rsidR="0040141A" w:rsidRPr="00E1285E">
        <w:rPr>
          <w:rFonts w:asciiTheme="majorHAnsi" w:hAnsiTheme="majorHAnsi" w:cstheme="majorHAnsi"/>
          <w:b/>
          <w:bCs/>
          <w:lang w:val="en-US"/>
        </w:rPr>
        <w:t xml:space="preserve"> </w:t>
      </w:r>
      <w:r w:rsidRPr="00E1285E">
        <w:rPr>
          <w:rFonts w:asciiTheme="majorHAnsi" w:hAnsiTheme="majorHAnsi" w:cstheme="majorHAnsi"/>
          <w:lang w:val="en-US"/>
        </w:rPr>
        <w:t>Redirect the user to a Thank You screen upon successful payment.</w:t>
      </w:r>
      <w:r w:rsidR="0040141A" w:rsidRPr="00E1285E">
        <w:rPr>
          <w:rFonts w:asciiTheme="majorHAnsi" w:hAnsiTheme="majorHAnsi" w:cstheme="majorHAnsi"/>
          <w:lang w:val="en-US"/>
        </w:rPr>
        <w:t xml:space="preserve"> </w:t>
      </w:r>
      <w:r w:rsidRPr="00E1285E">
        <w:rPr>
          <w:rFonts w:asciiTheme="majorHAnsi" w:hAnsiTheme="majorHAnsi" w:cstheme="majorHAnsi"/>
          <w:lang w:val="en-US"/>
        </w:rPr>
        <w:t>Include:</w:t>
      </w:r>
    </w:p>
    <w:p w14:paraId="0FADF8F9" w14:textId="70FDBA82" w:rsidR="00B44499" w:rsidRPr="00E1285E" w:rsidRDefault="00B44499"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Order ID</w:t>
      </w:r>
      <w:r w:rsidR="00A6509D" w:rsidRPr="00E1285E">
        <w:rPr>
          <w:rFonts w:asciiTheme="majorHAnsi" w:hAnsiTheme="majorHAnsi" w:cstheme="majorHAnsi"/>
          <w:lang w:val="en-US"/>
        </w:rPr>
        <w:t xml:space="preserve"> or appointment ID</w:t>
      </w:r>
    </w:p>
    <w:p w14:paraId="3490ACB5" w14:textId="77777777" w:rsidR="0040141A" w:rsidRPr="00E1285E" w:rsidRDefault="00B44499"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Link to specific screens (e.g., Manage Appointments or Transaction Summary).</w:t>
      </w:r>
    </w:p>
    <w:p w14:paraId="484417F5" w14:textId="6D99140D" w:rsidR="00C17AEC" w:rsidRPr="00E1285E" w:rsidRDefault="00B44499"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Link to the Home Screen</w:t>
      </w:r>
      <w:r w:rsidR="00C17AEC" w:rsidRPr="00E1285E">
        <w:rPr>
          <w:rFonts w:asciiTheme="majorHAnsi" w:hAnsiTheme="majorHAnsi" w:cstheme="majorHAnsi"/>
          <w:lang w:val="en-US"/>
        </w:rPr>
        <w:t>: Provide a link or button to allow users to return to the home screen easily.</w:t>
      </w:r>
    </w:p>
    <w:p w14:paraId="51518CF5" w14:textId="77777777" w:rsidR="0040141A" w:rsidRPr="00E1285E" w:rsidRDefault="0040141A" w:rsidP="00B44499">
      <w:pPr>
        <w:autoSpaceDE w:val="0"/>
        <w:autoSpaceDN w:val="0"/>
        <w:adjustRightInd w:val="0"/>
        <w:rPr>
          <w:rFonts w:asciiTheme="majorHAnsi" w:hAnsiTheme="majorHAnsi" w:cstheme="majorHAnsi"/>
          <w:b/>
          <w:bCs/>
          <w:lang w:val="en-US"/>
        </w:rPr>
      </w:pPr>
    </w:p>
    <w:p w14:paraId="06D284EE" w14:textId="6A6A32E8" w:rsidR="00B44499" w:rsidRPr="00E1285E" w:rsidRDefault="00B44499" w:rsidP="0040141A">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Email Confirmation:</w:t>
      </w:r>
      <w:r w:rsidR="0040141A" w:rsidRPr="00E1285E">
        <w:rPr>
          <w:rFonts w:asciiTheme="majorHAnsi" w:hAnsiTheme="majorHAnsi" w:cstheme="majorHAnsi"/>
          <w:b/>
          <w:bCs/>
          <w:lang w:val="en-US"/>
        </w:rPr>
        <w:t xml:space="preserve"> </w:t>
      </w:r>
      <w:r w:rsidRPr="00E1285E">
        <w:rPr>
          <w:rFonts w:asciiTheme="majorHAnsi" w:hAnsiTheme="majorHAnsi" w:cstheme="majorHAnsi"/>
          <w:lang w:val="en-US"/>
        </w:rPr>
        <w:t>Send a confirmation email to the user with the transaction details, including the Order ID.</w:t>
      </w:r>
    </w:p>
    <w:p w14:paraId="66AB8CF9" w14:textId="77777777" w:rsidR="0040141A" w:rsidRPr="00E1285E" w:rsidRDefault="0040141A" w:rsidP="00B44499">
      <w:pPr>
        <w:autoSpaceDE w:val="0"/>
        <w:autoSpaceDN w:val="0"/>
        <w:adjustRightInd w:val="0"/>
        <w:rPr>
          <w:rFonts w:asciiTheme="majorHAnsi" w:hAnsiTheme="majorHAnsi" w:cstheme="majorHAnsi"/>
          <w:b/>
          <w:bCs/>
          <w:lang w:val="en-US"/>
        </w:rPr>
      </w:pPr>
    </w:p>
    <w:p w14:paraId="6E1D0109" w14:textId="505950B5" w:rsidR="00B44499" w:rsidRPr="00E1285E" w:rsidRDefault="00B44499" w:rsidP="0040141A">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Transaction History:</w:t>
      </w:r>
      <w:r w:rsidR="0040141A" w:rsidRPr="00E1285E">
        <w:rPr>
          <w:rFonts w:asciiTheme="majorHAnsi" w:hAnsiTheme="majorHAnsi" w:cstheme="majorHAnsi"/>
          <w:b/>
          <w:bCs/>
          <w:lang w:val="en-US"/>
        </w:rPr>
        <w:t xml:space="preserve"> </w:t>
      </w:r>
      <w:r w:rsidRPr="00E1285E">
        <w:rPr>
          <w:rFonts w:asciiTheme="majorHAnsi" w:hAnsiTheme="majorHAnsi" w:cstheme="majorHAnsi"/>
          <w:lang w:val="en-US"/>
        </w:rPr>
        <w:t>Ensure that the transaction details are accurately recorded in the user's transaction history.</w:t>
      </w:r>
    </w:p>
    <w:p w14:paraId="42DD107F" w14:textId="77777777" w:rsidR="0040141A" w:rsidRPr="00E1285E" w:rsidRDefault="0040141A" w:rsidP="00B44499">
      <w:pPr>
        <w:autoSpaceDE w:val="0"/>
        <w:autoSpaceDN w:val="0"/>
        <w:adjustRightInd w:val="0"/>
        <w:rPr>
          <w:rFonts w:asciiTheme="majorHAnsi" w:hAnsiTheme="majorHAnsi" w:cstheme="majorHAnsi"/>
          <w:b/>
          <w:bCs/>
          <w:lang w:val="en-US"/>
        </w:rPr>
      </w:pPr>
    </w:p>
    <w:p w14:paraId="2C4AC616" w14:textId="23201165" w:rsidR="00B44499" w:rsidRPr="00E1285E" w:rsidRDefault="00B44499" w:rsidP="0040141A">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Error Handling:</w:t>
      </w:r>
      <w:r w:rsidR="0040141A" w:rsidRPr="00E1285E">
        <w:rPr>
          <w:rFonts w:asciiTheme="majorHAnsi" w:hAnsiTheme="majorHAnsi" w:cstheme="majorHAnsi"/>
          <w:b/>
          <w:bCs/>
          <w:lang w:val="en-US"/>
        </w:rPr>
        <w:t xml:space="preserve"> </w:t>
      </w:r>
      <w:r w:rsidRPr="00E1285E">
        <w:rPr>
          <w:rFonts w:asciiTheme="majorHAnsi" w:hAnsiTheme="majorHAnsi" w:cstheme="majorHAnsi"/>
          <w:lang w:val="en-US"/>
        </w:rPr>
        <w:t>Implement error handling for failed transactions, providing clear error messages and instructions on how to proceed.</w:t>
      </w:r>
    </w:p>
    <w:p w14:paraId="0729C93A" w14:textId="77777777" w:rsidR="0040141A" w:rsidRPr="00E1285E" w:rsidRDefault="0040141A" w:rsidP="00B44499">
      <w:pPr>
        <w:autoSpaceDE w:val="0"/>
        <w:autoSpaceDN w:val="0"/>
        <w:adjustRightInd w:val="0"/>
        <w:rPr>
          <w:rFonts w:asciiTheme="majorHAnsi" w:hAnsiTheme="majorHAnsi" w:cstheme="majorHAnsi"/>
          <w:b/>
          <w:bCs/>
          <w:lang w:val="en-US"/>
        </w:rPr>
      </w:pPr>
    </w:p>
    <w:p w14:paraId="05EAF7EA" w14:textId="38E9F0AD" w:rsidR="00B44499" w:rsidRPr="00E1285E" w:rsidRDefault="00B44499" w:rsidP="00C17AE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User Assistance:</w:t>
      </w:r>
      <w:r w:rsidR="00C17AEC" w:rsidRPr="00E1285E">
        <w:rPr>
          <w:rFonts w:asciiTheme="majorHAnsi" w:hAnsiTheme="majorHAnsi" w:cstheme="majorHAnsi"/>
          <w:b/>
          <w:bCs/>
          <w:lang w:val="en-US"/>
        </w:rPr>
        <w:t xml:space="preserve"> </w:t>
      </w:r>
      <w:r w:rsidRPr="00E1285E">
        <w:rPr>
          <w:rFonts w:asciiTheme="majorHAnsi" w:hAnsiTheme="majorHAnsi" w:cstheme="majorHAnsi"/>
          <w:lang w:val="en-US"/>
        </w:rPr>
        <w:t>Include a customer support link or contact details in case users encounter issues during the payment process.</w:t>
      </w:r>
    </w:p>
    <w:p w14:paraId="3E008CD7" w14:textId="77777777" w:rsidR="003705AE" w:rsidRPr="00E1285E" w:rsidRDefault="003705AE" w:rsidP="00B44499">
      <w:pPr>
        <w:autoSpaceDE w:val="0"/>
        <w:autoSpaceDN w:val="0"/>
        <w:adjustRightInd w:val="0"/>
        <w:rPr>
          <w:rFonts w:asciiTheme="majorHAnsi" w:hAnsiTheme="majorHAnsi" w:cstheme="majorHAnsi"/>
          <w:b/>
          <w:bCs/>
          <w:lang w:val="en-US"/>
        </w:rPr>
      </w:pPr>
    </w:p>
    <w:p w14:paraId="55F66E51" w14:textId="71676B0E" w:rsidR="00B44499" w:rsidRPr="00E1285E" w:rsidRDefault="00B44499" w:rsidP="00DB38A0">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By incorporating these elements, the Make Payment screen aims to provide a secure, user-friendly, and reliable payment experience for users, concluding their transaction with a positive confirmation and thank you message.</w:t>
      </w:r>
    </w:p>
    <w:p w14:paraId="2782F4B2" w14:textId="77777777" w:rsidR="00DB38A0" w:rsidRPr="00E1285E" w:rsidRDefault="00DB38A0" w:rsidP="00DB38A0">
      <w:pPr>
        <w:autoSpaceDE w:val="0"/>
        <w:autoSpaceDN w:val="0"/>
        <w:adjustRightInd w:val="0"/>
        <w:rPr>
          <w:rFonts w:asciiTheme="majorHAnsi" w:hAnsiTheme="majorHAnsi" w:cstheme="majorHAnsi"/>
          <w:lang w:val="en-US"/>
        </w:rPr>
      </w:pPr>
    </w:p>
    <w:p w14:paraId="10FD2619" w14:textId="0363DB1E" w:rsidR="00DB38A0" w:rsidRPr="00E1285E" w:rsidRDefault="00DB38A0" w:rsidP="008424F6">
      <w:pPr>
        <w:pStyle w:val="Heading2"/>
        <w:numPr>
          <w:ilvl w:val="2"/>
          <w:numId w:val="6"/>
        </w:numPr>
        <w:spacing w:line="276" w:lineRule="auto"/>
        <w:jc w:val="both"/>
        <w:rPr>
          <w:rFonts w:asciiTheme="majorHAnsi" w:hAnsiTheme="majorHAnsi" w:cstheme="majorHAnsi"/>
          <w:highlight w:val="white"/>
        </w:rPr>
      </w:pPr>
      <w:bookmarkStart w:id="359" w:name="_Toc154149810"/>
      <w:r w:rsidRPr="00E1285E">
        <w:rPr>
          <w:rFonts w:asciiTheme="majorHAnsi" w:hAnsiTheme="majorHAnsi" w:cstheme="majorHAnsi"/>
          <w:highlight w:val="white"/>
        </w:rPr>
        <w:t>Manage Appointments</w:t>
      </w:r>
      <w:bookmarkEnd w:id="359"/>
    </w:p>
    <w:p w14:paraId="1EAA8118" w14:textId="77777777" w:rsidR="00DB38A0" w:rsidRPr="00E1285E" w:rsidRDefault="00DB38A0" w:rsidP="00DB38A0">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"Manage Appointments" section is a crucial part of the user's experience, allowing them to oversee, modify, and interact with their appointments. Below is a comprehensive breakdown of the features and functionalities of the "Manage Appointments" section:</w:t>
      </w:r>
    </w:p>
    <w:p w14:paraId="41CDFBA0" w14:textId="77777777" w:rsidR="00F30E26" w:rsidRPr="00E1285E" w:rsidRDefault="00F30E26" w:rsidP="00DB38A0">
      <w:pPr>
        <w:autoSpaceDE w:val="0"/>
        <w:autoSpaceDN w:val="0"/>
        <w:adjustRightInd w:val="0"/>
        <w:rPr>
          <w:rFonts w:asciiTheme="majorHAnsi" w:hAnsiTheme="majorHAnsi" w:cstheme="majorHAnsi"/>
          <w:b/>
          <w:bCs/>
          <w:lang w:val="en-US"/>
        </w:rPr>
      </w:pPr>
    </w:p>
    <w:p w14:paraId="108687C7" w14:textId="71C80592" w:rsidR="00DB38A0" w:rsidRPr="00E1285E" w:rsidRDefault="00DB38A0" w:rsidP="00F30E26">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Overview:</w:t>
      </w:r>
      <w:r w:rsidR="00F30E26" w:rsidRPr="00E1285E">
        <w:rPr>
          <w:rFonts w:asciiTheme="majorHAnsi" w:hAnsiTheme="majorHAnsi" w:cstheme="majorHAnsi"/>
          <w:b/>
          <w:bCs/>
          <w:lang w:val="en-US"/>
        </w:rPr>
        <w:t xml:space="preserve"> </w:t>
      </w:r>
      <w:r w:rsidRPr="00E1285E">
        <w:rPr>
          <w:rFonts w:asciiTheme="majorHAnsi" w:hAnsiTheme="majorHAnsi" w:cstheme="majorHAnsi"/>
          <w:lang w:val="en-US"/>
        </w:rPr>
        <w:t>Users can view all appointments, including upcoming, completed, and cancelled appointments.</w:t>
      </w:r>
    </w:p>
    <w:p w14:paraId="35C75E62" w14:textId="77777777" w:rsidR="00F30E26" w:rsidRPr="00E1285E" w:rsidRDefault="00F30E26" w:rsidP="00DB38A0">
      <w:pPr>
        <w:autoSpaceDE w:val="0"/>
        <w:autoSpaceDN w:val="0"/>
        <w:adjustRightInd w:val="0"/>
        <w:rPr>
          <w:rFonts w:asciiTheme="majorHAnsi" w:hAnsiTheme="majorHAnsi" w:cstheme="majorHAnsi"/>
          <w:b/>
          <w:bCs/>
          <w:lang w:val="en-US"/>
        </w:rPr>
      </w:pPr>
    </w:p>
    <w:p w14:paraId="4E71BE0E" w14:textId="16CACF12" w:rsidR="00DB38A0" w:rsidRPr="00E1285E" w:rsidRDefault="00DB38A0" w:rsidP="00F30E26">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Search and Filters:</w:t>
      </w:r>
      <w:r w:rsidR="00F30E26" w:rsidRPr="00E1285E">
        <w:rPr>
          <w:rFonts w:asciiTheme="majorHAnsi" w:hAnsiTheme="majorHAnsi" w:cstheme="majorHAnsi"/>
          <w:b/>
          <w:bCs/>
          <w:lang w:val="en-US"/>
        </w:rPr>
        <w:t xml:space="preserve"> </w:t>
      </w:r>
      <w:r w:rsidRPr="00E1285E">
        <w:rPr>
          <w:rFonts w:asciiTheme="majorHAnsi" w:hAnsiTheme="majorHAnsi" w:cstheme="majorHAnsi"/>
          <w:lang w:val="en-US"/>
        </w:rPr>
        <w:t>Users can search for appointments by keywords, Appointment ID, user name, mobile number, or specific date.</w:t>
      </w:r>
    </w:p>
    <w:p w14:paraId="29EB01B5" w14:textId="324D9B6B" w:rsidR="00F30E26" w:rsidRPr="00E1285E" w:rsidRDefault="00273CC7"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Patient wise </w:t>
      </w:r>
      <w:r w:rsidR="00DB38A0" w:rsidRPr="00E1285E">
        <w:rPr>
          <w:rFonts w:asciiTheme="majorHAnsi" w:hAnsiTheme="majorHAnsi" w:cstheme="majorHAnsi"/>
          <w:lang w:val="en-US"/>
        </w:rPr>
        <w:t>Filters allow categorization by status (New, Completed, Cancelled) and date range.</w:t>
      </w:r>
    </w:p>
    <w:p w14:paraId="7C3235D7" w14:textId="612D8242"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Categorize appointments as Past, Today, Tomorrow, or Next Dates.</w:t>
      </w:r>
    </w:p>
    <w:p w14:paraId="0FA95D39" w14:textId="77777777" w:rsidR="00F30E26" w:rsidRPr="00E1285E" w:rsidRDefault="00F30E26" w:rsidP="00DB38A0">
      <w:pPr>
        <w:autoSpaceDE w:val="0"/>
        <w:autoSpaceDN w:val="0"/>
        <w:adjustRightInd w:val="0"/>
        <w:rPr>
          <w:rFonts w:asciiTheme="majorHAnsi" w:hAnsiTheme="majorHAnsi" w:cstheme="majorHAnsi"/>
          <w:b/>
          <w:bCs/>
          <w:lang w:val="en-US"/>
        </w:rPr>
      </w:pPr>
    </w:p>
    <w:p w14:paraId="510F15B0" w14:textId="508B944A" w:rsidR="00DB38A0" w:rsidRPr="00E1285E" w:rsidRDefault="00DB38A0" w:rsidP="00F30E26">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Appointment Details:</w:t>
      </w:r>
      <w:r w:rsidR="00F30E26" w:rsidRPr="00E1285E">
        <w:rPr>
          <w:rFonts w:asciiTheme="majorHAnsi" w:hAnsiTheme="majorHAnsi" w:cstheme="majorHAnsi"/>
          <w:b/>
          <w:bCs/>
          <w:lang w:val="en-US"/>
        </w:rPr>
        <w:t xml:space="preserve"> </w:t>
      </w:r>
      <w:r w:rsidRPr="00E1285E">
        <w:rPr>
          <w:rFonts w:asciiTheme="majorHAnsi" w:hAnsiTheme="majorHAnsi" w:cstheme="majorHAnsi"/>
          <w:lang w:val="en-US"/>
        </w:rPr>
        <w:t>Display essential details of each appointment:</w:t>
      </w:r>
    </w:p>
    <w:p w14:paraId="4ABFD036" w14:textId="0F7CE42C"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Appointment ID</w:t>
      </w:r>
    </w:p>
    <w:p w14:paraId="3BA38833" w14:textId="2CCDB7F7"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&amp; Time of Booking</w:t>
      </w:r>
    </w:p>
    <w:p w14:paraId="03D4CCE7" w14:textId="0C3779E3" w:rsidR="00DB38A0" w:rsidRPr="00E1285E" w:rsidRDefault="00DB38A0" w:rsidP="00FB27B6">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&amp; Time of Appointment</w:t>
      </w:r>
    </w:p>
    <w:p w14:paraId="15C55D23" w14:textId="5ED37C1D"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Booked for (Patient Name, Mobile number &amp; Relation)</w:t>
      </w:r>
    </w:p>
    <w:p w14:paraId="4F92C96D" w14:textId="0B06B07E"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lastRenderedPageBreak/>
        <w:t>Type of Appointment (New or Follow-up)</w:t>
      </w:r>
    </w:p>
    <w:p w14:paraId="63119AF5" w14:textId="77777777" w:rsidR="00F30E26"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Previous History for the same UHID (case History Data)</w:t>
      </w:r>
    </w:p>
    <w:p w14:paraId="1B0E4A93" w14:textId="60100EB8"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Status (New/Completed/Cancelled)</w:t>
      </w:r>
    </w:p>
    <w:p w14:paraId="08BE5FDB" w14:textId="77777777" w:rsidR="00F30E26" w:rsidRPr="00E1285E" w:rsidRDefault="00F30E26" w:rsidP="00DB38A0">
      <w:pPr>
        <w:autoSpaceDE w:val="0"/>
        <w:autoSpaceDN w:val="0"/>
        <w:adjustRightInd w:val="0"/>
        <w:rPr>
          <w:rFonts w:asciiTheme="majorHAnsi" w:hAnsiTheme="majorHAnsi" w:cstheme="majorHAnsi"/>
          <w:b/>
          <w:bCs/>
          <w:lang w:val="en-US"/>
        </w:rPr>
      </w:pPr>
    </w:p>
    <w:p w14:paraId="226FB0D0" w14:textId="400AC1D9" w:rsidR="00DB38A0" w:rsidRPr="00E1285E" w:rsidRDefault="00DB38A0" w:rsidP="00F30E26">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Cart and Product Details:</w:t>
      </w:r>
      <w:r w:rsidR="00F30E26" w:rsidRPr="00E1285E">
        <w:rPr>
          <w:rFonts w:asciiTheme="majorHAnsi" w:hAnsiTheme="majorHAnsi" w:cstheme="majorHAnsi"/>
          <w:b/>
          <w:bCs/>
          <w:lang w:val="en-US"/>
        </w:rPr>
        <w:t xml:space="preserve"> </w:t>
      </w:r>
      <w:r w:rsidRPr="00E1285E">
        <w:rPr>
          <w:rFonts w:asciiTheme="majorHAnsi" w:hAnsiTheme="majorHAnsi" w:cstheme="majorHAnsi"/>
          <w:lang w:val="en-US"/>
        </w:rPr>
        <w:t>If Completed, show:</w:t>
      </w:r>
    </w:p>
    <w:p w14:paraId="4FDFFED0" w14:textId="5216AE05"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Cart Status (Still there, Unavailable for Patient, Purchased)</w:t>
      </w:r>
    </w:p>
    <w:p w14:paraId="156CC2B1" w14:textId="77777777" w:rsidR="00F30E26" w:rsidRPr="00E1285E" w:rsidRDefault="00F30E26" w:rsidP="00DB38A0">
      <w:pPr>
        <w:autoSpaceDE w:val="0"/>
        <w:autoSpaceDN w:val="0"/>
        <w:adjustRightInd w:val="0"/>
        <w:rPr>
          <w:rFonts w:asciiTheme="majorHAnsi" w:hAnsiTheme="majorHAnsi" w:cstheme="majorHAnsi"/>
          <w:b/>
          <w:bCs/>
          <w:lang w:val="en-US"/>
        </w:rPr>
      </w:pPr>
    </w:p>
    <w:p w14:paraId="5F3F63D4" w14:textId="065B3AA3" w:rsidR="00DB38A0" w:rsidRPr="00E1285E" w:rsidRDefault="00DB38A0" w:rsidP="00DB38A0">
      <w:pPr>
        <w:autoSpaceDE w:val="0"/>
        <w:autoSpaceDN w:val="0"/>
        <w:adjustRightInd w:val="0"/>
        <w:rPr>
          <w:rFonts w:asciiTheme="majorHAnsi" w:hAnsiTheme="majorHAnsi" w:cstheme="majorHAnsi"/>
          <w:bCs/>
          <w:lang w:val="en-US"/>
        </w:rPr>
      </w:pPr>
      <w:r w:rsidRPr="00E1285E">
        <w:rPr>
          <w:rFonts w:asciiTheme="majorHAnsi" w:hAnsiTheme="majorHAnsi" w:cstheme="majorHAnsi"/>
          <w:b/>
          <w:bCs/>
          <w:lang w:val="en-US"/>
        </w:rPr>
        <w:t>User Actions:</w:t>
      </w:r>
      <w:r w:rsidR="00F30E26" w:rsidRPr="00E1285E">
        <w:rPr>
          <w:rFonts w:asciiTheme="majorHAnsi" w:hAnsiTheme="majorHAnsi" w:cstheme="majorHAnsi"/>
          <w:bCs/>
          <w:lang w:val="en-US"/>
        </w:rPr>
        <w:t xml:space="preserve"> User would be able to perform following actions</w:t>
      </w:r>
    </w:p>
    <w:p w14:paraId="0BB5A41B" w14:textId="21BA823B" w:rsidR="00DB38A0"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Cancel Appointment:</w:t>
      </w:r>
      <w:r w:rsidR="00F30E26" w:rsidRPr="00E1285E">
        <w:rPr>
          <w:rFonts w:asciiTheme="majorHAnsi" w:hAnsiTheme="majorHAnsi" w:cstheme="majorHAnsi"/>
          <w:b/>
          <w:bCs/>
          <w:lang w:val="en-US"/>
        </w:rPr>
        <w:t xml:space="preserve"> </w:t>
      </w:r>
      <w:r w:rsidRPr="00E1285E">
        <w:rPr>
          <w:rFonts w:asciiTheme="majorHAnsi" w:hAnsiTheme="majorHAnsi" w:cstheme="majorHAnsi"/>
          <w:lang w:val="en-US"/>
        </w:rPr>
        <w:t>Allow users to cancel appointments (no refund).</w:t>
      </w:r>
    </w:p>
    <w:p w14:paraId="13899115" w14:textId="30ED3071" w:rsidR="00DB38A0" w:rsidRDefault="00DB38A0" w:rsidP="00526E5F">
      <w:pPr>
        <w:pStyle w:val="ListParagraph"/>
        <w:numPr>
          <w:ilvl w:val="0"/>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Reschedule:</w:t>
      </w:r>
      <w:r w:rsidR="00F30E26" w:rsidRPr="00E1285E">
        <w:rPr>
          <w:rFonts w:asciiTheme="majorHAnsi" w:hAnsiTheme="majorHAnsi" w:cstheme="majorHAnsi"/>
          <w:b/>
          <w:bCs/>
          <w:lang w:val="en-US"/>
        </w:rPr>
        <w:t xml:space="preserve"> </w:t>
      </w:r>
      <w:r w:rsidRPr="00E1285E">
        <w:rPr>
          <w:rFonts w:asciiTheme="majorHAnsi" w:hAnsiTheme="majorHAnsi" w:cstheme="majorHAnsi"/>
          <w:lang w:val="en-US"/>
        </w:rPr>
        <w:t>For follow-up appointments, show available slots of the same doctor.</w:t>
      </w:r>
    </w:p>
    <w:p w14:paraId="5466205B" w14:textId="48E4C3BE" w:rsidR="006A4875" w:rsidRPr="006A4875" w:rsidRDefault="006A4875" w:rsidP="006A4875">
      <w:pPr>
        <w:pStyle w:val="CommentText"/>
        <w:rPr>
          <w:b/>
          <w:highlight w:val="yellow"/>
        </w:rPr>
      </w:pPr>
      <w:r w:rsidRPr="006A4875">
        <w:rPr>
          <w:rFonts w:asciiTheme="majorHAnsi" w:hAnsiTheme="majorHAnsi" w:cstheme="majorHAnsi"/>
          <w:b/>
          <w:highlight w:val="yellow"/>
          <w:lang w:val="en-US"/>
        </w:rPr>
        <w:t xml:space="preserve">URNavi tech: </w:t>
      </w:r>
      <w:r w:rsidRPr="006A4875">
        <w:rPr>
          <w:b/>
          <w:highlight w:val="yellow"/>
        </w:rPr>
        <w:t>This is manual rescheduling from Tele-calller, Not from system</w:t>
      </w:r>
    </w:p>
    <w:p w14:paraId="2A750CB5" w14:textId="23898591" w:rsidR="006A4875" w:rsidRPr="00FB7FB3" w:rsidRDefault="006A4875" w:rsidP="00FB7FB3">
      <w:pPr>
        <w:autoSpaceDE w:val="0"/>
        <w:autoSpaceDN w:val="0"/>
        <w:adjustRightInd w:val="0"/>
        <w:rPr>
          <w:rFonts w:asciiTheme="majorHAnsi" w:hAnsiTheme="majorHAnsi" w:cstheme="majorHAnsi"/>
          <w:lang w:val="en-US"/>
        </w:rPr>
      </w:pPr>
      <w:r w:rsidRPr="006A4875">
        <w:rPr>
          <w:rFonts w:asciiTheme="majorHAnsi" w:hAnsiTheme="majorHAnsi" w:cstheme="majorHAnsi"/>
          <w:b/>
          <w:highlight w:val="yellow"/>
          <w:lang w:val="en-US"/>
        </w:rPr>
        <w:t>[Inventcolabs]: Noted</w:t>
      </w:r>
    </w:p>
    <w:p w14:paraId="1F8F9ADD" w14:textId="29B607DF" w:rsidR="00DB38A0" w:rsidRPr="00E1285E" w:rsidRDefault="00DB38A0"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Users need to provide a reason for rescheduling.</w:t>
      </w:r>
    </w:p>
    <w:p w14:paraId="6334C7A8" w14:textId="789BDF57" w:rsidR="00DB38A0" w:rsidRPr="00E1285E" w:rsidRDefault="00DB38A0"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Only one-time rescheduling is allowed.</w:t>
      </w:r>
    </w:p>
    <w:p w14:paraId="1E9D724D" w14:textId="77777777" w:rsidR="00F30E26" w:rsidRPr="00E1285E" w:rsidRDefault="00DB38A0" w:rsidP="00526E5F">
      <w:pPr>
        <w:pStyle w:val="ListParagraph"/>
        <w:numPr>
          <w:ilvl w:val="0"/>
          <w:numId w:val="15"/>
        </w:numPr>
        <w:autoSpaceDE w:val="0"/>
        <w:autoSpaceDN w:val="0"/>
        <w:adjustRightInd w:val="0"/>
        <w:rPr>
          <w:rFonts w:asciiTheme="majorHAnsi" w:hAnsiTheme="majorHAnsi" w:cstheme="majorHAnsi"/>
          <w:lang w:val="en-US"/>
        </w:rPr>
      </w:pPr>
      <w:commentRangeStart w:id="360"/>
      <w:commentRangeStart w:id="361"/>
      <w:r w:rsidRPr="00E1285E">
        <w:rPr>
          <w:rFonts w:asciiTheme="majorHAnsi" w:hAnsiTheme="majorHAnsi" w:cstheme="majorHAnsi"/>
          <w:b/>
          <w:bCs/>
          <w:lang w:val="en-US"/>
        </w:rPr>
        <w:t>Change Status:</w:t>
      </w:r>
      <w:r w:rsidR="00F30E26" w:rsidRPr="00E1285E">
        <w:rPr>
          <w:rFonts w:asciiTheme="majorHAnsi" w:hAnsiTheme="majorHAnsi" w:cstheme="majorHAnsi"/>
          <w:b/>
          <w:bCs/>
          <w:lang w:val="en-US"/>
        </w:rPr>
        <w:t xml:space="preserve"> </w:t>
      </w:r>
      <w:r w:rsidRPr="00E1285E">
        <w:rPr>
          <w:rFonts w:asciiTheme="majorHAnsi" w:hAnsiTheme="majorHAnsi" w:cstheme="majorHAnsi"/>
          <w:lang w:val="en-US"/>
        </w:rPr>
        <w:t>Mark the appointment as Completed or No Show.</w:t>
      </w:r>
    </w:p>
    <w:p w14:paraId="285EB107" w14:textId="01C7842B" w:rsidR="00DB38A0" w:rsidRPr="00E1285E" w:rsidRDefault="00DB38A0" w:rsidP="00526E5F">
      <w:pPr>
        <w:pStyle w:val="ListParagraph"/>
        <w:numPr>
          <w:ilvl w:val="1"/>
          <w:numId w:val="15"/>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On completion, mark if </w:t>
      </w:r>
      <w:r w:rsidR="006A4875">
        <w:t>Lab Reports Awaited</w:t>
      </w:r>
      <w:r w:rsidRPr="00E1285E">
        <w:rPr>
          <w:rFonts w:asciiTheme="majorHAnsi" w:hAnsiTheme="majorHAnsi" w:cstheme="majorHAnsi"/>
          <w:lang w:val="en-US"/>
        </w:rPr>
        <w:t xml:space="preserve"> is required or fully complete.</w:t>
      </w:r>
      <w:commentRangeEnd w:id="360"/>
      <w:r w:rsidR="00696585">
        <w:rPr>
          <w:rStyle w:val="CommentReference"/>
        </w:rPr>
        <w:commentReference w:id="360"/>
      </w:r>
      <w:commentRangeEnd w:id="361"/>
      <w:r w:rsidR="00D67E31">
        <w:rPr>
          <w:rStyle w:val="CommentReference"/>
        </w:rPr>
        <w:commentReference w:id="361"/>
      </w:r>
    </w:p>
    <w:p w14:paraId="74D4B26E" w14:textId="77777777" w:rsidR="00850E36" w:rsidRPr="00E1285E" w:rsidRDefault="00850E36" w:rsidP="00DB38A0">
      <w:pPr>
        <w:autoSpaceDE w:val="0"/>
        <w:autoSpaceDN w:val="0"/>
        <w:adjustRightInd w:val="0"/>
        <w:rPr>
          <w:rFonts w:asciiTheme="majorHAnsi" w:hAnsiTheme="majorHAnsi" w:cstheme="majorHAnsi"/>
          <w:b/>
          <w:bCs/>
          <w:lang w:val="en-US"/>
        </w:rPr>
      </w:pPr>
    </w:p>
    <w:p w14:paraId="53BA3508" w14:textId="65294298" w:rsidR="00DB38A0" w:rsidRDefault="00DB38A0" w:rsidP="00DB38A0">
      <w:pPr>
        <w:autoSpaceDE w:val="0"/>
        <w:autoSpaceDN w:val="0"/>
        <w:adjustRightInd w:val="0"/>
        <w:rPr>
          <w:rFonts w:asciiTheme="majorHAnsi" w:hAnsiTheme="majorHAnsi" w:cstheme="majorHAnsi"/>
          <w:bCs/>
          <w:lang w:val="en-US"/>
        </w:rPr>
      </w:pPr>
      <w:r w:rsidRPr="00E1285E">
        <w:rPr>
          <w:rFonts w:asciiTheme="majorHAnsi" w:hAnsiTheme="majorHAnsi" w:cstheme="majorHAnsi"/>
          <w:b/>
          <w:bCs/>
          <w:lang w:val="en-US"/>
        </w:rPr>
        <w:t>Video/Voice Calls:</w:t>
      </w:r>
      <w:r w:rsidR="00850E36" w:rsidRPr="00E1285E">
        <w:rPr>
          <w:rFonts w:asciiTheme="majorHAnsi" w:hAnsiTheme="majorHAnsi" w:cstheme="majorHAnsi"/>
          <w:b/>
          <w:bCs/>
          <w:lang w:val="en-US"/>
        </w:rPr>
        <w:t xml:space="preserve"> </w:t>
      </w:r>
      <w:r w:rsidR="00850E36" w:rsidRPr="00E1285E">
        <w:rPr>
          <w:rFonts w:asciiTheme="majorHAnsi" w:hAnsiTheme="majorHAnsi" w:cstheme="majorHAnsi"/>
          <w:bCs/>
          <w:lang w:val="en-US"/>
        </w:rPr>
        <w:t>User would be able to perform call functionality.</w:t>
      </w:r>
    </w:p>
    <w:p w14:paraId="11AD5D93" w14:textId="77777777" w:rsidR="001D682B" w:rsidRPr="00BF371D" w:rsidRDefault="001D682B" w:rsidP="001D682B">
      <w:pPr>
        <w:pStyle w:val="CommentText"/>
        <w:rPr>
          <w:highlight w:val="yellow"/>
        </w:rPr>
      </w:pPr>
      <w:r w:rsidRPr="00BF371D">
        <w:rPr>
          <w:rFonts w:asciiTheme="majorHAnsi" w:hAnsiTheme="majorHAnsi" w:cstheme="majorHAnsi"/>
          <w:bCs/>
          <w:highlight w:val="yellow"/>
          <w:lang w:val="en-US"/>
        </w:rPr>
        <w:t xml:space="preserve">URNavi tech: </w:t>
      </w:r>
      <w:r w:rsidRPr="00BF371D">
        <w:rPr>
          <w:highlight w:val="yellow"/>
        </w:rPr>
        <w:t>No, only doctor can perform call functionality</w:t>
      </w:r>
    </w:p>
    <w:p w14:paraId="42EB9111" w14:textId="77777777" w:rsidR="001D682B" w:rsidRPr="00BF371D" w:rsidRDefault="001D682B" w:rsidP="001D682B">
      <w:pPr>
        <w:pStyle w:val="CommentText"/>
        <w:rPr>
          <w:highlight w:val="yellow"/>
        </w:rPr>
      </w:pPr>
      <w:r w:rsidRPr="00BF371D">
        <w:rPr>
          <w:highlight w:val="yellow"/>
        </w:rPr>
        <w:t xml:space="preserve">User can be ready and Doc can call once he has done with previous patient. </w:t>
      </w:r>
    </w:p>
    <w:p w14:paraId="622909A6" w14:textId="77777777" w:rsidR="001D682B" w:rsidRDefault="001D682B" w:rsidP="001D682B">
      <w:pPr>
        <w:pStyle w:val="CommentText"/>
      </w:pPr>
      <w:r w:rsidRPr="00BF371D">
        <w:rPr>
          <w:highlight w:val="yellow"/>
        </w:rPr>
        <w:t>In no case Patient can call Doc</w:t>
      </w:r>
    </w:p>
    <w:p w14:paraId="7AECB4C1" w14:textId="17DE9156" w:rsidR="001D682B" w:rsidRPr="00E1285E" w:rsidRDefault="001D682B" w:rsidP="00DB38A0">
      <w:pPr>
        <w:autoSpaceDE w:val="0"/>
        <w:autoSpaceDN w:val="0"/>
        <w:adjustRightInd w:val="0"/>
        <w:rPr>
          <w:rFonts w:asciiTheme="majorHAnsi" w:hAnsiTheme="majorHAnsi" w:cstheme="majorHAnsi"/>
          <w:bCs/>
          <w:lang w:val="en-US"/>
        </w:rPr>
      </w:pPr>
      <w:r w:rsidRPr="006A4875">
        <w:rPr>
          <w:rFonts w:asciiTheme="majorHAnsi" w:hAnsiTheme="majorHAnsi" w:cstheme="majorHAnsi"/>
          <w:b/>
          <w:highlight w:val="yellow"/>
          <w:lang w:val="en-US"/>
        </w:rPr>
        <w:t>[Inventcolabs]: Noted</w:t>
      </w:r>
    </w:p>
    <w:p w14:paraId="2BFE86DB" w14:textId="77777777" w:rsidR="00850E36" w:rsidRPr="00E1285E" w:rsidRDefault="00850E36" w:rsidP="00526E5F">
      <w:pPr>
        <w:numPr>
          <w:ilvl w:val="1"/>
          <w:numId w:val="26"/>
        </w:numPr>
        <w:autoSpaceDE w:val="0"/>
        <w:autoSpaceDN w:val="0"/>
        <w:adjustRightInd w:val="0"/>
        <w:rPr>
          <w:rFonts w:asciiTheme="majorHAnsi" w:hAnsiTheme="majorHAnsi" w:cstheme="majorHAnsi"/>
          <w:lang w:val="en-US"/>
        </w:rPr>
      </w:pPr>
    </w:p>
    <w:p w14:paraId="7BC39B59" w14:textId="5F303A57" w:rsidR="00850E36" w:rsidRPr="00E1285E" w:rsidRDefault="00DB38A0" w:rsidP="00526E5F">
      <w:pPr>
        <w:numPr>
          <w:ilvl w:val="1"/>
          <w:numId w:val="26"/>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Initiate Calls:</w:t>
      </w:r>
      <w:r w:rsidR="00850E36" w:rsidRPr="00E1285E">
        <w:rPr>
          <w:rFonts w:asciiTheme="majorHAnsi" w:hAnsiTheme="majorHAnsi" w:cstheme="majorHAnsi"/>
          <w:lang w:val="en-US"/>
        </w:rPr>
        <w:t xml:space="preserve"> </w:t>
      </w:r>
      <w:r w:rsidRPr="00E1285E">
        <w:rPr>
          <w:rFonts w:asciiTheme="majorHAnsi" w:hAnsiTheme="majorHAnsi" w:cstheme="majorHAnsi"/>
          <w:lang w:val="en-US"/>
        </w:rPr>
        <w:t>Users can initiate video/voice calls with the doctor.</w:t>
      </w:r>
    </w:p>
    <w:p w14:paraId="583AF598" w14:textId="0BE3DE9C" w:rsidR="004F7D0F" w:rsidRPr="00E1285E" w:rsidRDefault="004F7D0F" w:rsidP="00526E5F">
      <w:pPr>
        <w:numPr>
          <w:ilvl w:val="1"/>
          <w:numId w:val="26"/>
        </w:numPr>
        <w:autoSpaceDE w:val="0"/>
        <w:autoSpaceDN w:val="0"/>
        <w:adjustRightInd w:val="0"/>
        <w:rPr>
          <w:rFonts w:asciiTheme="majorHAnsi" w:hAnsiTheme="majorHAnsi" w:cstheme="majorHAnsi"/>
          <w:b/>
          <w:highlight w:val="yellow"/>
          <w:lang w:val="en-US"/>
        </w:rPr>
      </w:pPr>
      <w:r w:rsidRPr="00E1285E">
        <w:rPr>
          <w:rFonts w:asciiTheme="majorHAnsi" w:hAnsiTheme="majorHAnsi" w:cstheme="majorHAnsi"/>
          <w:b/>
          <w:bCs/>
          <w:highlight w:val="yellow"/>
          <w:lang w:val="en-US"/>
        </w:rPr>
        <w:t>Mayur:</w:t>
      </w:r>
      <w:r w:rsidRPr="00E1285E">
        <w:rPr>
          <w:rFonts w:asciiTheme="majorHAnsi" w:hAnsiTheme="majorHAnsi" w:cstheme="majorHAnsi"/>
          <w:b/>
          <w:highlight w:val="yellow"/>
          <w:lang w:val="en-US"/>
        </w:rPr>
        <w:t xml:space="preserve"> </w:t>
      </w:r>
      <w:r w:rsidRPr="00E1285E">
        <w:rPr>
          <w:rFonts w:asciiTheme="majorHAnsi" w:eastAsia="Arial Unicode MS" w:hAnsiTheme="majorHAnsi" w:cstheme="majorHAnsi"/>
          <w:b/>
          <w:highlight w:val="yellow"/>
        </w:rPr>
        <w:t>Doctor will always initiate a call, not the user.</w:t>
      </w:r>
    </w:p>
    <w:p w14:paraId="3FDFC576" w14:textId="3CE46F64" w:rsidR="004F7D0F" w:rsidRPr="00E1285E" w:rsidRDefault="004F7D0F" w:rsidP="00526E5F">
      <w:pPr>
        <w:numPr>
          <w:ilvl w:val="1"/>
          <w:numId w:val="26"/>
        </w:numPr>
        <w:autoSpaceDE w:val="0"/>
        <w:autoSpaceDN w:val="0"/>
        <w:adjustRightInd w:val="0"/>
        <w:rPr>
          <w:rFonts w:asciiTheme="majorHAnsi" w:hAnsiTheme="majorHAnsi" w:cstheme="majorHAnsi"/>
          <w:lang w:val="en-US"/>
        </w:rPr>
      </w:pPr>
      <w:r w:rsidRPr="00E1285E">
        <w:rPr>
          <w:rFonts w:asciiTheme="majorHAnsi" w:hAnsiTheme="majorHAnsi" w:cstheme="majorHAnsi"/>
          <w:b/>
          <w:bCs/>
          <w:highlight w:val="yellow"/>
          <w:lang w:val="en-US"/>
        </w:rPr>
        <w:t>[InventColabs]:</w:t>
      </w:r>
      <w:r w:rsidRPr="00E1285E">
        <w:rPr>
          <w:rFonts w:asciiTheme="majorHAnsi" w:hAnsiTheme="majorHAnsi" w:cstheme="majorHAnsi"/>
          <w:b/>
          <w:highlight w:val="yellow"/>
          <w:lang w:val="en-US"/>
        </w:rPr>
        <w:t xml:space="preserve"> Noted</w:t>
      </w:r>
    </w:p>
    <w:p w14:paraId="2B49B0FA" w14:textId="033A68AD" w:rsidR="00DB38A0" w:rsidRPr="00E1285E" w:rsidRDefault="00DB38A0" w:rsidP="00526E5F">
      <w:pPr>
        <w:numPr>
          <w:ilvl w:val="2"/>
          <w:numId w:val="27"/>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Turn on/off camera or mic during the call</w:t>
      </w:r>
      <w:r w:rsidR="00F34153" w:rsidRPr="00E1285E">
        <w:rPr>
          <w:rFonts w:asciiTheme="majorHAnsi" w:hAnsiTheme="majorHAnsi" w:cstheme="majorHAnsi"/>
          <w:lang w:val="en-US"/>
        </w:rPr>
        <w:t xml:space="preserve"> Once received green signal from tele caller</w:t>
      </w:r>
      <w:r w:rsidRPr="00E1285E">
        <w:rPr>
          <w:rFonts w:asciiTheme="majorHAnsi" w:hAnsiTheme="majorHAnsi" w:cstheme="majorHAnsi"/>
          <w:lang w:val="en-US"/>
        </w:rPr>
        <w:t>.</w:t>
      </w:r>
    </w:p>
    <w:p w14:paraId="25DF3EAD" w14:textId="712793AA" w:rsidR="00DB38A0" w:rsidRPr="001D682B" w:rsidRDefault="00DB38A0" w:rsidP="001D682B">
      <w:pPr>
        <w:numPr>
          <w:ilvl w:val="2"/>
          <w:numId w:val="27"/>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Stop the call when necessary.</w:t>
      </w:r>
    </w:p>
    <w:p w14:paraId="00743038" w14:textId="714843C5" w:rsidR="00DB38A0" w:rsidRPr="00E1285E" w:rsidRDefault="00DB38A0" w:rsidP="00526E5F">
      <w:pPr>
        <w:numPr>
          <w:ilvl w:val="2"/>
          <w:numId w:val="27"/>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Record and keep track of calls happening outside the application.</w:t>
      </w:r>
    </w:p>
    <w:p w14:paraId="7C5CC025" w14:textId="3834ED51" w:rsidR="004F7D0F" w:rsidRPr="00E1285E" w:rsidRDefault="004F7D0F" w:rsidP="004F7D0F">
      <w:pPr>
        <w:autoSpaceDE w:val="0"/>
        <w:autoSpaceDN w:val="0"/>
        <w:adjustRightInd w:val="0"/>
        <w:rPr>
          <w:rFonts w:asciiTheme="majorHAnsi" w:eastAsia="Arial Unicode MS" w:hAnsiTheme="majorHAnsi" w:cstheme="majorHAnsi"/>
          <w:b/>
          <w:highlight w:val="yellow"/>
        </w:rPr>
      </w:pPr>
      <w:r w:rsidRPr="00E1285E">
        <w:rPr>
          <w:rFonts w:asciiTheme="majorHAnsi" w:hAnsiTheme="majorHAnsi" w:cstheme="majorHAnsi"/>
          <w:b/>
          <w:highlight w:val="yellow"/>
          <w:lang w:val="en-US"/>
        </w:rPr>
        <w:t xml:space="preserve">Mayur: </w:t>
      </w:r>
      <w:r w:rsidRPr="00E1285E">
        <w:rPr>
          <w:rFonts w:asciiTheme="majorHAnsi" w:eastAsia="Arial Unicode MS" w:hAnsiTheme="majorHAnsi" w:cstheme="majorHAnsi"/>
          <w:b/>
          <w:highlight w:val="yellow"/>
        </w:rPr>
        <w:t>There will be no group call. Patient can never call anyone.</w:t>
      </w:r>
    </w:p>
    <w:p w14:paraId="49CB5F78" w14:textId="54B4E228" w:rsidR="008D7B5F" w:rsidRPr="00E1285E" w:rsidRDefault="004F7D0F" w:rsidP="001D682B">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10E29F8D" w14:textId="4BB5DE22" w:rsidR="00DC7F7F" w:rsidRDefault="00353466" w:rsidP="00526E5F">
      <w:pPr>
        <w:numPr>
          <w:ilvl w:val="2"/>
          <w:numId w:val="27"/>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Patient can’t call anymore without approval of tele caller.</w:t>
      </w:r>
    </w:p>
    <w:p w14:paraId="4FCF1FC5" w14:textId="77777777" w:rsidR="001D682B" w:rsidRPr="001D682B" w:rsidRDefault="001D682B" w:rsidP="001D682B">
      <w:pPr>
        <w:pStyle w:val="CommentText"/>
        <w:rPr>
          <w:highlight w:val="yellow"/>
        </w:rPr>
      </w:pPr>
      <w:r w:rsidRPr="001D682B">
        <w:rPr>
          <w:rFonts w:asciiTheme="majorHAnsi" w:hAnsiTheme="majorHAnsi" w:cstheme="majorHAnsi"/>
          <w:highlight w:val="yellow"/>
          <w:lang w:val="en-US"/>
        </w:rPr>
        <w:t xml:space="preserve">URNavi tech: </w:t>
      </w:r>
      <w:r w:rsidRPr="001D682B">
        <w:rPr>
          <w:highlight w:val="yellow"/>
        </w:rPr>
        <w:t>Patient can not record!!</w:t>
      </w:r>
    </w:p>
    <w:p w14:paraId="79EA93E2" w14:textId="77777777" w:rsidR="001D682B" w:rsidRPr="001D682B" w:rsidRDefault="001D682B" w:rsidP="001D682B">
      <w:pPr>
        <w:pStyle w:val="CommentText"/>
        <w:rPr>
          <w:highlight w:val="yellow"/>
        </w:rPr>
      </w:pPr>
      <w:r w:rsidRPr="001D682B">
        <w:rPr>
          <w:highlight w:val="yellow"/>
        </w:rPr>
        <w:t>Doc can call when get signal from Tele-caller that patient is tech ready</w:t>
      </w:r>
    </w:p>
    <w:p w14:paraId="085115E9" w14:textId="77777777" w:rsidR="001D682B" w:rsidRPr="001D682B" w:rsidRDefault="001D682B" w:rsidP="001D682B">
      <w:pPr>
        <w:autoSpaceDE w:val="0"/>
        <w:autoSpaceDN w:val="0"/>
        <w:adjustRightInd w:val="0"/>
        <w:rPr>
          <w:rFonts w:asciiTheme="majorHAnsi" w:hAnsiTheme="majorHAnsi" w:cstheme="majorHAnsi"/>
          <w:lang w:val="en-US"/>
        </w:rPr>
      </w:pPr>
      <w:r w:rsidRPr="001D682B">
        <w:rPr>
          <w:rFonts w:asciiTheme="majorHAnsi" w:hAnsiTheme="majorHAnsi" w:cstheme="majorHAnsi"/>
          <w:highlight w:val="yellow"/>
          <w:lang w:val="en-US"/>
        </w:rPr>
        <w:t>[Inventcolabs]:Noted</w:t>
      </w:r>
    </w:p>
    <w:p w14:paraId="643AD79F" w14:textId="77777777" w:rsidR="001D682B" w:rsidRDefault="001D682B" w:rsidP="00DB38A0">
      <w:pPr>
        <w:autoSpaceDE w:val="0"/>
        <w:autoSpaceDN w:val="0"/>
        <w:adjustRightInd w:val="0"/>
        <w:rPr>
          <w:rFonts w:asciiTheme="majorHAnsi" w:hAnsiTheme="majorHAnsi" w:cstheme="majorHAnsi"/>
          <w:lang w:val="en-US"/>
        </w:rPr>
      </w:pPr>
    </w:p>
    <w:p w14:paraId="046A7EC2" w14:textId="1D2D0C3A" w:rsidR="00DB38A0" w:rsidRPr="00E1285E" w:rsidRDefault="00DB38A0" w:rsidP="00DB38A0">
      <w:pPr>
        <w:autoSpaceDE w:val="0"/>
        <w:autoSpaceDN w:val="0"/>
        <w:adjustRightInd w:val="0"/>
        <w:rPr>
          <w:rFonts w:asciiTheme="majorHAnsi" w:hAnsiTheme="majorHAnsi" w:cstheme="majorHAnsi"/>
          <w:bCs/>
          <w:lang w:val="en-US"/>
        </w:rPr>
      </w:pPr>
      <w:commentRangeStart w:id="362"/>
      <w:commentRangeStart w:id="363"/>
      <w:r w:rsidRPr="00E1285E">
        <w:rPr>
          <w:rFonts w:asciiTheme="majorHAnsi" w:hAnsiTheme="majorHAnsi" w:cstheme="majorHAnsi"/>
          <w:b/>
          <w:bCs/>
          <w:lang w:val="en-US"/>
        </w:rPr>
        <w:t>Chat Functionality:</w:t>
      </w:r>
      <w:r w:rsidR="008B3F8D" w:rsidRPr="00E1285E">
        <w:rPr>
          <w:rFonts w:asciiTheme="majorHAnsi" w:hAnsiTheme="majorHAnsi" w:cstheme="majorHAnsi"/>
          <w:bCs/>
          <w:lang w:val="en-US"/>
        </w:rPr>
        <w:t xml:space="preserve"> </w:t>
      </w:r>
      <w:commentRangeEnd w:id="362"/>
      <w:r w:rsidR="00AA47C0">
        <w:rPr>
          <w:rStyle w:val="CommentReference"/>
        </w:rPr>
        <w:commentReference w:id="362"/>
      </w:r>
      <w:commentRangeEnd w:id="363"/>
      <w:r w:rsidR="00912011">
        <w:rPr>
          <w:rStyle w:val="CommentReference"/>
        </w:rPr>
        <w:commentReference w:id="363"/>
      </w:r>
      <w:r w:rsidR="008B3F8D" w:rsidRPr="00E1285E">
        <w:rPr>
          <w:rFonts w:asciiTheme="majorHAnsi" w:hAnsiTheme="majorHAnsi" w:cstheme="majorHAnsi"/>
          <w:bCs/>
          <w:lang w:val="en-US"/>
        </w:rPr>
        <w:t>User would be able to perform chat functionality</w:t>
      </w:r>
    </w:p>
    <w:p w14:paraId="631B1852" w14:textId="6391CEE8" w:rsidR="00DB38A0" w:rsidRDefault="00DB38A0"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Chat Access:</w:t>
      </w:r>
      <w:r w:rsidR="006F137F" w:rsidRPr="00E1285E">
        <w:rPr>
          <w:rFonts w:asciiTheme="majorHAnsi" w:hAnsiTheme="majorHAnsi" w:cstheme="majorHAnsi"/>
          <w:b/>
          <w:bCs/>
          <w:lang w:val="en-US"/>
        </w:rPr>
        <w:t xml:space="preserve"> </w:t>
      </w:r>
      <w:r w:rsidRPr="00E1285E">
        <w:rPr>
          <w:rFonts w:asciiTheme="majorHAnsi" w:hAnsiTheme="majorHAnsi" w:cstheme="majorHAnsi"/>
          <w:lang w:val="en-US"/>
        </w:rPr>
        <w:t>Users can access unread messages and respond to chats.</w:t>
      </w:r>
      <w:r w:rsidR="006F137F" w:rsidRPr="00E1285E">
        <w:rPr>
          <w:rFonts w:asciiTheme="majorHAnsi" w:hAnsiTheme="majorHAnsi" w:cstheme="majorHAnsi"/>
          <w:lang w:val="en-US"/>
        </w:rPr>
        <w:t xml:space="preserve"> </w:t>
      </w:r>
      <w:r w:rsidRPr="00E1285E">
        <w:rPr>
          <w:rFonts w:asciiTheme="majorHAnsi" w:hAnsiTheme="majorHAnsi" w:cstheme="majorHAnsi"/>
          <w:lang w:val="en-US"/>
        </w:rPr>
        <w:t>Chat will be closed in 7/14 days, depending on cart status.</w:t>
      </w:r>
    </w:p>
    <w:p w14:paraId="6BBB831B" w14:textId="5EBE3DD2" w:rsidR="001D682B" w:rsidRPr="001D682B" w:rsidRDefault="001D682B" w:rsidP="001D682B">
      <w:pPr>
        <w:autoSpaceDE w:val="0"/>
        <w:autoSpaceDN w:val="0"/>
        <w:adjustRightInd w:val="0"/>
        <w:rPr>
          <w:highlight w:val="yellow"/>
        </w:rPr>
      </w:pPr>
      <w:r w:rsidRPr="001D682B">
        <w:rPr>
          <w:rFonts w:asciiTheme="majorHAnsi" w:hAnsiTheme="majorHAnsi" w:cstheme="majorHAnsi"/>
          <w:highlight w:val="yellow"/>
          <w:lang w:val="en-US"/>
        </w:rPr>
        <w:t xml:space="preserve">UrNavi: </w:t>
      </w:r>
      <w:r w:rsidRPr="001D682B">
        <w:rPr>
          <w:highlight w:val="yellow"/>
        </w:rPr>
        <w:t>CRUD</w:t>
      </w:r>
    </w:p>
    <w:p w14:paraId="4356901C" w14:textId="2F214C78" w:rsidR="001D682B" w:rsidRPr="001D682B" w:rsidRDefault="001D682B" w:rsidP="001D682B">
      <w:pPr>
        <w:autoSpaceDE w:val="0"/>
        <w:autoSpaceDN w:val="0"/>
        <w:adjustRightInd w:val="0"/>
        <w:rPr>
          <w:rFonts w:asciiTheme="majorHAnsi" w:hAnsiTheme="majorHAnsi" w:cstheme="majorHAnsi"/>
          <w:lang w:val="en-US"/>
        </w:rPr>
      </w:pPr>
      <w:r w:rsidRPr="001D682B">
        <w:rPr>
          <w:rFonts w:asciiTheme="majorHAnsi" w:hAnsiTheme="majorHAnsi" w:cstheme="majorHAnsi"/>
          <w:highlight w:val="yellow"/>
          <w:lang w:val="en-US"/>
        </w:rPr>
        <w:t>[Inventcolabs]:Noted</w:t>
      </w:r>
    </w:p>
    <w:p w14:paraId="6C2DCAD7" w14:textId="12E47E48" w:rsidR="00DB38A0" w:rsidRPr="00E1285E" w:rsidRDefault="00DB38A0"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Image Sharing:</w:t>
      </w:r>
      <w:r w:rsidR="006F137F" w:rsidRPr="00E1285E">
        <w:rPr>
          <w:rFonts w:asciiTheme="majorHAnsi" w:hAnsiTheme="majorHAnsi" w:cstheme="majorHAnsi"/>
          <w:b/>
          <w:bCs/>
          <w:lang w:val="en-US"/>
        </w:rPr>
        <w:t xml:space="preserve"> </w:t>
      </w:r>
      <w:r w:rsidRPr="00E1285E">
        <w:rPr>
          <w:rFonts w:asciiTheme="majorHAnsi" w:hAnsiTheme="majorHAnsi" w:cstheme="majorHAnsi"/>
          <w:lang w:val="en-US"/>
        </w:rPr>
        <w:t>Users can send images during chat.</w:t>
      </w:r>
    </w:p>
    <w:p w14:paraId="0F699AFE" w14:textId="122AE838" w:rsidR="00DB38A0" w:rsidRPr="00E1285E" w:rsidRDefault="00DB38A0"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Leave Feedback:</w:t>
      </w:r>
      <w:r w:rsidR="006F137F" w:rsidRPr="00E1285E">
        <w:rPr>
          <w:rFonts w:asciiTheme="majorHAnsi" w:hAnsiTheme="majorHAnsi" w:cstheme="majorHAnsi"/>
          <w:b/>
          <w:bCs/>
          <w:lang w:val="en-US"/>
        </w:rPr>
        <w:t xml:space="preserve"> </w:t>
      </w:r>
      <w:r w:rsidRPr="00E1285E">
        <w:rPr>
          <w:rFonts w:asciiTheme="majorHAnsi" w:hAnsiTheme="majorHAnsi" w:cstheme="majorHAnsi"/>
          <w:lang w:val="en-US"/>
        </w:rPr>
        <w:t>For completed appointments, users can leave feedback on a scale of 5 stars and provide comments.</w:t>
      </w:r>
    </w:p>
    <w:p w14:paraId="131B5EA0" w14:textId="77777777" w:rsidR="006F137F" w:rsidRPr="00E1285E" w:rsidRDefault="006F137F" w:rsidP="006F137F">
      <w:pPr>
        <w:autoSpaceDE w:val="0"/>
        <w:autoSpaceDN w:val="0"/>
        <w:adjustRightInd w:val="0"/>
        <w:rPr>
          <w:rFonts w:asciiTheme="majorHAnsi" w:hAnsiTheme="majorHAnsi" w:cstheme="majorHAnsi"/>
          <w:lang w:val="en-US"/>
        </w:rPr>
      </w:pPr>
    </w:p>
    <w:p w14:paraId="616BB3A6" w14:textId="1188ACC1" w:rsidR="00DB38A0" w:rsidRPr="00E1285E" w:rsidRDefault="00DB38A0" w:rsidP="00DB38A0">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Interaction Periods:</w:t>
      </w:r>
    </w:p>
    <w:p w14:paraId="731D305C" w14:textId="77777777" w:rsidR="00A202C0" w:rsidRPr="00E1285E" w:rsidRDefault="00DB38A0"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Chat Period:</w:t>
      </w:r>
    </w:p>
    <w:p w14:paraId="55FDB292" w14:textId="77777777" w:rsidR="00A202C0" w:rsidRPr="00E1285E" w:rsidRDefault="00DB38A0" w:rsidP="00526E5F">
      <w:pPr>
        <w:pStyle w:val="ListParagraph"/>
        <w:numPr>
          <w:ilvl w:val="1"/>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For completed appointments, patients can chat with doctors for up to </w:t>
      </w:r>
      <w:commentRangeStart w:id="364"/>
      <w:commentRangeStart w:id="365"/>
      <w:r w:rsidRPr="00E1285E">
        <w:rPr>
          <w:rFonts w:asciiTheme="majorHAnsi" w:hAnsiTheme="majorHAnsi" w:cstheme="majorHAnsi"/>
          <w:lang w:val="en-US"/>
        </w:rPr>
        <w:t>7 days.</w:t>
      </w:r>
      <w:commentRangeEnd w:id="364"/>
      <w:r w:rsidR="00FE795F">
        <w:rPr>
          <w:rStyle w:val="CommentReference"/>
        </w:rPr>
        <w:commentReference w:id="364"/>
      </w:r>
      <w:commentRangeEnd w:id="365"/>
      <w:r w:rsidR="001902A6">
        <w:rPr>
          <w:rStyle w:val="CommentReference"/>
        </w:rPr>
        <w:commentReference w:id="365"/>
      </w:r>
    </w:p>
    <w:p w14:paraId="542D02BF" w14:textId="300BF689" w:rsidR="00DB38A0" w:rsidRPr="00E1285E" w:rsidRDefault="00DB38A0" w:rsidP="00526E5F">
      <w:pPr>
        <w:pStyle w:val="ListParagraph"/>
        <w:numPr>
          <w:ilvl w:val="1"/>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period extends to another 7 days if they purchase the recommended product.</w:t>
      </w:r>
    </w:p>
    <w:p w14:paraId="59502CE0" w14:textId="77777777" w:rsidR="00A202C0" w:rsidRPr="00E1285E" w:rsidRDefault="00A202C0" w:rsidP="00DB38A0">
      <w:pPr>
        <w:autoSpaceDE w:val="0"/>
        <w:autoSpaceDN w:val="0"/>
        <w:adjustRightInd w:val="0"/>
        <w:rPr>
          <w:rFonts w:asciiTheme="majorHAnsi" w:hAnsiTheme="majorHAnsi" w:cstheme="majorHAnsi"/>
          <w:b/>
          <w:bCs/>
          <w:lang w:val="en-US"/>
        </w:rPr>
      </w:pPr>
    </w:p>
    <w:p w14:paraId="73235043" w14:textId="04846C2C" w:rsidR="00DB38A0" w:rsidRPr="00E1285E" w:rsidRDefault="00DB38A0" w:rsidP="00A202C0">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lastRenderedPageBreak/>
        <w:t>No Upcoming Appointments:</w:t>
      </w:r>
      <w:r w:rsidR="00A202C0" w:rsidRPr="00E1285E">
        <w:rPr>
          <w:rFonts w:asciiTheme="majorHAnsi" w:hAnsiTheme="majorHAnsi" w:cstheme="majorHAnsi"/>
          <w:b/>
          <w:bCs/>
          <w:lang w:val="en-US"/>
        </w:rPr>
        <w:t xml:space="preserve"> </w:t>
      </w:r>
      <w:r w:rsidRPr="00E1285E">
        <w:rPr>
          <w:rFonts w:asciiTheme="majorHAnsi" w:hAnsiTheme="majorHAnsi" w:cstheme="majorHAnsi"/>
          <w:lang w:val="en-US"/>
        </w:rPr>
        <w:t>If no upcoming appointments, display a message "No Upcoming Appointments" and provide a button to "Book a New Appointment."</w:t>
      </w:r>
    </w:p>
    <w:p w14:paraId="5688CB1E" w14:textId="77777777" w:rsidR="00A202C0" w:rsidRPr="00E1285E" w:rsidRDefault="00A202C0" w:rsidP="00DB38A0">
      <w:pPr>
        <w:autoSpaceDE w:val="0"/>
        <w:autoSpaceDN w:val="0"/>
        <w:adjustRightInd w:val="0"/>
        <w:rPr>
          <w:rFonts w:asciiTheme="majorHAnsi" w:hAnsiTheme="majorHAnsi" w:cstheme="majorHAnsi"/>
          <w:b/>
          <w:bCs/>
          <w:lang w:val="en-US"/>
        </w:rPr>
      </w:pPr>
    </w:p>
    <w:p w14:paraId="05C643D5" w14:textId="68FD319F" w:rsidR="00DB38A0" w:rsidRPr="00E1285E" w:rsidRDefault="00DB38A0" w:rsidP="00A202C0">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User-friendly Interface:</w:t>
      </w:r>
      <w:r w:rsidR="00A202C0" w:rsidRPr="00E1285E">
        <w:rPr>
          <w:rFonts w:asciiTheme="majorHAnsi" w:hAnsiTheme="majorHAnsi" w:cstheme="majorHAnsi"/>
          <w:b/>
          <w:bCs/>
          <w:lang w:val="en-US"/>
        </w:rPr>
        <w:t xml:space="preserve"> </w:t>
      </w:r>
      <w:r w:rsidRPr="00E1285E">
        <w:rPr>
          <w:rFonts w:asciiTheme="majorHAnsi" w:hAnsiTheme="majorHAnsi" w:cstheme="majorHAnsi"/>
          <w:lang w:val="en-US"/>
        </w:rPr>
        <w:t>Ensure a user-friendly interface, guiding users through each action seamlessly.</w:t>
      </w:r>
    </w:p>
    <w:p w14:paraId="341007C1" w14:textId="5C525C52" w:rsidR="00DB38A0" w:rsidRPr="00E1285E" w:rsidRDefault="00DB38A0" w:rsidP="00A202C0">
      <w:pPr>
        <w:autoSpaceDE w:val="0"/>
        <w:autoSpaceDN w:val="0"/>
        <w:adjustRightInd w:val="0"/>
        <w:rPr>
          <w:rFonts w:asciiTheme="majorHAnsi" w:hAnsiTheme="majorHAnsi" w:cstheme="majorHAnsi"/>
          <w:lang w:val="en-US"/>
        </w:rPr>
      </w:pPr>
    </w:p>
    <w:p w14:paraId="660647E2" w14:textId="77777777" w:rsidR="00DB38A0" w:rsidRPr="00E1285E" w:rsidRDefault="00DB38A0" w:rsidP="00DB38A0">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This comprehensive "Manage Appointments" section aims to empower users with the ability to oversee and interact with their appointments efficiently.</w:t>
      </w:r>
    </w:p>
    <w:p w14:paraId="4B7693E3" w14:textId="77777777" w:rsidR="00DB38A0" w:rsidRPr="00E1285E" w:rsidRDefault="00DB38A0" w:rsidP="00DB38A0">
      <w:pPr>
        <w:rPr>
          <w:rFonts w:asciiTheme="majorHAnsi" w:hAnsiTheme="majorHAnsi" w:cstheme="majorHAnsi"/>
          <w:highlight w:val="white"/>
        </w:rPr>
      </w:pPr>
    </w:p>
    <w:p w14:paraId="43348D37" w14:textId="45ACECCD" w:rsidR="002F6CA3" w:rsidRDefault="00970BAC" w:rsidP="008424F6">
      <w:pPr>
        <w:pStyle w:val="Heading2"/>
        <w:numPr>
          <w:ilvl w:val="2"/>
          <w:numId w:val="6"/>
        </w:numPr>
        <w:spacing w:line="276" w:lineRule="auto"/>
        <w:jc w:val="both"/>
        <w:rPr>
          <w:rFonts w:asciiTheme="majorHAnsi" w:hAnsiTheme="majorHAnsi" w:cstheme="majorHAnsi"/>
          <w:highlight w:val="white"/>
        </w:rPr>
      </w:pPr>
      <w:bookmarkStart w:id="366" w:name="_Toc154149811"/>
      <w:commentRangeStart w:id="367"/>
      <w:commentRangeStart w:id="368"/>
      <w:r w:rsidRPr="00E1285E">
        <w:rPr>
          <w:rFonts w:asciiTheme="majorHAnsi" w:hAnsiTheme="majorHAnsi" w:cstheme="majorHAnsi"/>
          <w:highlight w:val="white"/>
        </w:rPr>
        <w:t>Chat Module</w:t>
      </w:r>
      <w:bookmarkEnd w:id="366"/>
      <w:commentRangeEnd w:id="367"/>
      <w:r w:rsidR="00FE795F">
        <w:rPr>
          <w:rStyle w:val="CommentReference"/>
          <w:rFonts w:ascii="Calibri" w:hAnsi="Calibri"/>
          <w:bCs w:val="0"/>
        </w:rPr>
        <w:commentReference w:id="367"/>
      </w:r>
      <w:commentRangeEnd w:id="368"/>
      <w:r w:rsidR="005E2218">
        <w:rPr>
          <w:rStyle w:val="CommentReference"/>
          <w:rFonts w:ascii="Calibri" w:hAnsi="Calibri"/>
          <w:bCs w:val="0"/>
        </w:rPr>
        <w:commentReference w:id="368"/>
      </w:r>
    </w:p>
    <w:p w14:paraId="6EDF5650" w14:textId="77777777" w:rsidR="008124AC" w:rsidRPr="008124AC" w:rsidRDefault="008124AC" w:rsidP="008124AC">
      <w:pPr>
        <w:pStyle w:val="CommentText"/>
        <w:rPr>
          <w:highlight w:val="yellow"/>
        </w:rPr>
      </w:pPr>
      <w:r w:rsidRPr="008124AC">
        <w:rPr>
          <w:highlight w:val="yellow"/>
        </w:rPr>
        <w:t>URNavi tech: Chat can be opened only after Cart checkout and not after appointment</w:t>
      </w:r>
    </w:p>
    <w:p w14:paraId="08FF37AC" w14:textId="77777777" w:rsidR="008124AC" w:rsidRPr="008124AC" w:rsidRDefault="008124AC" w:rsidP="008124AC">
      <w:pPr>
        <w:pStyle w:val="CommentText"/>
        <w:numPr>
          <w:ilvl w:val="0"/>
          <w:numId w:val="35"/>
        </w:numPr>
        <w:rPr>
          <w:highlight w:val="yellow"/>
        </w:rPr>
      </w:pPr>
      <w:r w:rsidRPr="008124AC">
        <w:rPr>
          <w:highlight w:val="yellow"/>
        </w:rPr>
        <w:t>No of Days for chat can remain open can be CRUD</w:t>
      </w:r>
    </w:p>
    <w:p w14:paraId="420777A8" w14:textId="77777777" w:rsidR="008124AC" w:rsidRPr="008124AC" w:rsidRDefault="008124AC" w:rsidP="008124AC">
      <w:pPr>
        <w:pStyle w:val="CommentText"/>
        <w:numPr>
          <w:ilvl w:val="0"/>
          <w:numId w:val="35"/>
        </w:numPr>
        <w:rPr>
          <w:highlight w:val="yellow"/>
        </w:rPr>
      </w:pPr>
      <w:r w:rsidRPr="008124AC">
        <w:rPr>
          <w:highlight w:val="yellow"/>
        </w:rPr>
        <w:t>In general, Chat can be open for 15 days after Cart checkout</w:t>
      </w:r>
    </w:p>
    <w:p w14:paraId="33864E62" w14:textId="77777777" w:rsidR="008124AC" w:rsidRPr="008124AC" w:rsidRDefault="008124AC" w:rsidP="008124AC">
      <w:pPr>
        <w:pStyle w:val="CommentText"/>
        <w:rPr>
          <w:highlight w:val="yellow"/>
        </w:rPr>
      </w:pPr>
      <w:r w:rsidRPr="008124AC">
        <w:rPr>
          <w:highlight w:val="yellow"/>
        </w:rPr>
        <w:t>4. Tele caller can manually open chat of patient with doc for 1 day(crud) in case he/she can avoid emergency appointment</w:t>
      </w:r>
    </w:p>
    <w:p w14:paraId="4279E416" w14:textId="77777777" w:rsidR="008124AC" w:rsidRPr="008124AC" w:rsidRDefault="008124AC" w:rsidP="008124AC">
      <w:pPr>
        <w:pStyle w:val="CommentText"/>
        <w:rPr>
          <w:highlight w:val="yellow"/>
        </w:rPr>
      </w:pPr>
      <w:r w:rsidRPr="008124AC">
        <w:rPr>
          <w:highlight w:val="yellow"/>
        </w:rPr>
        <w:t>5. Imp : Chat must have validations. Medical records are confidential. Once patient opt for chat(not app user or other patient), his/her authenticity shall be checked with OTP or email or mobile</w:t>
      </w:r>
    </w:p>
    <w:p w14:paraId="592FFBB4" w14:textId="77777777" w:rsidR="008124AC" w:rsidRPr="008124AC" w:rsidRDefault="008124AC" w:rsidP="008124AC">
      <w:pPr>
        <w:pStyle w:val="CommentText"/>
        <w:rPr>
          <w:highlight w:val="yellow"/>
        </w:rPr>
      </w:pPr>
      <w:r w:rsidRPr="008124AC">
        <w:rPr>
          <w:highlight w:val="yellow"/>
        </w:rPr>
        <w:t>6. Even accessing old chats shall be done as per point no 5. So other patients can not see or read chats of other patients anytime</w:t>
      </w:r>
    </w:p>
    <w:p w14:paraId="20D80ED2" w14:textId="77777777" w:rsidR="008124AC" w:rsidRPr="008124AC" w:rsidRDefault="008124AC" w:rsidP="008124AC">
      <w:pPr>
        <w:pStyle w:val="CommentText"/>
        <w:rPr>
          <w:highlight w:val="yellow"/>
        </w:rPr>
      </w:pPr>
      <w:r w:rsidRPr="008124AC">
        <w:rPr>
          <w:highlight w:val="yellow"/>
        </w:rPr>
        <w:t>7. If any of criteria no 3 and 4 is not met, chat botton shall show inactive</w:t>
      </w:r>
    </w:p>
    <w:p w14:paraId="1BBD4D62" w14:textId="77777777" w:rsidR="008124AC" w:rsidRPr="008124AC" w:rsidRDefault="008124AC" w:rsidP="008124AC">
      <w:pPr>
        <w:pStyle w:val="CommentText"/>
        <w:rPr>
          <w:highlight w:val="yellow"/>
        </w:rPr>
      </w:pPr>
      <w:r w:rsidRPr="008124AC">
        <w:rPr>
          <w:highlight w:val="yellow"/>
        </w:rPr>
        <w:t>8. Chat option shall be accessible under Patient list and also from Home page. If from home page, list of patient shall be displayed</w:t>
      </w:r>
    </w:p>
    <w:p w14:paraId="484E59D4" w14:textId="77777777" w:rsidR="008124AC" w:rsidRPr="008124AC" w:rsidRDefault="008124AC" w:rsidP="008124AC">
      <w:pPr>
        <w:pStyle w:val="CommentText"/>
        <w:rPr>
          <w:highlight w:val="yellow"/>
        </w:rPr>
      </w:pPr>
      <w:r w:rsidRPr="008124AC">
        <w:rPr>
          <w:highlight w:val="yellow"/>
        </w:rPr>
        <w:t>9. Diet and Advisory Notes are sent to patients email(not user). Same can be accessed on App only after OTP validation</w:t>
      </w:r>
    </w:p>
    <w:p w14:paraId="00D900D2" w14:textId="77777777" w:rsidR="008124AC" w:rsidRPr="008124AC" w:rsidRDefault="008124AC" w:rsidP="008124AC">
      <w:pPr>
        <w:pStyle w:val="CommentText"/>
        <w:rPr>
          <w:highlight w:val="yellow"/>
        </w:rPr>
      </w:pPr>
      <w:r w:rsidRPr="008124AC">
        <w:rPr>
          <w:highlight w:val="yellow"/>
        </w:rPr>
        <w:t>10 Refer along with comment on Add New Patient in Patient module</w:t>
      </w:r>
    </w:p>
    <w:p w14:paraId="160540C1" w14:textId="7062FDFD" w:rsidR="008124AC" w:rsidRPr="008124AC" w:rsidRDefault="008124AC" w:rsidP="008124AC">
      <w:pPr>
        <w:rPr>
          <w:highlight w:val="yellow"/>
        </w:rPr>
      </w:pPr>
      <w:r w:rsidRPr="008124AC">
        <w:rPr>
          <w:highlight w:val="yellow"/>
        </w:rPr>
        <w:t>[Inventcolabs]: Noted</w:t>
      </w:r>
    </w:p>
    <w:p w14:paraId="55005575" w14:textId="77777777" w:rsidR="008124AC" w:rsidRPr="008124AC" w:rsidRDefault="008124AC" w:rsidP="008124AC">
      <w:pPr>
        <w:rPr>
          <w:highlight w:val="white"/>
        </w:rPr>
      </w:pPr>
    </w:p>
    <w:p w14:paraId="61ABB643" w14:textId="3B8570E4" w:rsidR="00970BAC" w:rsidRPr="00E1285E" w:rsidRDefault="00970BAC" w:rsidP="00970BAC">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"Chat Screen" provides a platform for communication between doctors and patients, facilitating discussions related to their health, treatment, and advice. Below is an overview of the key features and functionalities of the Chat Screen:</w:t>
      </w:r>
    </w:p>
    <w:p w14:paraId="0948BD5D" w14:textId="77777777" w:rsidR="00970BAC" w:rsidRPr="00E1285E" w:rsidRDefault="00970BAC" w:rsidP="00970BAC">
      <w:pPr>
        <w:autoSpaceDE w:val="0"/>
        <w:autoSpaceDN w:val="0"/>
        <w:adjustRightInd w:val="0"/>
        <w:rPr>
          <w:rFonts w:asciiTheme="majorHAnsi" w:hAnsiTheme="majorHAnsi" w:cstheme="majorHAnsi"/>
          <w:lang w:val="en-US"/>
        </w:rPr>
      </w:pPr>
    </w:p>
    <w:p w14:paraId="137C22C7" w14:textId="3D43B276" w:rsidR="00970BAC" w:rsidRPr="00E1285E" w:rsidRDefault="00970BAC" w:rsidP="00970BAC">
      <w:pPr>
        <w:autoSpaceDE w:val="0"/>
        <w:autoSpaceDN w:val="0"/>
        <w:adjustRightInd w:val="0"/>
        <w:rPr>
          <w:rFonts w:asciiTheme="majorHAnsi" w:hAnsiTheme="majorHAnsi" w:cstheme="majorHAnsi"/>
          <w:b/>
          <w:bCs/>
          <w:lang w:val="en-US"/>
        </w:rPr>
      </w:pPr>
      <w:commentRangeStart w:id="369"/>
      <w:commentRangeStart w:id="370"/>
      <w:r w:rsidRPr="00E1285E">
        <w:rPr>
          <w:rFonts w:asciiTheme="majorHAnsi" w:hAnsiTheme="majorHAnsi" w:cstheme="majorHAnsi"/>
          <w:b/>
          <w:bCs/>
          <w:lang w:val="en-US"/>
        </w:rPr>
        <w:t>Overview:</w:t>
      </w:r>
      <w:commentRangeEnd w:id="369"/>
      <w:r w:rsidR="00425286">
        <w:rPr>
          <w:rStyle w:val="CommentReference"/>
        </w:rPr>
        <w:commentReference w:id="369"/>
      </w:r>
      <w:commentRangeEnd w:id="370"/>
      <w:r w:rsidR="00D049E2">
        <w:rPr>
          <w:rStyle w:val="CommentReference"/>
        </w:rPr>
        <w:commentReference w:id="370"/>
      </w:r>
    </w:p>
    <w:p w14:paraId="1C4ED821" w14:textId="0CF5AEDE"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Display a list of cases for which doctors are available to chat.</w:t>
      </w:r>
    </w:p>
    <w:p w14:paraId="17C6276F" w14:textId="73CC33DE"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Chat is accessible only for successful cases (Paid and appointment happened).</w:t>
      </w:r>
    </w:p>
    <w:p w14:paraId="25A1C9FD" w14:textId="77777777"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commentRangeStart w:id="371"/>
      <w:commentRangeStart w:id="372"/>
      <w:r w:rsidRPr="00E1285E">
        <w:rPr>
          <w:rFonts w:asciiTheme="majorHAnsi" w:hAnsiTheme="majorHAnsi" w:cstheme="majorHAnsi"/>
          <w:lang w:val="en-US"/>
        </w:rPr>
        <w:t>Chat validity is for 7 days from the date of the appointment.</w:t>
      </w:r>
      <w:commentRangeEnd w:id="371"/>
      <w:r w:rsidR="008A65D8">
        <w:rPr>
          <w:rStyle w:val="CommentReference"/>
        </w:rPr>
        <w:commentReference w:id="371"/>
      </w:r>
      <w:commentRangeEnd w:id="372"/>
      <w:r w:rsidR="00173540">
        <w:rPr>
          <w:rStyle w:val="CommentReference"/>
        </w:rPr>
        <w:commentReference w:id="372"/>
      </w:r>
    </w:p>
    <w:p w14:paraId="5D808DC4" w14:textId="5247C01C"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Chat validity extends if the recommended products are purchased by the user.</w:t>
      </w:r>
    </w:p>
    <w:p w14:paraId="503BD941" w14:textId="77777777" w:rsidR="00970BAC" w:rsidRPr="00E1285E" w:rsidRDefault="00970BAC" w:rsidP="00970BAC">
      <w:pPr>
        <w:autoSpaceDE w:val="0"/>
        <w:autoSpaceDN w:val="0"/>
        <w:adjustRightInd w:val="0"/>
        <w:rPr>
          <w:rFonts w:asciiTheme="majorHAnsi" w:hAnsiTheme="majorHAnsi" w:cstheme="majorHAnsi"/>
          <w:b/>
          <w:bCs/>
          <w:lang w:val="en-US"/>
        </w:rPr>
      </w:pPr>
    </w:p>
    <w:p w14:paraId="27CB71E5" w14:textId="096A5B43" w:rsidR="00970BAC" w:rsidRPr="00E1285E" w:rsidRDefault="00970BAC" w:rsidP="00970BA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Case Details:</w:t>
      </w:r>
    </w:p>
    <w:p w14:paraId="42DD21ED" w14:textId="5F1A8557"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Patient Name</w:t>
      </w:r>
    </w:p>
    <w:p w14:paraId="52192563" w14:textId="77777777"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of Appointment</w:t>
      </w:r>
    </w:p>
    <w:p w14:paraId="0AB76D6A" w14:textId="5C44AFCD"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Appointment Type (Regular or Follow-up)</w:t>
      </w:r>
    </w:p>
    <w:p w14:paraId="31155294" w14:textId="77777777" w:rsidR="00970BAC" w:rsidRPr="00E1285E" w:rsidRDefault="00970BAC" w:rsidP="00970BAC">
      <w:pPr>
        <w:autoSpaceDE w:val="0"/>
        <w:autoSpaceDN w:val="0"/>
        <w:adjustRightInd w:val="0"/>
        <w:rPr>
          <w:rFonts w:asciiTheme="majorHAnsi" w:hAnsiTheme="majorHAnsi" w:cstheme="majorHAnsi"/>
          <w:b/>
          <w:bCs/>
          <w:lang w:val="en-US"/>
        </w:rPr>
      </w:pPr>
    </w:p>
    <w:p w14:paraId="5A221760" w14:textId="0883A18A" w:rsidR="00970BAC" w:rsidRPr="00E1285E" w:rsidRDefault="00970BAC" w:rsidP="00970BAC">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Initiate Chat: </w:t>
      </w:r>
      <w:commentRangeStart w:id="373"/>
      <w:commentRangeStart w:id="374"/>
      <w:r w:rsidRPr="00E1285E">
        <w:rPr>
          <w:rFonts w:asciiTheme="majorHAnsi" w:hAnsiTheme="majorHAnsi" w:cstheme="majorHAnsi"/>
          <w:lang w:val="en-US"/>
        </w:rPr>
        <w:t>Users</w:t>
      </w:r>
      <w:commentRangeEnd w:id="373"/>
      <w:r w:rsidR="00602021">
        <w:rPr>
          <w:rStyle w:val="CommentReference"/>
        </w:rPr>
        <w:commentReference w:id="373"/>
      </w:r>
      <w:commentRangeEnd w:id="374"/>
      <w:r w:rsidR="000F535D">
        <w:rPr>
          <w:rStyle w:val="CommentReference"/>
        </w:rPr>
        <w:commentReference w:id="374"/>
      </w:r>
      <w:r w:rsidRPr="00E1285E">
        <w:rPr>
          <w:rFonts w:asciiTheme="majorHAnsi" w:hAnsiTheme="majorHAnsi" w:cstheme="majorHAnsi"/>
          <w:lang w:val="en-US"/>
        </w:rPr>
        <w:t xml:space="preserve"> can initiate a chat with the doctor for the specified case.</w:t>
      </w:r>
    </w:p>
    <w:p w14:paraId="3CD8D937" w14:textId="77777777" w:rsidR="00970BAC" w:rsidRPr="00E1285E" w:rsidRDefault="00970BAC" w:rsidP="00970BAC">
      <w:pPr>
        <w:autoSpaceDE w:val="0"/>
        <w:autoSpaceDN w:val="0"/>
        <w:adjustRightInd w:val="0"/>
        <w:rPr>
          <w:rFonts w:asciiTheme="majorHAnsi" w:hAnsiTheme="majorHAnsi" w:cstheme="majorHAnsi"/>
          <w:b/>
          <w:bCs/>
          <w:lang w:val="en-US"/>
        </w:rPr>
      </w:pPr>
    </w:p>
    <w:p w14:paraId="68E79B02" w14:textId="5170E60C" w:rsidR="00970BAC" w:rsidRPr="00E1285E" w:rsidRDefault="00970BAC" w:rsidP="00970BA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Detail Chat Screen:</w:t>
      </w:r>
    </w:p>
    <w:p w14:paraId="18329377" w14:textId="2B157A83"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Display all messages exchanged between the doctor and the user (on behalf of the patient).</w:t>
      </w:r>
    </w:p>
    <w:p w14:paraId="27BD1D14" w14:textId="77777777"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Support text and image-based chat communication.</w:t>
      </w:r>
    </w:p>
    <w:p w14:paraId="022CF31A" w14:textId="05ABB7F6" w:rsidR="00970BAC" w:rsidRPr="00E1285E" w:rsidRDefault="00970BAC" w:rsidP="00526E5F">
      <w:pPr>
        <w:pStyle w:val="ListParagraph"/>
        <w:numPr>
          <w:ilvl w:val="0"/>
          <w:numId w:val="2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Access Diet Chart and Advisory Notes provided by the doctor.</w:t>
      </w:r>
    </w:p>
    <w:p w14:paraId="3C6C7452" w14:textId="77777777" w:rsidR="00970BAC" w:rsidRPr="00E1285E" w:rsidRDefault="00970BAC" w:rsidP="00970BAC">
      <w:pPr>
        <w:autoSpaceDE w:val="0"/>
        <w:autoSpaceDN w:val="0"/>
        <w:adjustRightInd w:val="0"/>
        <w:rPr>
          <w:rFonts w:asciiTheme="majorHAnsi" w:hAnsiTheme="majorHAnsi" w:cstheme="majorHAnsi"/>
          <w:b/>
          <w:bCs/>
          <w:lang w:val="en-US"/>
        </w:rPr>
      </w:pPr>
    </w:p>
    <w:p w14:paraId="16234D50" w14:textId="672F2A83" w:rsidR="00970BAC" w:rsidRPr="00E1285E" w:rsidRDefault="00970BAC" w:rsidP="00970BA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 xml:space="preserve">Chat Validity Extension: </w:t>
      </w:r>
      <w:r w:rsidRPr="00E1285E">
        <w:rPr>
          <w:rFonts w:asciiTheme="majorHAnsi" w:hAnsiTheme="majorHAnsi" w:cstheme="majorHAnsi"/>
          <w:lang w:val="en-US"/>
        </w:rPr>
        <w:t>Chat validity extends automatically if the user purchases the recommended products within the specified timeframe.</w:t>
      </w:r>
    </w:p>
    <w:p w14:paraId="767D9361" w14:textId="77777777" w:rsidR="00970BAC" w:rsidRPr="00E1285E" w:rsidRDefault="00970BAC" w:rsidP="00970BAC">
      <w:pPr>
        <w:autoSpaceDE w:val="0"/>
        <w:autoSpaceDN w:val="0"/>
        <w:adjustRightInd w:val="0"/>
        <w:rPr>
          <w:rFonts w:asciiTheme="majorHAnsi" w:hAnsiTheme="majorHAnsi" w:cstheme="majorHAnsi"/>
          <w:b/>
          <w:bCs/>
          <w:lang w:val="en-US"/>
        </w:rPr>
      </w:pPr>
    </w:p>
    <w:p w14:paraId="01654956" w14:textId="72AB9390" w:rsidR="00970BAC" w:rsidRPr="00E1285E" w:rsidRDefault="00970BAC" w:rsidP="00970BA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 xml:space="preserve">Access to Documents: </w:t>
      </w:r>
      <w:r w:rsidRPr="00E1285E">
        <w:rPr>
          <w:rFonts w:asciiTheme="majorHAnsi" w:hAnsiTheme="majorHAnsi" w:cstheme="majorHAnsi"/>
          <w:lang w:val="en-US"/>
        </w:rPr>
        <w:t>Provide a section to access documents, including Diet Charts and Advisory Notes, shared by the doctor.</w:t>
      </w:r>
    </w:p>
    <w:p w14:paraId="25BB120E" w14:textId="6C1DFFA6" w:rsidR="00970BAC" w:rsidRPr="00E1285E" w:rsidRDefault="00970BAC" w:rsidP="00970BAC">
      <w:pPr>
        <w:autoSpaceDE w:val="0"/>
        <w:autoSpaceDN w:val="0"/>
        <w:adjustRightInd w:val="0"/>
        <w:rPr>
          <w:rFonts w:asciiTheme="majorHAnsi" w:hAnsiTheme="majorHAnsi" w:cstheme="majorHAnsi"/>
          <w:bCs/>
          <w:lang w:val="en-US"/>
        </w:rPr>
      </w:pPr>
      <w:r w:rsidRPr="00E1285E">
        <w:rPr>
          <w:rFonts w:asciiTheme="majorHAnsi" w:hAnsiTheme="majorHAnsi" w:cstheme="majorHAnsi"/>
          <w:b/>
          <w:bCs/>
          <w:lang w:val="en-US"/>
        </w:rPr>
        <w:t>User Actions:</w:t>
      </w:r>
      <w:r w:rsidRPr="00E1285E">
        <w:rPr>
          <w:rFonts w:asciiTheme="majorHAnsi" w:hAnsiTheme="majorHAnsi" w:cstheme="majorHAnsi"/>
          <w:bCs/>
          <w:lang w:val="en-US"/>
        </w:rPr>
        <w:t xml:space="preserve"> User would be able to perform following actions.</w:t>
      </w:r>
    </w:p>
    <w:p w14:paraId="4E00D7F3" w14:textId="7A92B312" w:rsidR="00970BAC" w:rsidRPr="00E1285E" w:rsidRDefault="00970BAC" w:rsidP="00526E5F">
      <w:pPr>
        <w:numPr>
          <w:ilvl w:val="1"/>
          <w:numId w:val="2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Initiate Chat:</w:t>
      </w:r>
      <w:r w:rsidRPr="00E1285E">
        <w:rPr>
          <w:rFonts w:asciiTheme="majorHAnsi" w:hAnsiTheme="majorHAnsi" w:cstheme="majorHAnsi"/>
          <w:lang w:val="en-US"/>
        </w:rPr>
        <w:t xml:space="preserve"> Users can initiate a chat with the doctor by tapping on the respective case.</w:t>
      </w:r>
    </w:p>
    <w:p w14:paraId="1168EF93" w14:textId="1CA9A6C8" w:rsidR="00970BAC" w:rsidRPr="00E1285E" w:rsidRDefault="00970BAC" w:rsidP="00526E5F">
      <w:pPr>
        <w:numPr>
          <w:ilvl w:val="1"/>
          <w:numId w:val="2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View Messages:</w:t>
      </w:r>
      <w:r w:rsidRPr="00E1285E">
        <w:rPr>
          <w:rFonts w:asciiTheme="majorHAnsi" w:hAnsiTheme="majorHAnsi" w:cstheme="majorHAnsi"/>
          <w:lang w:val="en-US"/>
        </w:rPr>
        <w:t xml:space="preserve"> View the entire history of messages exchanged between the doctor and the user.</w:t>
      </w:r>
    </w:p>
    <w:p w14:paraId="1355C161" w14:textId="124B22B1" w:rsidR="00970BAC" w:rsidRPr="00E1285E" w:rsidRDefault="00970BAC" w:rsidP="00526E5F">
      <w:pPr>
        <w:numPr>
          <w:ilvl w:val="1"/>
          <w:numId w:val="2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Send Messages:</w:t>
      </w:r>
      <w:r w:rsidRPr="00E1285E">
        <w:rPr>
          <w:rFonts w:asciiTheme="majorHAnsi" w:hAnsiTheme="majorHAnsi" w:cstheme="majorHAnsi"/>
          <w:lang w:val="en-US"/>
        </w:rPr>
        <w:t xml:space="preserve"> Users can send text messages and share images within the chat.</w:t>
      </w:r>
    </w:p>
    <w:p w14:paraId="7C84619E" w14:textId="1E751F85" w:rsidR="00970BAC" w:rsidRPr="00E1285E" w:rsidRDefault="00970BAC" w:rsidP="00526E5F">
      <w:pPr>
        <w:numPr>
          <w:ilvl w:val="1"/>
          <w:numId w:val="2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Access Documents: </w:t>
      </w:r>
      <w:r w:rsidRPr="00E1285E">
        <w:rPr>
          <w:rFonts w:asciiTheme="majorHAnsi" w:hAnsiTheme="majorHAnsi" w:cstheme="majorHAnsi"/>
          <w:lang w:val="en-US"/>
        </w:rPr>
        <w:t>Users can access and view Diet Charts and Advisory Notes shared by the doctor.</w:t>
      </w:r>
    </w:p>
    <w:p w14:paraId="6C6FF774" w14:textId="77777777" w:rsidR="00970BAC" w:rsidRPr="00E1285E" w:rsidRDefault="00970BAC" w:rsidP="00970BAC">
      <w:pPr>
        <w:autoSpaceDE w:val="0"/>
        <w:autoSpaceDN w:val="0"/>
        <w:adjustRightInd w:val="0"/>
        <w:rPr>
          <w:rFonts w:asciiTheme="majorHAnsi" w:hAnsiTheme="majorHAnsi" w:cstheme="majorHAnsi"/>
          <w:b/>
          <w:bCs/>
          <w:lang w:val="en-US"/>
        </w:rPr>
      </w:pPr>
    </w:p>
    <w:p w14:paraId="45C09E24" w14:textId="06B462A3" w:rsidR="00970BAC" w:rsidRPr="00E1285E" w:rsidRDefault="00970BAC" w:rsidP="00970BA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 xml:space="preserve">Chat Status: </w:t>
      </w:r>
      <w:r w:rsidRPr="00E1285E">
        <w:rPr>
          <w:rFonts w:asciiTheme="majorHAnsi" w:hAnsiTheme="majorHAnsi" w:cstheme="majorHAnsi"/>
          <w:lang w:val="en-US"/>
        </w:rPr>
        <w:t>Indicate the status of the chat (Active, Expired, or Extended) based on the validity period.</w:t>
      </w:r>
    </w:p>
    <w:p w14:paraId="110072C8" w14:textId="596B302B" w:rsidR="00AC2AF1" w:rsidRPr="00AC2AF1" w:rsidRDefault="00AC2AF1" w:rsidP="00970BAC">
      <w:pPr>
        <w:autoSpaceDE w:val="0"/>
        <w:autoSpaceDN w:val="0"/>
        <w:adjustRightInd w:val="0"/>
        <w:rPr>
          <w:highlight w:val="yellow"/>
        </w:rPr>
      </w:pPr>
      <w:r w:rsidRPr="00AC2AF1">
        <w:rPr>
          <w:rFonts w:asciiTheme="majorHAnsi" w:hAnsiTheme="majorHAnsi" w:cstheme="majorHAnsi"/>
          <w:b/>
          <w:bCs/>
          <w:highlight w:val="yellow"/>
          <w:lang w:val="en-US"/>
        </w:rPr>
        <w:t xml:space="preserve">URNavi tech: </w:t>
      </w:r>
      <w:r w:rsidRPr="00AC2AF1">
        <w:rPr>
          <w:highlight w:val="yellow"/>
        </w:rPr>
        <w:t>Chat button can be active or inactive based on previously mentioned criteria. No other status</w:t>
      </w:r>
    </w:p>
    <w:p w14:paraId="0023B4B9" w14:textId="33C7295B" w:rsidR="00AC2AF1" w:rsidRDefault="00AC2AF1" w:rsidP="00970BAC">
      <w:pPr>
        <w:autoSpaceDE w:val="0"/>
        <w:autoSpaceDN w:val="0"/>
        <w:adjustRightInd w:val="0"/>
        <w:rPr>
          <w:rFonts w:asciiTheme="majorHAnsi" w:hAnsiTheme="majorHAnsi" w:cstheme="majorHAnsi"/>
          <w:b/>
          <w:bCs/>
          <w:lang w:val="en-US"/>
        </w:rPr>
      </w:pPr>
      <w:r w:rsidRPr="00AC2AF1">
        <w:rPr>
          <w:rFonts w:asciiTheme="majorHAnsi" w:hAnsiTheme="majorHAnsi" w:cstheme="majorHAnsi"/>
          <w:b/>
          <w:bCs/>
          <w:highlight w:val="yellow"/>
          <w:lang w:val="en-US"/>
        </w:rPr>
        <w:t>[Inventcolabs]: NOted</w:t>
      </w:r>
    </w:p>
    <w:p w14:paraId="1D4DA5C6" w14:textId="2FDECA37" w:rsidR="00970BAC" w:rsidRPr="00E1285E" w:rsidRDefault="00970BAC" w:rsidP="00970BA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 xml:space="preserve">Real-time Updates: </w:t>
      </w:r>
      <w:r w:rsidRPr="00E1285E">
        <w:rPr>
          <w:rFonts w:asciiTheme="majorHAnsi" w:hAnsiTheme="majorHAnsi" w:cstheme="majorHAnsi"/>
          <w:lang w:val="en-US"/>
        </w:rPr>
        <w:t>Enable real-time updates for incoming messages to enhance the responsiveness of the chat.</w:t>
      </w:r>
    </w:p>
    <w:p w14:paraId="7E5AD0E4" w14:textId="32EC2FF4" w:rsidR="00970BAC" w:rsidRPr="00E1285E" w:rsidRDefault="00970BAC" w:rsidP="00970BAC">
      <w:pPr>
        <w:autoSpaceDE w:val="0"/>
        <w:autoSpaceDN w:val="0"/>
        <w:adjustRightInd w:val="0"/>
        <w:rPr>
          <w:rFonts w:asciiTheme="majorHAnsi" w:hAnsiTheme="majorHAnsi" w:cstheme="majorHAnsi"/>
          <w:lang w:val="en-US"/>
        </w:rPr>
      </w:pPr>
    </w:p>
    <w:p w14:paraId="7D0CB7A8" w14:textId="77777777" w:rsidR="00970BAC" w:rsidRPr="00E1285E" w:rsidRDefault="00970BAC" w:rsidP="00970BAC">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Chat Screen serves as a vital communication tool, fostering a dynamic and secure exchange of information between doctors and patients. It is designed to enhance the overall patient experience and support ongoing health-related discussions.</w:t>
      </w:r>
    </w:p>
    <w:p w14:paraId="458F1CB1" w14:textId="77777777" w:rsidR="00970BAC" w:rsidRPr="00E1285E" w:rsidRDefault="00970BAC" w:rsidP="00970BAC">
      <w:pPr>
        <w:rPr>
          <w:rFonts w:asciiTheme="majorHAnsi" w:hAnsiTheme="majorHAnsi" w:cstheme="majorHAnsi"/>
          <w:highlight w:val="white"/>
        </w:rPr>
      </w:pPr>
    </w:p>
    <w:p w14:paraId="1741FB60" w14:textId="0EF80AEF" w:rsidR="00CA677A" w:rsidRPr="00E1285E" w:rsidRDefault="00CA677A" w:rsidP="008424F6">
      <w:pPr>
        <w:pStyle w:val="Heading2"/>
        <w:numPr>
          <w:ilvl w:val="2"/>
          <w:numId w:val="6"/>
        </w:numPr>
        <w:spacing w:line="276" w:lineRule="auto"/>
        <w:jc w:val="both"/>
        <w:rPr>
          <w:rFonts w:asciiTheme="majorHAnsi" w:hAnsiTheme="majorHAnsi" w:cstheme="majorHAnsi"/>
          <w:highlight w:val="white"/>
        </w:rPr>
      </w:pPr>
      <w:bookmarkStart w:id="375" w:name="_Toc154149812"/>
      <w:r w:rsidRPr="00E1285E">
        <w:rPr>
          <w:rFonts w:asciiTheme="majorHAnsi" w:hAnsiTheme="majorHAnsi" w:cstheme="majorHAnsi"/>
          <w:highlight w:val="white"/>
        </w:rPr>
        <w:t>Cart Module</w:t>
      </w:r>
      <w:bookmarkEnd w:id="375"/>
    </w:p>
    <w:p w14:paraId="3A68EBF3" w14:textId="77777777" w:rsidR="001724AD" w:rsidRPr="00E1285E" w:rsidRDefault="001724AD" w:rsidP="001724AD">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"View Cart" section allows users to manage and review their carts for different bookings. Here's an overview of the key features and functionalities of the Cart Listing Screen:</w:t>
      </w:r>
    </w:p>
    <w:p w14:paraId="79048933" w14:textId="77777777" w:rsidR="00E24C6C" w:rsidRPr="00E1285E" w:rsidRDefault="00E24C6C" w:rsidP="001724AD">
      <w:pPr>
        <w:autoSpaceDE w:val="0"/>
        <w:autoSpaceDN w:val="0"/>
        <w:adjustRightInd w:val="0"/>
        <w:rPr>
          <w:rFonts w:asciiTheme="majorHAnsi" w:hAnsiTheme="majorHAnsi" w:cstheme="majorHAnsi"/>
          <w:b/>
          <w:bCs/>
          <w:lang w:val="en-US"/>
        </w:rPr>
      </w:pPr>
    </w:p>
    <w:p w14:paraId="732CBE75" w14:textId="280F1D85" w:rsidR="001724AD" w:rsidRPr="00E1285E" w:rsidRDefault="001724AD" w:rsidP="00E24C6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Cart Listing:</w:t>
      </w:r>
      <w:r w:rsidR="00E24C6C" w:rsidRPr="00E1285E">
        <w:rPr>
          <w:rFonts w:asciiTheme="majorHAnsi" w:hAnsiTheme="majorHAnsi" w:cstheme="majorHAnsi"/>
          <w:b/>
          <w:bCs/>
          <w:lang w:val="en-US"/>
        </w:rPr>
        <w:t xml:space="preserve"> </w:t>
      </w:r>
      <w:r w:rsidRPr="00E1285E">
        <w:rPr>
          <w:rFonts w:asciiTheme="majorHAnsi" w:hAnsiTheme="majorHAnsi" w:cstheme="majorHAnsi"/>
          <w:lang w:val="en-US"/>
        </w:rPr>
        <w:t>Display multiple carts for different bookings.</w:t>
      </w:r>
      <w:r w:rsidR="00E24C6C" w:rsidRPr="00E1285E">
        <w:rPr>
          <w:rFonts w:asciiTheme="majorHAnsi" w:hAnsiTheme="majorHAnsi" w:cstheme="majorHAnsi"/>
          <w:b/>
          <w:bCs/>
          <w:lang w:val="en-US"/>
        </w:rPr>
        <w:t xml:space="preserve"> </w:t>
      </w:r>
      <w:r w:rsidRPr="00E1285E">
        <w:rPr>
          <w:rFonts w:asciiTheme="majorHAnsi" w:hAnsiTheme="majorHAnsi" w:cstheme="majorHAnsi"/>
          <w:lang w:val="en-US"/>
        </w:rPr>
        <w:t>Show essential information for each cart:</w:t>
      </w:r>
    </w:p>
    <w:p w14:paraId="169371F0" w14:textId="774F21F6" w:rsidR="001724AD" w:rsidRDefault="001724AD" w:rsidP="00526E5F">
      <w:pPr>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Cart ID</w:t>
      </w:r>
    </w:p>
    <w:p w14:paraId="31D6DFD1" w14:textId="154D9E39" w:rsidR="00A7501E" w:rsidRPr="00A7501E" w:rsidRDefault="00A7501E" w:rsidP="00A7501E">
      <w:pPr>
        <w:autoSpaceDE w:val="0"/>
        <w:autoSpaceDN w:val="0"/>
        <w:adjustRightInd w:val="0"/>
        <w:rPr>
          <w:highlight w:val="yellow"/>
        </w:rPr>
      </w:pPr>
      <w:r w:rsidRPr="00A7501E">
        <w:rPr>
          <w:rFonts w:asciiTheme="majorHAnsi" w:hAnsiTheme="majorHAnsi" w:cstheme="majorHAnsi"/>
          <w:highlight w:val="yellow"/>
          <w:lang w:val="en-US"/>
        </w:rPr>
        <w:t xml:space="preserve">URNavi tech: </w:t>
      </w:r>
      <w:r w:rsidRPr="00A7501E">
        <w:rPr>
          <w:highlight w:val="yellow"/>
        </w:rPr>
        <w:t>Multiple carts can display simultaneously for multiple patients</w:t>
      </w:r>
    </w:p>
    <w:p w14:paraId="5DBBBFD4" w14:textId="15C97210" w:rsidR="00A7501E" w:rsidRPr="00E1285E" w:rsidRDefault="00A7501E" w:rsidP="00A7501E">
      <w:pPr>
        <w:autoSpaceDE w:val="0"/>
        <w:autoSpaceDN w:val="0"/>
        <w:adjustRightInd w:val="0"/>
        <w:rPr>
          <w:rFonts w:asciiTheme="majorHAnsi" w:hAnsiTheme="majorHAnsi" w:cstheme="majorHAnsi"/>
          <w:lang w:val="en-US"/>
        </w:rPr>
      </w:pPr>
      <w:r w:rsidRPr="00A7501E">
        <w:rPr>
          <w:rFonts w:asciiTheme="majorHAnsi" w:hAnsiTheme="majorHAnsi" w:cstheme="majorHAnsi"/>
          <w:highlight w:val="yellow"/>
          <w:lang w:val="en-US"/>
        </w:rPr>
        <w:t>[InventColabs]: noted</w:t>
      </w:r>
    </w:p>
    <w:p w14:paraId="3186B92A" w14:textId="074C944C" w:rsidR="001724AD" w:rsidRDefault="001724AD" w:rsidP="00526E5F">
      <w:pPr>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Appointment ID</w:t>
      </w:r>
    </w:p>
    <w:p w14:paraId="1FE1D445" w14:textId="0C807836" w:rsidR="00A7501E" w:rsidRPr="00E1285E" w:rsidRDefault="00A7501E" w:rsidP="00526E5F">
      <w:pPr>
        <w:numPr>
          <w:ilvl w:val="1"/>
          <w:numId w:val="30"/>
        </w:numPr>
        <w:autoSpaceDE w:val="0"/>
        <w:autoSpaceDN w:val="0"/>
        <w:adjustRightInd w:val="0"/>
        <w:rPr>
          <w:rFonts w:asciiTheme="majorHAnsi" w:hAnsiTheme="majorHAnsi" w:cstheme="majorHAnsi"/>
          <w:lang w:val="en-US"/>
        </w:rPr>
      </w:pPr>
      <w:r>
        <w:t>UHID</w:t>
      </w:r>
    </w:p>
    <w:p w14:paraId="187A43D9" w14:textId="77777777" w:rsidR="001724AD" w:rsidRPr="00E1285E" w:rsidRDefault="001724AD" w:rsidP="00526E5F">
      <w:pPr>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Name of Patient</w:t>
      </w:r>
    </w:p>
    <w:p w14:paraId="2589892A" w14:textId="3790791F" w:rsidR="001724AD" w:rsidRDefault="001724AD" w:rsidP="00526E5F">
      <w:pPr>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of Appointment</w:t>
      </w:r>
    </w:p>
    <w:p w14:paraId="3C837B5F" w14:textId="67468A9E" w:rsidR="00A7501E" w:rsidRPr="00E1285E" w:rsidRDefault="00A7501E" w:rsidP="00526E5F">
      <w:pPr>
        <w:numPr>
          <w:ilvl w:val="1"/>
          <w:numId w:val="30"/>
        </w:numPr>
        <w:autoSpaceDE w:val="0"/>
        <w:autoSpaceDN w:val="0"/>
        <w:adjustRightInd w:val="0"/>
        <w:rPr>
          <w:rFonts w:asciiTheme="majorHAnsi" w:hAnsiTheme="majorHAnsi" w:cstheme="majorHAnsi"/>
          <w:lang w:val="en-US"/>
        </w:rPr>
      </w:pPr>
      <w:r>
        <w:rPr>
          <w:rFonts w:asciiTheme="majorHAnsi" w:hAnsiTheme="majorHAnsi" w:cstheme="majorHAnsi"/>
          <w:lang w:val="en-US"/>
        </w:rPr>
        <w:t>Date of Cart added</w:t>
      </w:r>
    </w:p>
    <w:p w14:paraId="285FE5FA" w14:textId="77777777" w:rsidR="001724AD" w:rsidRPr="00E1285E" w:rsidRDefault="001724AD" w:rsidP="00526E5F">
      <w:pPr>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Total Amount</w:t>
      </w:r>
    </w:p>
    <w:p w14:paraId="512763CC" w14:textId="77777777" w:rsidR="00E24C6C" w:rsidRPr="00E1285E" w:rsidRDefault="00E24C6C" w:rsidP="001724AD">
      <w:pPr>
        <w:autoSpaceDE w:val="0"/>
        <w:autoSpaceDN w:val="0"/>
        <w:adjustRightInd w:val="0"/>
        <w:rPr>
          <w:rFonts w:asciiTheme="majorHAnsi" w:hAnsiTheme="majorHAnsi" w:cstheme="majorHAnsi"/>
          <w:b/>
          <w:bCs/>
          <w:lang w:val="en-US"/>
        </w:rPr>
      </w:pPr>
    </w:p>
    <w:p w14:paraId="68E44DD0" w14:textId="1872B373" w:rsidR="001724AD" w:rsidRPr="00E1285E" w:rsidRDefault="001724AD" w:rsidP="00E24C6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Access Cart Details:</w:t>
      </w:r>
      <w:r w:rsidR="00E24C6C" w:rsidRPr="00E1285E">
        <w:rPr>
          <w:rFonts w:asciiTheme="majorHAnsi" w:hAnsiTheme="majorHAnsi" w:cstheme="majorHAnsi"/>
          <w:b/>
          <w:bCs/>
          <w:lang w:val="en-US"/>
        </w:rPr>
        <w:t xml:space="preserve"> </w:t>
      </w:r>
      <w:r w:rsidRPr="00E1285E">
        <w:rPr>
          <w:rFonts w:asciiTheme="majorHAnsi" w:hAnsiTheme="majorHAnsi" w:cstheme="majorHAnsi"/>
          <w:lang w:val="en-US"/>
        </w:rPr>
        <w:t>Users can tap on a specific cart to access detailed information.</w:t>
      </w:r>
      <w:r w:rsidR="00E24C6C" w:rsidRPr="00E1285E">
        <w:rPr>
          <w:rFonts w:asciiTheme="majorHAnsi" w:hAnsiTheme="majorHAnsi" w:cstheme="majorHAnsi"/>
          <w:b/>
          <w:bCs/>
          <w:lang w:val="en-US"/>
        </w:rPr>
        <w:t xml:space="preserve"> </w:t>
      </w:r>
      <w:r w:rsidRPr="00E1285E">
        <w:rPr>
          <w:rFonts w:asciiTheme="majorHAnsi" w:hAnsiTheme="majorHAnsi" w:cstheme="majorHAnsi"/>
          <w:lang w:val="en-US"/>
        </w:rPr>
        <w:t>Display detailed information for the selected cart:</w:t>
      </w:r>
    </w:p>
    <w:p w14:paraId="12F889D4" w14:textId="264147BF" w:rsidR="001724AD"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Quantity</w:t>
      </w:r>
    </w:p>
    <w:p w14:paraId="5723E510" w14:textId="2A5D9BF7" w:rsidR="00E24C6C"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Total Price</w:t>
      </w:r>
    </w:p>
    <w:p w14:paraId="2C40E305" w14:textId="77777777" w:rsidR="00A7501E" w:rsidRPr="00A7501E" w:rsidRDefault="00A7501E" w:rsidP="00A7501E">
      <w:pPr>
        <w:pStyle w:val="CommentText"/>
        <w:rPr>
          <w:highlight w:val="yellow"/>
        </w:rPr>
      </w:pPr>
      <w:r w:rsidRPr="00A7501E">
        <w:rPr>
          <w:rFonts w:asciiTheme="majorHAnsi" w:hAnsiTheme="majorHAnsi" w:cstheme="majorHAnsi"/>
          <w:highlight w:val="yellow"/>
          <w:lang w:val="en-US"/>
        </w:rPr>
        <w:t xml:space="preserve">URNavi tech: </w:t>
      </w:r>
      <w:r w:rsidRPr="00A7501E">
        <w:rPr>
          <w:highlight w:val="yellow"/>
        </w:rPr>
        <w:t>No of days medicines are suggested by Doc. Typically 30 days to 90 days</w:t>
      </w:r>
    </w:p>
    <w:p w14:paraId="643514AA" w14:textId="218F9BCF" w:rsidR="00A7501E" w:rsidRPr="00A7501E" w:rsidRDefault="00A7501E" w:rsidP="00A7501E">
      <w:pPr>
        <w:autoSpaceDE w:val="0"/>
        <w:autoSpaceDN w:val="0"/>
        <w:adjustRightInd w:val="0"/>
        <w:rPr>
          <w:highlight w:val="yellow"/>
        </w:rPr>
      </w:pPr>
      <w:r w:rsidRPr="00A7501E">
        <w:rPr>
          <w:highlight w:val="yellow"/>
        </w:rPr>
        <w:t>Show total price only after Delivery address is specified. It will allow to add product cost country variance and proper cost of logistics can be added for concerned address.</w:t>
      </w:r>
    </w:p>
    <w:p w14:paraId="1D592533" w14:textId="6F2096AE" w:rsidR="00A7501E" w:rsidRDefault="00A7501E" w:rsidP="00A7501E">
      <w:pPr>
        <w:autoSpaceDE w:val="0"/>
        <w:autoSpaceDN w:val="0"/>
        <w:adjustRightInd w:val="0"/>
        <w:rPr>
          <w:rFonts w:asciiTheme="majorHAnsi" w:hAnsiTheme="majorHAnsi" w:cstheme="majorHAnsi"/>
          <w:lang w:val="en-US"/>
        </w:rPr>
      </w:pPr>
      <w:r w:rsidRPr="00A7501E">
        <w:rPr>
          <w:rFonts w:asciiTheme="majorHAnsi" w:hAnsiTheme="majorHAnsi" w:cstheme="majorHAnsi"/>
          <w:highlight w:val="yellow"/>
          <w:lang w:val="en-US"/>
        </w:rPr>
        <w:t>[Inventcolabs]: Noted</w:t>
      </w:r>
    </w:p>
    <w:p w14:paraId="50418772" w14:textId="77777777" w:rsidR="00A7501E" w:rsidRPr="00A7501E" w:rsidRDefault="00A7501E" w:rsidP="00A7501E">
      <w:pPr>
        <w:autoSpaceDE w:val="0"/>
        <w:autoSpaceDN w:val="0"/>
        <w:adjustRightInd w:val="0"/>
        <w:rPr>
          <w:rFonts w:asciiTheme="majorHAnsi" w:hAnsiTheme="majorHAnsi" w:cstheme="majorHAnsi"/>
          <w:lang w:val="en-US"/>
        </w:rPr>
      </w:pPr>
    </w:p>
    <w:p w14:paraId="2FCFA062" w14:textId="5CB1A2EB" w:rsidR="001724AD" w:rsidRPr="00E1285E" w:rsidRDefault="001724AD" w:rsidP="001724A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Cart Expiry:</w:t>
      </w:r>
    </w:p>
    <w:p w14:paraId="2C19344D" w14:textId="77777777" w:rsidR="005073A7"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Indicate the expiration period for the cart.</w:t>
      </w:r>
    </w:p>
    <w:p w14:paraId="3BBEDB10" w14:textId="19550BA3" w:rsidR="001724AD"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CRUD operations for managing the cart's lifecycle.</w:t>
      </w:r>
    </w:p>
    <w:p w14:paraId="6EAC284E" w14:textId="4F80ABC8" w:rsidR="00A7501E" w:rsidRPr="00A7501E" w:rsidRDefault="00A7501E" w:rsidP="00A7501E">
      <w:pPr>
        <w:autoSpaceDE w:val="0"/>
        <w:autoSpaceDN w:val="0"/>
        <w:adjustRightInd w:val="0"/>
        <w:rPr>
          <w:highlight w:val="yellow"/>
        </w:rPr>
      </w:pPr>
      <w:r w:rsidRPr="00A7501E">
        <w:rPr>
          <w:rFonts w:asciiTheme="majorHAnsi" w:hAnsiTheme="majorHAnsi" w:cstheme="majorHAnsi"/>
          <w:highlight w:val="yellow"/>
          <w:lang w:val="en-US"/>
        </w:rPr>
        <w:lastRenderedPageBreak/>
        <w:t xml:space="preserve">URNavi tech: </w:t>
      </w:r>
      <w:r w:rsidRPr="00A7501E">
        <w:rPr>
          <w:highlight w:val="yellow"/>
        </w:rPr>
        <w:t>CRUD shall set expiration period from ‘Date of Cart Added’. Cart operation is different for different Patients. However Cart can be checkedout by any Patient or App user</w:t>
      </w:r>
    </w:p>
    <w:p w14:paraId="164AFBEA" w14:textId="42376153" w:rsidR="00A7501E" w:rsidRPr="00A7501E" w:rsidRDefault="00A7501E" w:rsidP="00A7501E">
      <w:pPr>
        <w:autoSpaceDE w:val="0"/>
        <w:autoSpaceDN w:val="0"/>
        <w:adjustRightInd w:val="0"/>
        <w:rPr>
          <w:rFonts w:asciiTheme="majorHAnsi" w:hAnsiTheme="majorHAnsi" w:cstheme="majorHAnsi"/>
          <w:lang w:val="en-US"/>
        </w:rPr>
      </w:pPr>
      <w:r w:rsidRPr="00A7501E">
        <w:rPr>
          <w:rFonts w:asciiTheme="majorHAnsi" w:hAnsiTheme="majorHAnsi" w:cstheme="majorHAnsi"/>
          <w:highlight w:val="yellow"/>
          <w:lang w:val="en-US"/>
        </w:rPr>
        <w:t>[Inventcolabs]: Noted</w:t>
      </w:r>
    </w:p>
    <w:p w14:paraId="18694DED" w14:textId="77777777" w:rsidR="005073A7" w:rsidRPr="00E1285E" w:rsidRDefault="005073A7" w:rsidP="005073A7">
      <w:pPr>
        <w:autoSpaceDE w:val="0"/>
        <w:autoSpaceDN w:val="0"/>
        <w:adjustRightInd w:val="0"/>
        <w:rPr>
          <w:rFonts w:asciiTheme="majorHAnsi" w:hAnsiTheme="majorHAnsi" w:cstheme="majorHAnsi"/>
          <w:lang w:val="en-US"/>
        </w:rPr>
      </w:pPr>
    </w:p>
    <w:p w14:paraId="23E6C3A4" w14:textId="5B6B3A90" w:rsidR="001724AD" w:rsidRPr="00E1285E" w:rsidRDefault="001724AD" w:rsidP="001724A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Checkout:</w:t>
      </w:r>
    </w:p>
    <w:p w14:paraId="2066DFCD" w14:textId="77777777" w:rsidR="005073A7"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Users can proceed to checkout by selecting the desired cart.</w:t>
      </w:r>
    </w:p>
    <w:p w14:paraId="0BC84B12" w14:textId="25A482F5" w:rsidR="001724AD"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the option to choose an existing address or add a new address for delivery.</w:t>
      </w:r>
    </w:p>
    <w:p w14:paraId="3340AF6C" w14:textId="77777777" w:rsidR="005073A7" w:rsidRPr="00E1285E" w:rsidRDefault="005073A7" w:rsidP="005073A7">
      <w:pPr>
        <w:autoSpaceDE w:val="0"/>
        <w:autoSpaceDN w:val="0"/>
        <w:adjustRightInd w:val="0"/>
        <w:rPr>
          <w:rFonts w:asciiTheme="majorHAnsi" w:hAnsiTheme="majorHAnsi" w:cstheme="majorHAnsi"/>
          <w:lang w:val="en-US"/>
        </w:rPr>
      </w:pPr>
    </w:p>
    <w:p w14:paraId="1DF4AF0F" w14:textId="2F98452F" w:rsidR="001724AD" w:rsidRPr="00E1285E" w:rsidRDefault="001724AD" w:rsidP="001724AD">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Address Information:</w:t>
      </w:r>
    </w:p>
    <w:p w14:paraId="4EEC8ACB" w14:textId="3C572BFC" w:rsidR="001724AD"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Collect the necessary details for delivery:</w:t>
      </w:r>
    </w:p>
    <w:p w14:paraId="63957E5D" w14:textId="14C0854F" w:rsidR="001724AD"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Address Line </w:t>
      </w:r>
      <w:r w:rsidR="005073A7" w:rsidRPr="00E1285E">
        <w:rPr>
          <w:rFonts w:asciiTheme="majorHAnsi" w:hAnsiTheme="majorHAnsi" w:cstheme="majorHAnsi"/>
          <w:lang w:val="en-US"/>
        </w:rPr>
        <w:t>½</w:t>
      </w:r>
    </w:p>
    <w:p w14:paraId="791D8FD9" w14:textId="5469C515" w:rsidR="001724AD"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Country</w:t>
      </w:r>
    </w:p>
    <w:p w14:paraId="7E245E68" w14:textId="79DAADA4" w:rsidR="001724AD"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City</w:t>
      </w:r>
    </w:p>
    <w:p w14:paraId="6BBA9FB8" w14:textId="77777777" w:rsidR="005073A7" w:rsidRPr="00E1285E"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Zip Code</w:t>
      </w:r>
    </w:p>
    <w:p w14:paraId="2E7E8A69" w14:textId="0075C003" w:rsidR="005073A7" w:rsidRDefault="001724AD" w:rsidP="00526E5F">
      <w:pPr>
        <w:pStyle w:val="ListParagraph"/>
        <w:numPr>
          <w:ilvl w:val="1"/>
          <w:numId w:val="30"/>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Tag (e.g., Home, Office, Work, Other - with an option to specify)</w:t>
      </w:r>
    </w:p>
    <w:p w14:paraId="4053E2F8" w14:textId="53A44C82" w:rsidR="00A7501E" w:rsidRPr="00A7501E" w:rsidRDefault="00A7501E" w:rsidP="00A7501E">
      <w:pPr>
        <w:autoSpaceDE w:val="0"/>
        <w:autoSpaceDN w:val="0"/>
        <w:adjustRightInd w:val="0"/>
        <w:rPr>
          <w:highlight w:val="yellow"/>
        </w:rPr>
      </w:pPr>
      <w:r w:rsidRPr="00A7501E">
        <w:rPr>
          <w:rFonts w:asciiTheme="majorHAnsi" w:hAnsiTheme="majorHAnsi" w:cstheme="majorHAnsi"/>
          <w:highlight w:val="yellow"/>
          <w:lang w:val="en-US"/>
        </w:rPr>
        <w:t xml:space="preserve">URNavi tech: </w:t>
      </w:r>
      <w:r w:rsidRPr="00A7501E">
        <w:rPr>
          <w:highlight w:val="yellow"/>
        </w:rPr>
        <w:t>Let User/Patients can associate address master with checkout</w:t>
      </w:r>
    </w:p>
    <w:p w14:paraId="6118084B" w14:textId="799726C8" w:rsidR="00A7501E" w:rsidRDefault="00A7501E" w:rsidP="00A7501E">
      <w:pPr>
        <w:autoSpaceDE w:val="0"/>
        <w:autoSpaceDN w:val="0"/>
        <w:adjustRightInd w:val="0"/>
        <w:rPr>
          <w:rFonts w:asciiTheme="majorHAnsi" w:hAnsiTheme="majorHAnsi" w:cstheme="majorHAnsi"/>
          <w:lang w:val="en-US"/>
        </w:rPr>
      </w:pPr>
      <w:r w:rsidRPr="00A7501E">
        <w:rPr>
          <w:rFonts w:asciiTheme="majorHAnsi" w:hAnsiTheme="majorHAnsi" w:cstheme="majorHAnsi"/>
          <w:highlight w:val="yellow"/>
          <w:lang w:val="en-US"/>
        </w:rPr>
        <w:t>[InventColabs]: Noted</w:t>
      </w:r>
    </w:p>
    <w:p w14:paraId="36B7D266" w14:textId="77777777" w:rsidR="00A7501E" w:rsidRPr="00A7501E" w:rsidRDefault="00A7501E" w:rsidP="00A7501E">
      <w:pPr>
        <w:autoSpaceDE w:val="0"/>
        <w:autoSpaceDN w:val="0"/>
        <w:adjustRightInd w:val="0"/>
        <w:rPr>
          <w:rFonts w:asciiTheme="majorHAnsi" w:hAnsiTheme="majorHAnsi" w:cstheme="majorHAnsi"/>
          <w:lang w:val="en-US"/>
        </w:rPr>
      </w:pPr>
    </w:p>
    <w:p w14:paraId="3CB8EEF1" w14:textId="1F6C473E" w:rsidR="001724AD" w:rsidRPr="00E1285E" w:rsidRDefault="001724AD" w:rsidP="005073A7">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Proceed to Checkout:</w:t>
      </w:r>
      <w:r w:rsidR="007C4026" w:rsidRPr="00E1285E">
        <w:rPr>
          <w:rFonts w:asciiTheme="majorHAnsi" w:hAnsiTheme="majorHAnsi" w:cstheme="majorHAnsi"/>
          <w:b/>
          <w:bCs/>
          <w:lang w:val="en-US"/>
        </w:rPr>
        <w:t xml:space="preserve"> </w:t>
      </w:r>
      <w:r w:rsidRPr="00E1285E">
        <w:rPr>
          <w:rFonts w:asciiTheme="majorHAnsi" w:hAnsiTheme="majorHAnsi" w:cstheme="majorHAnsi"/>
          <w:lang w:val="en-US"/>
        </w:rPr>
        <w:t>After filling in the address information, users can proceed to the checkout.</w:t>
      </w:r>
    </w:p>
    <w:p w14:paraId="60D3262C" w14:textId="77777777" w:rsidR="007C4026" w:rsidRPr="00E1285E" w:rsidRDefault="007C4026" w:rsidP="001724AD">
      <w:pPr>
        <w:autoSpaceDE w:val="0"/>
        <w:autoSpaceDN w:val="0"/>
        <w:adjustRightInd w:val="0"/>
        <w:rPr>
          <w:rFonts w:asciiTheme="majorHAnsi" w:hAnsiTheme="majorHAnsi" w:cstheme="majorHAnsi"/>
          <w:b/>
          <w:bCs/>
          <w:lang w:val="en-US"/>
        </w:rPr>
      </w:pPr>
    </w:p>
    <w:p w14:paraId="08E57694" w14:textId="6767DF14" w:rsidR="001724AD" w:rsidRPr="00E1285E" w:rsidRDefault="001724AD" w:rsidP="007C4026">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Redirect to Make Payment Screen:</w:t>
      </w:r>
      <w:r w:rsidR="007C4026" w:rsidRPr="00E1285E">
        <w:rPr>
          <w:rFonts w:asciiTheme="majorHAnsi" w:hAnsiTheme="majorHAnsi" w:cstheme="majorHAnsi"/>
          <w:b/>
          <w:bCs/>
          <w:lang w:val="en-US"/>
        </w:rPr>
        <w:t xml:space="preserve"> </w:t>
      </w:r>
      <w:r w:rsidRPr="00E1285E">
        <w:rPr>
          <w:rFonts w:asciiTheme="majorHAnsi" w:hAnsiTheme="majorHAnsi" w:cstheme="majorHAnsi"/>
          <w:lang w:val="en-US"/>
        </w:rPr>
        <w:t>Redirect users to the "Make Payment Screen" for completing the transaction.</w:t>
      </w:r>
    </w:p>
    <w:p w14:paraId="1113661B" w14:textId="63C22CFC" w:rsidR="007C4026" w:rsidRPr="00E1285E" w:rsidRDefault="007C4026" w:rsidP="001724AD">
      <w:pPr>
        <w:autoSpaceDE w:val="0"/>
        <w:autoSpaceDN w:val="0"/>
        <w:adjustRightInd w:val="0"/>
        <w:rPr>
          <w:rFonts w:asciiTheme="majorHAnsi" w:hAnsiTheme="majorHAnsi" w:cstheme="majorHAnsi"/>
          <w:b/>
          <w:bCs/>
          <w:lang w:val="en-US"/>
        </w:rPr>
      </w:pPr>
    </w:p>
    <w:p w14:paraId="146C484F" w14:textId="065D875C" w:rsidR="001724AD" w:rsidRPr="00E1285E" w:rsidRDefault="001724AD" w:rsidP="007C4026">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Address Management:</w:t>
      </w:r>
      <w:r w:rsidR="007C4026" w:rsidRPr="00E1285E">
        <w:rPr>
          <w:rFonts w:asciiTheme="majorHAnsi" w:hAnsiTheme="majorHAnsi" w:cstheme="majorHAnsi"/>
          <w:b/>
          <w:bCs/>
          <w:lang w:val="en-US"/>
        </w:rPr>
        <w:t xml:space="preserve"> </w:t>
      </w:r>
      <w:r w:rsidRPr="00E1285E">
        <w:rPr>
          <w:rFonts w:asciiTheme="majorHAnsi" w:hAnsiTheme="majorHAnsi" w:cstheme="majorHAnsi"/>
          <w:lang w:val="en-US"/>
        </w:rPr>
        <w:t>Allow users to edit existing addresses or add new ones for convenience.</w:t>
      </w:r>
    </w:p>
    <w:p w14:paraId="2BDEF9FC" w14:textId="77777777" w:rsidR="007C4026" w:rsidRPr="00E1285E" w:rsidRDefault="007C4026" w:rsidP="007C4026">
      <w:pPr>
        <w:autoSpaceDE w:val="0"/>
        <w:autoSpaceDN w:val="0"/>
        <w:adjustRightInd w:val="0"/>
        <w:rPr>
          <w:rFonts w:asciiTheme="majorHAnsi" w:hAnsiTheme="majorHAnsi" w:cstheme="majorHAnsi"/>
          <w:b/>
          <w:bCs/>
          <w:lang w:val="en-US"/>
        </w:rPr>
      </w:pPr>
    </w:p>
    <w:p w14:paraId="04076EC1" w14:textId="4D58E980" w:rsidR="001724AD" w:rsidRPr="00E1285E" w:rsidRDefault="001724AD" w:rsidP="007C4026">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Seamless Navigation:</w:t>
      </w:r>
      <w:r w:rsidR="007C4026" w:rsidRPr="00E1285E">
        <w:rPr>
          <w:rFonts w:asciiTheme="majorHAnsi" w:hAnsiTheme="majorHAnsi" w:cstheme="majorHAnsi"/>
          <w:b/>
          <w:bCs/>
          <w:lang w:val="en-US"/>
        </w:rPr>
        <w:t xml:space="preserve"> </w:t>
      </w:r>
      <w:r w:rsidRPr="00E1285E">
        <w:rPr>
          <w:rFonts w:asciiTheme="majorHAnsi" w:hAnsiTheme="majorHAnsi" w:cstheme="majorHAnsi"/>
          <w:lang w:val="en-US"/>
        </w:rPr>
        <w:t>Enable seamless navigation between different carts and details.</w:t>
      </w:r>
    </w:p>
    <w:p w14:paraId="6702BAAD" w14:textId="77777777" w:rsidR="007C4026" w:rsidRPr="00E1285E" w:rsidRDefault="007C4026" w:rsidP="007C4026">
      <w:pPr>
        <w:autoSpaceDE w:val="0"/>
        <w:autoSpaceDN w:val="0"/>
        <w:adjustRightInd w:val="0"/>
        <w:rPr>
          <w:rFonts w:asciiTheme="majorHAnsi" w:hAnsiTheme="majorHAnsi" w:cstheme="majorHAnsi"/>
          <w:b/>
          <w:bCs/>
          <w:lang w:val="en-US"/>
        </w:rPr>
      </w:pPr>
    </w:p>
    <w:p w14:paraId="6171364C" w14:textId="61D99170" w:rsidR="001724AD" w:rsidRPr="00E1285E" w:rsidRDefault="001724AD" w:rsidP="007C4026">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Reminder for Expiry:</w:t>
      </w:r>
      <w:r w:rsidR="007C4026" w:rsidRPr="00E1285E">
        <w:rPr>
          <w:rFonts w:asciiTheme="majorHAnsi" w:hAnsiTheme="majorHAnsi" w:cstheme="majorHAnsi"/>
          <w:b/>
          <w:bCs/>
          <w:lang w:val="en-US"/>
        </w:rPr>
        <w:t xml:space="preserve"> </w:t>
      </w:r>
      <w:r w:rsidRPr="00E1285E">
        <w:rPr>
          <w:rFonts w:asciiTheme="majorHAnsi" w:hAnsiTheme="majorHAnsi" w:cstheme="majorHAnsi"/>
          <w:lang w:val="en-US"/>
        </w:rPr>
        <w:t>Provide notifications or reminders for expiring carts, prompting users to complete the checkout process.</w:t>
      </w:r>
    </w:p>
    <w:p w14:paraId="7E383B0E" w14:textId="77777777" w:rsidR="007C4026" w:rsidRPr="00E1285E" w:rsidRDefault="007C4026" w:rsidP="001724AD">
      <w:pPr>
        <w:autoSpaceDE w:val="0"/>
        <w:autoSpaceDN w:val="0"/>
        <w:adjustRightInd w:val="0"/>
        <w:rPr>
          <w:rFonts w:asciiTheme="majorHAnsi" w:hAnsiTheme="majorHAnsi" w:cstheme="majorHAnsi"/>
          <w:lang w:val="en-US"/>
        </w:rPr>
      </w:pPr>
    </w:p>
    <w:p w14:paraId="4F3CF6B9" w14:textId="72AD5239" w:rsidR="001724AD" w:rsidRPr="00E1285E" w:rsidRDefault="001724AD" w:rsidP="001724AD">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View Cart section streamlines the process of managing and finalizing bookings by offering users a clear overview of their carts and an efficient path to checkout. It focuses on simplicity, convenience, and security to enhance the overall user experience.</w:t>
      </w:r>
    </w:p>
    <w:p w14:paraId="77C2A92D" w14:textId="77777777" w:rsidR="00CA677A" w:rsidRPr="00E1285E" w:rsidRDefault="00CA677A" w:rsidP="00CA677A">
      <w:pPr>
        <w:rPr>
          <w:rFonts w:asciiTheme="majorHAnsi" w:hAnsiTheme="majorHAnsi" w:cstheme="majorHAnsi"/>
          <w:highlight w:val="white"/>
        </w:rPr>
      </w:pPr>
    </w:p>
    <w:p w14:paraId="38587B84" w14:textId="1B539E40" w:rsidR="0019253B" w:rsidRPr="00E1285E" w:rsidRDefault="0019253B" w:rsidP="008424F6">
      <w:pPr>
        <w:pStyle w:val="Heading2"/>
        <w:numPr>
          <w:ilvl w:val="2"/>
          <w:numId w:val="6"/>
        </w:numPr>
        <w:spacing w:line="276" w:lineRule="auto"/>
        <w:jc w:val="both"/>
        <w:rPr>
          <w:rFonts w:asciiTheme="majorHAnsi" w:hAnsiTheme="majorHAnsi" w:cstheme="majorHAnsi"/>
          <w:highlight w:val="white"/>
        </w:rPr>
      </w:pPr>
      <w:bookmarkStart w:id="376" w:name="_Toc154149813"/>
      <w:r w:rsidRPr="00E1285E">
        <w:rPr>
          <w:rFonts w:asciiTheme="majorHAnsi" w:hAnsiTheme="majorHAnsi" w:cstheme="majorHAnsi"/>
          <w:highlight w:val="white"/>
        </w:rPr>
        <w:t>Transaction Summary</w:t>
      </w:r>
      <w:bookmarkEnd w:id="376"/>
    </w:p>
    <w:p w14:paraId="66FE247F" w14:textId="77777777" w:rsidR="0019253B" w:rsidRPr="00E1285E" w:rsidRDefault="0019253B" w:rsidP="0019253B">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"Transaction Summary" section provides users with a comprehensive view of all successful transactions. Here's an overview of the key features and functionalities:</w:t>
      </w:r>
    </w:p>
    <w:p w14:paraId="6838A667" w14:textId="77777777" w:rsidR="0019253B" w:rsidRPr="00E1285E" w:rsidRDefault="0019253B" w:rsidP="0019253B">
      <w:pPr>
        <w:autoSpaceDE w:val="0"/>
        <w:autoSpaceDN w:val="0"/>
        <w:adjustRightInd w:val="0"/>
        <w:rPr>
          <w:rFonts w:asciiTheme="majorHAnsi" w:hAnsiTheme="majorHAnsi" w:cstheme="majorHAnsi"/>
          <w:b/>
          <w:bCs/>
          <w:lang w:val="en-US"/>
        </w:rPr>
      </w:pPr>
    </w:p>
    <w:p w14:paraId="347D9A23" w14:textId="77777777" w:rsidR="00A04CC7" w:rsidRPr="00E1285E" w:rsidRDefault="0019253B" w:rsidP="00A04CC7">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 xml:space="preserve">Transaction Listing: </w:t>
      </w:r>
      <w:r w:rsidRPr="00E1285E">
        <w:rPr>
          <w:rFonts w:asciiTheme="majorHAnsi" w:hAnsiTheme="majorHAnsi" w:cstheme="majorHAnsi"/>
          <w:lang w:val="en-US"/>
        </w:rPr>
        <w:t>Display a list of all successful transactions.</w:t>
      </w:r>
      <w:r w:rsidRPr="00E1285E">
        <w:rPr>
          <w:rFonts w:asciiTheme="majorHAnsi" w:hAnsiTheme="majorHAnsi" w:cstheme="majorHAnsi"/>
          <w:b/>
          <w:bCs/>
          <w:lang w:val="en-US"/>
        </w:rPr>
        <w:t xml:space="preserve"> </w:t>
      </w:r>
      <w:r w:rsidRPr="00E1285E">
        <w:rPr>
          <w:rFonts w:asciiTheme="majorHAnsi" w:hAnsiTheme="majorHAnsi" w:cstheme="majorHAnsi"/>
          <w:lang w:val="en-US"/>
        </w:rPr>
        <w:t>Include key details for each transaction:</w:t>
      </w:r>
    </w:p>
    <w:p w14:paraId="5C555CCD" w14:textId="726E9766" w:rsidR="0019253B" w:rsidRPr="00E1285E" w:rsidRDefault="0019253B" w:rsidP="00526E5F">
      <w:pPr>
        <w:pStyle w:val="ListParagraph"/>
        <w:numPr>
          <w:ilvl w:val="0"/>
          <w:numId w:val="32"/>
        </w:numPr>
        <w:autoSpaceDE w:val="0"/>
        <w:autoSpaceDN w:val="0"/>
        <w:adjustRightInd w:val="0"/>
        <w:rPr>
          <w:rFonts w:asciiTheme="majorHAnsi" w:hAnsiTheme="majorHAnsi" w:cstheme="majorHAnsi"/>
          <w:b/>
          <w:bCs/>
          <w:lang w:val="en-US"/>
        </w:rPr>
      </w:pPr>
      <w:r w:rsidRPr="00E1285E">
        <w:rPr>
          <w:rFonts w:asciiTheme="majorHAnsi" w:hAnsiTheme="majorHAnsi" w:cstheme="majorHAnsi"/>
          <w:lang w:val="en-US"/>
        </w:rPr>
        <w:t>Transaction ID</w:t>
      </w:r>
    </w:p>
    <w:p w14:paraId="51D6044E" w14:textId="77777777" w:rsidR="0019253B" w:rsidRPr="00E1285E" w:rsidRDefault="0019253B" w:rsidP="00526E5F">
      <w:pPr>
        <w:numPr>
          <w:ilvl w:val="0"/>
          <w:numId w:val="32"/>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&amp; Time of Transaction</w:t>
      </w:r>
    </w:p>
    <w:p w14:paraId="1A700A64" w14:textId="77777777" w:rsidR="0019253B" w:rsidRPr="00E1285E" w:rsidRDefault="0019253B" w:rsidP="00526E5F">
      <w:pPr>
        <w:numPr>
          <w:ilvl w:val="0"/>
          <w:numId w:val="32"/>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Transaction Amount</w:t>
      </w:r>
    </w:p>
    <w:p w14:paraId="574B60F0" w14:textId="36058C05" w:rsidR="0019253B" w:rsidRPr="00E1285E" w:rsidRDefault="0019253B" w:rsidP="00526E5F">
      <w:pPr>
        <w:numPr>
          <w:ilvl w:val="0"/>
          <w:numId w:val="32"/>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Transaction Type (Appointment</w:t>
      </w:r>
      <w:r w:rsidR="00BF35F9">
        <w:rPr>
          <w:rFonts w:asciiTheme="majorHAnsi" w:hAnsiTheme="majorHAnsi" w:cstheme="majorHAnsi"/>
          <w:lang w:val="en-US"/>
        </w:rPr>
        <w:t xml:space="preserve"> </w:t>
      </w:r>
      <w:r w:rsidRPr="00E1285E">
        <w:rPr>
          <w:rFonts w:asciiTheme="majorHAnsi" w:hAnsiTheme="majorHAnsi" w:cstheme="majorHAnsi"/>
          <w:lang w:val="en-US"/>
        </w:rPr>
        <w:t>or Cart)</w:t>
      </w:r>
    </w:p>
    <w:p w14:paraId="01D2C363" w14:textId="4EDD986E" w:rsidR="0019253B" w:rsidRPr="00E1285E" w:rsidRDefault="0019253B" w:rsidP="00526E5F">
      <w:pPr>
        <w:numPr>
          <w:ilvl w:val="0"/>
          <w:numId w:val="32"/>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Patient (for whom the transaction was made)</w:t>
      </w:r>
    </w:p>
    <w:p w14:paraId="262DA5B4" w14:textId="77777777" w:rsidR="00580D24" w:rsidRPr="00E1285E" w:rsidRDefault="00580D24" w:rsidP="00580D24">
      <w:pPr>
        <w:autoSpaceDE w:val="0"/>
        <w:autoSpaceDN w:val="0"/>
        <w:adjustRightInd w:val="0"/>
        <w:rPr>
          <w:rFonts w:asciiTheme="majorHAnsi" w:hAnsiTheme="majorHAnsi" w:cstheme="majorHAnsi"/>
          <w:lang w:val="en-US"/>
        </w:rPr>
      </w:pPr>
    </w:p>
    <w:p w14:paraId="0D9E6B89" w14:textId="5146C29B" w:rsidR="0019253B" w:rsidRPr="00E1285E" w:rsidRDefault="0019253B" w:rsidP="0019253B">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Filter and Search:</w:t>
      </w:r>
    </w:p>
    <w:p w14:paraId="11900D97" w14:textId="77777777"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filters to categorize transactions based on different parameters (e.g., date, type, patient).</w:t>
      </w:r>
    </w:p>
    <w:p w14:paraId="5E66016B" w14:textId="21512A06"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lastRenderedPageBreak/>
        <w:t>Allow users to search for specific transactions using keywords or filters.</w:t>
      </w:r>
    </w:p>
    <w:p w14:paraId="41C5F31C" w14:textId="77777777" w:rsidR="00540CFF" w:rsidRPr="00E1285E" w:rsidRDefault="00540CFF" w:rsidP="00540CFF">
      <w:pPr>
        <w:autoSpaceDE w:val="0"/>
        <w:autoSpaceDN w:val="0"/>
        <w:adjustRightInd w:val="0"/>
        <w:rPr>
          <w:rFonts w:asciiTheme="majorHAnsi" w:hAnsiTheme="majorHAnsi" w:cstheme="majorHAnsi"/>
          <w:lang w:val="en-US"/>
        </w:rPr>
      </w:pPr>
    </w:p>
    <w:p w14:paraId="0A513C1E" w14:textId="6A5787E9" w:rsidR="0019253B" w:rsidRPr="00E1285E" w:rsidRDefault="0019253B" w:rsidP="0019253B">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Product Return Feature:</w:t>
      </w:r>
    </w:p>
    <w:p w14:paraId="697C00FF" w14:textId="16136295"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For transactions related to products in the shopping cart, provide an option for a full return.</w:t>
      </w:r>
    </w:p>
    <w:p w14:paraId="553F1605" w14:textId="703CCB22"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Specify that the returned amount will be refunded to the original payment source.</w:t>
      </w:r>
    </w:p>
    <w:p w14:paraId="61E7883E" w14:textId="77777777" w:rsidR="00AF65B4" w:rsidRPr="00AF65B4" w:rsidRDefault="00AF65B4" w:rsidP="00AF65B4">
      <w:pPr>
        <w:pStyle w:val="CommentText"/>
        <w:rPr>
          <w:highlight w:val="yellow"/>
        </w:rPr>
      </w:pPr>
      <w:r w:rsidRPr="00AF65B4">
        <w:rPr>
          <w:rFonts w:asciiTheme="majorHAnsi" w:hAnsiTheme="majorHAnsi" w:cstheme="majorHAnsi"/>
          <w:b/>
          <w:bCs/>
          <w:highlight w:val="yellow"/>
          <w:lang w:val="en-US"/>
        </w:rPr>
        <w:t xml:space="preserve">UrNavi tech: </w:t>
      </w:r>
      <w:r w:rsidRPr="00AF65B4">
        <w:rPr>
          <w:highlight w:val="yellow"/>
        </w:rPr>
        <w:t>Manual process in exceptional case. Remove this from App</w:t>
      </w:r>
    </w:p>
    <w:p w14:paraId="54446BF4" w14:textId="00EE347E" w:rsidR="00AF65B4" w:rsidRDefault="00AF65B4" w:rsidP="0019253B">
      <w:pPr>
        <w:autoSpaceDE w:val="0"/>
        <w:autoSpaceDN w:val="0"/>
        <w:adjustRightInd w:val="0"/>
        <w:rPr>
          <w:rFonts w:asciiTheme="majorHAnsi" w:hAnsiTheme="majorHAnsi" w:cstheme="majorHAnsi"/>
          <w:b/>
          <w:bCs/>
          <w:lang w:val="en-US"/>
        </w:rPr>
      </w:pPr>
      <w:r w:rsidRPr="00AF65B4">
        <w:rPr>
          <w:rFonts w:asciiTheme="majorHAnsi" w:hAnsiTheme="majorHAnsi" w:cstheme="majorHAnsi"/>
          <w:b/>
          <w:bCs/>
          <w:highlight w:val="yellow"/>
          <w:lang w:val="en-US"/>
        </w:rPr>
        <w:t>[Inventcolabs]: Noted</w:t>
      </w:r>
    </w:p>
    <w:p w14:paraId="7FBEA680" w14:textId="77777777" w:rsidR="00AF65B4" w:rsidRPr="00E1285E" w:rsidRDefault="00AF65B4" w:rsidP="0019253B">
      <w:pPr>
        <w:autoSpaceDE w:val="0"/>
        <w:autoSpaceDN w:val="0"/>
        <w:adjustRightInd w:val="0"/>
        <w:rPr>
          <w:rFonts w:asciiTheme="majorHAnsi" w:hAnsiTheme="majorHAnsi" w:cstheme="majorHAnsi"/>
          <w:b/>
          <w:bCs/>
          <w:lang w:val="en-US"/>
        </w:rPr>
      </w:pPr>
    </w:p>
    <w:p w14:paraId="703CA06B" w14:textId="4D04A4FF" w:rsidR="0019253B" w:rsidRPr="00E1285E" w:rsidRDefault="0019253B" w:rsidP="0019253B">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Email Receipts:</w:t>
      </w:r>
    </w:p>
    <w:p w14:paraId="1A9B6C6F" w14:textId="0AFB4833" w:rsidR="00A04CC7"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Automatically send email receipts for every successful transaction to the user's registered email address.</w:t>
      </w:r>
    </w:p>
    <w:p w14:paraId="650D8938" w14:textId="4FF6867C" w:rsidR="00AF65B4" w:rsidRPr="00632B05" w:rsidRDefault="00AF65B4" w:rsidP="00AF65B4">
      <w:pPr>
        <w:autoSpaceDE w:val="0"/>
        <w:autoSpaceDN w:val="0"/>
        <w:adjustRightInd w:val="0"/>
        <w:rPr>
          <w:highlight w:val="yellow"/>
        </w:rPr>
      </w:pPr>
      <w:r w:rsidRPr="00632B05">
        <w:rPr>
          <w:rFonts w:asciiTheme="majorHAnsi" w:hAnsiTheme="majorHAnsi" w:cstheme="majorHAnsi"/>
          <w:highlight w:val="yellow"/>
          <w:lang w:val="en-US"/>
        </w:rPr>
        <w:t xml:space="preserve">URNavi tech: </w:t>
      </w:r>
      <w:r w:rsidRPr="00632B05">
        <w:rPr>
          <w:highlight w:val="yellow"/>
        </w:rPr>
        <w:t>And respective patients email ID</w:t>
      </w:r>
    </w:p>
    <w:p w14:paraId="3F92220E" w14:textId="78494026" w:rsidR="00AF65B4" w:rsidRPr="00AF65B4" w:rsidRDefault="00AF65B4" w:rsidP="00AF65B4">
      <w:pPr>
        <w:autoSpaceDE w:val="0"/>
        <w:autoSpaceDN w:val="0"/>
        <w:adjustRightInd w:val="0"/>
        <w:rPr>
          <w:rFonts w:asciiTheme="majorHAnsi" w:hAnsiTheme="majorHAnsi" w:cstheme="majorHAnsi"/>
          <w:lang w:val="en-US"/>
        </w:rPr>
      </w:pPr>
      <w:r w:rsidRPr="00632B05">
        <w:rPr>
          <w:rFonts w:asciiTheme="majorHAnsi" w:hAnsiTheme="majorHAnsi" w:cstheme="majorHAnsi"/>
          <w:highlight w:val="yellow"/>
          <w:lang w:val="en-US"/>
        </w:rPr>
        <w:t>[Inventcolabs]: Noted</w:t>
      </w:r>
    </w:p>
    <w:p w14:paraId="05E50D11" w14:textId="5045A36D"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Include transaction details such as Transaction ID, Date &amp; Time, Amount, and Type.</w:t>
      </w:r>
    </w:p>
    <w:p w14:paraId="0809C211" w14:textId="77777777" w:rsidR="00A04CC7" w:rsidRPr="00E1285E" w:rsidRDefault="00A04CC7" w:rsidP="0019253B">
      <w:pPr>
        <w:autoSpaceDE w:val="0"/>
        <w:autoSpaceDN w:val="0"/>
        <w:adjustRightInd w:val="0"/>
        <w:rPr>
          <w:rFonts w:asciiTheme="majorHAnsi" w:hAnsiTheme="majorHAnsi" w:cstheme="majorHAnsi"/>
          <w:b/>
          <w:bCs/>
          <w:lang w:val="en-US"/>
        </w:rPr>
      </w:pPr>
    </w:p>
    <w:p w14:paraId="3F32F97A" w14:textId="4E88F348" w:rsidR="0019253B" w:rsidRPr="00E1285E" w:rsidRDefault="0019253B" w:rsidP="0019253B">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In-App Access:</w:t>
      </w:r>
    </w:p>
    <w:p w14:paraId="72A34E91" w14:textId="77777777" w:rsidR="00A04CC7"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Enable users to access transaction receipts directly within the application.</w:t>
      </w:r>
    </w:p>
    <w:p w14:paraId="1B0C9FCB" w14:textId="4AB09079"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a dedicated section where users can view and download transaction receipts.</w:t>
      </w:r>
    </w:p>
    <w:p w14:paraId="6061FA13" w14:textId="77777777" w:rsidR="00A04CC7" w:rsidRPr="00E1285E" w:rsidRDefault="00A04CC7" w:rsidP="0019253B">
      <w:pPr>
        <w:autoSpaceDE w:val="0"/>
        <w:autoSpaceDN w:val="0"/>
        <w:adjustRightInd w:val="0"/>
        <w:rPr>
          <w:rFonts w:asciiTheme="majorHAnsi" w:hAnsiTheme="majorHAnsi" w:cstheme="majorHAnsi"/>
          <w:b/>
          <w:bCs/>
          <w:lang w:val="en-US"/>
        </w:rPr>
      </w:pPr>
    </w:p>
    <w:p w14:paraId="4E5B0117" w14:textId="2335567F" w:rsidR="0019253B" w:rsidRPr="00E1285E" w:rsidRDefault="0019253B" w:rsidP="0019253B">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Transaction Details:</w:t>
      </w:r>
    </w:p>
    <w:p w14:paraId="692F3745" w14:textId="77777777" w:rsidR="00A04CC7"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users to tap on a specific transaction to view detailed information.</w:t>
      </w:r>
    </w:p>
    <w:p w14:paraId="530DAB95" w14:textId="65E04E78"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Display additional information, such as the products or services included in the transaction.</w:t>
      </w:r>
    </w:p>
    <w:p w14:paraId="2E2425B0" w14:textId="77777777" w:rsidR="00A04CC7" w:rsidRPr="00E1285E" w:rsidRDefault="00A04CC7" w:rsidP="00A04CC7">
      <w:pPr>
        <w:autoSpaceDE w:val="0"/>
        <w:autoSpaceDN w:val="0"/>
        <w:adjustRightInd w:val="0"/>
        <w:rPr>
          <w:rFonts w:asciiTheme="majorHAnsi" w:hAnsiTheme="majorHAnsi" w:cstheme="majorHAnsi"/>
          <w:b/>
          <w:bCs/>
          <w:lang w:val="en-US"/>
        </w:rPr>
      </w:pPr>
    </w:p>
    <w:p w14:paraId="038F16F2" w14:textId="5C8D2729" w:rsidR="00A04CC7" w:rsidRPr="00E1285E" w:rsidRDefault="00A04CC7" w:rsidP="00A04CC7">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User Notifications:</w:t>
      </w:r>
    </w:p>
    <w:p w14:paraId="30C0B661" w14:textId="760D9EB9" w:rsidR="0019253B" w:rsidRPr="00E1285E" w:rsidRDefault="0019253B" w:rsidP="00526E5F">
      <w:pPr>
        <w:pStyle w:val="ListParagraph"/>
        <w:numPr>
          <w:ilvl w:val="0"/>
          <w:numId w:val="31"/>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Send real-time notifications for successful transactions and provide a summary of the transaction details.</w:t>
      </w:r>
    </w:p>
    <w:p w14:paraId="4F72C763" w14:textId="77777777" w:rsidR="00A04CC7" w:rsidRPr="00E1285E" w:rsidRDefault="00A04CC7" w:rsidP="0019253B">
      <w:pPr>
        <w:autoSpaceDE w:val="0"/>
        <w:autoSpaceDN w:val="0"/>
        <w:adjustRightInd w:val="0"/>
        <w:rPr>
          <w:rFonts w:asciiTheme="majorHAnsi" w:hAnsiTheme="majorHAnsi" w:cstheme="majorHAnsi"/>
          <w:b/>
          <w:bCs/>
          <w:lang w:val="en-US"/>
        </w:rPr>
      </w:pPr>
    </w:p>
    <w:p w14:paraId="6E812556" w14:textId="37594BD4" w:rsidR="00295B1A" w:rsidRPr="00E1285E" w:rsidRDefault="0019253B" w:rsidP="001C7180">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Transaction Summary section enhances transparency for users, allowing them to review and track their successful transactions conveniently. The inclusion of features like product returns and email receipts contributes to an efficient and user-friendly financial experience within the application.</w:t>
      </w:r>
    </w:p>
    <w:p w14:paraId="77BED17D" w14:textId="77777777" w:rsidR="001C7180" w:rsidRPr="00E1285E" w:rsidRDefault="001C7180" w:rsidP="001C7180">
      <w:pPr>
        <w:autoSpaceDE w:val="0"/>
        <w:autoSpaceDN w:val="0"/>
        <w:adjustRightInd w:val="0"/>
        <w:rPr>
          <w:rFonts w:asciiTheme="majorHAnsi" w:hAnsiTheme="majorHAnsi" w:cstheme="majorHAnsi"/>
          <w:lang w:val="en-US"/>
        </w:rPr>
      </w:pPr>
    </w:p>
    <w:p w14:paraId="50A5CB40" w14:textId="49481CAE" w:rsidR="008424F6" w:rsidRPr="00E1285E" w:rsidRDefault="008424F6" w:rsidP="008424F6">
      <w:pPr>
        <w:pStyle w:val="Heading2"/>
        <w:numPr>
          <w:ilvl w:val="2"/>
          <w:numId w:val="6"/>
        </w:numPr>
        <w:spacing w:line="276" w:lineRule="auto"/>
        <w:jc w:val="both"/>
        <w:rPr>
          <w:rFonts w:asciiTheme="majorHAnsi" w:hAnsiTheme="majorHAnsi" w:cstheme="majorHAnsi"/>
          <w:highlight w:val="white"/>
        </w:rPr>
      </w:pPr>
      <w:bookmarkStart w:id="377" w:name="_Toc154149814"/>
      <w:r w:rsidRPr="00E1285E">
        <w:rPr>
          <w:rFonts w:asciiTheme="majorHAnsi" w:hAnsiTheme="majorHAnsi" w:cstheme="majorHAnsi"/>
          <w:highlight w:val="white"/>
        </w:rPr>
        <w:t>Notifications Module</w:t>
      </w:r>
      <w:bookmarkEnd w:id="377"/>
    </w:p>
    <w:p w14:paraId="2A902BB0" w14:textId="77777777" w:rsidR="007F48A1" w:rsidRPr="00322898" w:rsidRDefault="007F48A1" w:rsidP="007F48A1">
      <w:pPr>
        <w:pStyle w:val="CommentText"/>
        <w:rPr>
          <w:highlight w:val="yellow"/>
          <w:rPrChange w:id="378" w:author="Microsoft Office User" w:date="2024-01-30T13:04:00Z">
            <w:rPr>
              <w:highlight w:val="magenta"/>
            </w:rPr>
          </w:rPrChange>
        </w:rPr>
      </w:pPr>
      <w:r w:rsidRPr="00322898">
        <w:rPr>
          <w:rFonts w:asciiTheme="majorHAnsi" w:hAnsiTheme="majorHAnsi" w:cstheme="majorHAnsi"/>
          <w:color w:val="000000"/>
          <w:highlight w:val="yellow"/>
          <w:rPrChange w:id="379" w:author="Microsoft Office User" w:date="2024-01-30T13:04:00Z">
            <w:rPr>
              <w:rFonts w:asciiTheme="majorHAnsi" w:hAnsiTheme="majorHAnsi" w:cstheme="majorHAnsi"/>
              <w:color w:val="000000"/>
              <w:highlight w:val="magenta"/>
            </w:rPr>
          </w:rPrChange>
        </w:rPr>
        <w:t xml:space="preserve">URNavi tech: </w:t>
      </w:r>
      <w:r w:rsidRPr="00322898">
        <w:rPr>
          <w:highlight w:val="yellow"/>
          <w:rPrChange w:id="380" w:author="Microsoft Office User" w:date="2024-01-30T13:04:00Z">
            <w:rPr>
              <w:highlight w:val="magenta"/>
            </w:rPr>
          </w:rPrChange>
        </w:rPr>
        <w:t>Can we segregate Operations notifications and Marketing notifications?</w:t>
      </w:r>
    </w:p>
    <w:p w14:paraId="77E8C5BE" w14:textId="77777777" w:rsidR="007F48A1" w:rsidRPr="00322898" w:rsidRDefault="007F48A1" w:rsidP="007F48A1">
      <w:pPr>
        <w:pStyle w:val="CommentText"/>
        <w:rPr>
          <w:highlight w:val="yellow"/>
          <w:rPrChange w:id="381" w:author="Microsoft Office User" w:date="2024-01-30T13:04:00Z">
            <w:rPr>
              <w:highlight w:val="magenta"/>
            </w:rPr>
          </w:rPrChange>
        </w:rPr>
      </w:pPr>
      <w:r w:rsidRPr="00322898">
        <w:rPr>
          <w:highlight w:val="yellow"/>
          <w:rPrChange w:id="382" w:author="Microsoft Office User" w:date="2024-01-30T13:04:00Z">
            <w:rPr>
              <w:highlight w:val="magenta"/>
            </w:rPr>
          </w:rPrChange>
        </w:rPr>
        <w:t>User can ON/OFF any of them</w:t>
      </w:r>
    </w:p>
    <w:p w14:paraId="2C004FAD" w14:textId="51625BFC" w:rsidR="007F48A1" w:rsidRPr="00322898" w:rsidRDefault="007F48A1" w:rsidP="007F48A1">
      <w:pPr>
        <w:widowControl w:val="0"/>
        <w:pBdr>
          <w:top w:val="nil"/>
          <w:left w:val="nil"/>
          <w:bottom w:val="nil"/>
          <w:right w:val="nil"/>
          <w:between w:val="nil"/>
        </w:pBdr>
        <w:spacing w:line="276" w:lineRule="auto"/>
        <w:jc w:val="both"/>
        <w:rPr>
          <w:highlight w:val="yellow"/>
          <w:rPrChange w:id="383" w:author="Microsoft Office User" w:date="2024-01-30T13:04:00Z">
            <w:rPr>
              <w:highlight w:val="magenta"/>
            </w:rPr>
          </w:rPrChange>
        </w:rPr>
      </w:pPr>
      <w:r w:rsidRPr="00322898">
        <w:rPr>
          <w:highlight w:val="yellow"/>
          <w:rPrChange w:id="384" w:author="Microsoft Office User" w:date="2024-01-30T13:04:00Z">
            <w:rPr>
              <w:highlight w:val="magenta"/>
            </w:rPr>
          </w:rPrChange>
        </w:rPr>
        <w:t>His opt out of notifications is accessible to Admin?</w:t>
      </w:r>
    </w:p>
    <w:p w14:paraId="456FAA70" w14:textId="145FAF5F" w:rsidR="007F48A1" w:rsidRPr="00322898" w:rsidRDefault="007F48A1" w:rsidP="007F48A1">
      <w:pPr>
        <w:widowControl w:val="0"/>
        <w:pBdr>
          <w:top w:val="nil"/>
          <w:left w:val="nil"/>
          <w:bottom w:val="nil"/>
          <w:right w:val="nil"/>
          <w:between w:val="nil"/>
        </w:pBdr>
        <w:spacing w:line="276" w:lineRule="auto"/>
        <w:jc w:val="both"/>
        <w:rPr>
          <w:rFonts w:asciiTheme="majorHAnsi" w:hAnsiTheme="majorHAnsi" w:cstheme="majorHAnsi"/>
          <w:b/>
          <w:color w:val="000000"/>
          <w:rPrChange w:id="385" w:author="Microsoft Office User" w:date="2024-01-30T13:04:00Z">
            <w:rPr>
              <w:rFonts w:asciiTheme="majorHAnsi" w:hAnsiTheme="majorHAnsi" w:cstheme="majorHAnsi"/>
              <w:color w:val="000000"/>
            </w:rPr>
          </w:rPrChange>
        </w:rPr>
      </w:pPr>
      <w:r w:rsidRPr="00322898">
        <w:rPr>
          <w:rFonts w:asciiTheme="majorHAnsi" w:hAnsiTheme="majorHAnsi" w:cstheme="majorHAnsi"/>
          <w:b/>
          <w:color w:val="000000"/>
          <w:highlight w:val="yellow"/>
          <w:rPrChange w:id="386" w:author="Microsoft Office User" w:date="2024-01-30T13:04:00Z">
            <w:rPr>
              <w:rFonts w:asciiTheme="majorHAnsi" w:hAnsiTheme="majorHAnsi" w:cstheme="majorHAnsi"/>
              <w:color w:val="000000"/>
              <w:highlight w:val="magenta"/>
            </w:rPr>
          </w:rPrChange>
        </w:rPr>
        <w:t xml:space="preserve">[Inventcolabs]: </w:t>
      </w:r>
      <w:ins w:id="387" w:author="Microsoft Office User" w:date="2024-01-30T13:04:00Z">
        <w:r w:rsidR="00322898" w:rsidRPr="00322898">
          <w:rPr>
            <w:rFonts w:asciiTheme="majorHAnsi" w:hAnsiTheme="majorHAnsi" w:cstheme="majorHAnsi"/>
            <w:b/>
            <w:color w:val="000000"/>
            <w:highlight w:val="yellow"/>
            <w:rPrChange w:id="388" w:author="Microsoft Office User" w:date="2024-01-30T13:04:00Z">
              <w:rPr>
                <w:rFonts w:asciiTheme="majorHAnsi" w:hAnsiTheme="majorHAnsi" w:cstheme="majorHAnsi"/>
                <w:color w:val="000000"/>
                <w:highlight w:val="magenta"/>
              </w:rPr>
            </w:rPrChange>
          </w:rPr>
          <w:t>Noted, Operation Notification relate to App activity, Marketing notification relate to Admin Notification.</w:t>
        </w:r>
      </w:ins>
      <w:del w:id="389" w:author="Microsoft Office User" w:date="2024-01-30T13:04:00Z">
        <w:r w:rsidR="00D75548" w:rsidRPr="00322898" w:rsidDel="00322898">
          <w:rPr>
            <w:rFonts w:asciiTheme="majorHAnsi" w:hAnsiTheme="majorHAnsi" w:cstheme="majorHAnsi"/>
            <w:b/>
            <w:color w:val="000000"/>
            <w:highlight w:val="yellow"/>
            <w:rPrChange w:id="390" w:author="Microsoft Office User" w:date="2024-01-30T13:04:00Z">
              <w:rPr>
                <w:rFonts w:asciiTheme="majorHAnsi" w:hAnsiTheme="majorHAnsi" w:cstheme="majorHAnsi"/>
                <w:color w:val="000000"/>
                <w:highlight w:val="magenta"/>
              </w:rPr>
            </w:rPrChange>
          </w:rPr>
          <w:delText>Discuss</w:delText>
        </w:r>
      </w:del>
    </w:p>
    <w:p w14:paraId="267E3C73" w14:textId="77777777" w:rsidR="007F48A1" w:rsidRDefault="007F48A1" w:rsidP="007F48A1">
      <w:pPr>
        <w:widowControl w:val="0"/>
        <w:pBdr>
          <w:top w:val="nil"/>
          <w:left w:val="nil"/>
          <w:bottom w:val="nil"/>
          <w:right w:val="nil"/>
          <w:between w:val="nil"/>
        </w:pBdr>
        <w:spacing w:line="276" w:lineRule="auto"/>
        <w:jc w:val="both"/>
        <w:rPr>
          <w:rFonts w:asciiTheme="majorHAnsi" w:hAnsiTheme="majorHAnsi" w:cstheme="majorHAnsi"/>
          <w:color w:val="000000"/>
        </w:rPr>
      </w:pPr>
    </w:p>
    <w:p w14:paraId="0373326A" w14:textId="1166B37C" w:rsidR="008424F6" w:rsidRPr="00E1285E" w:rsidRDefault="008424F6" w:rsidP="008424F6">
      <w:pPr>
        <w:widowControl w:val="0"/>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As soon as selects th</w:t>
      </w:r>
      <w:r w:rsidRPr="00E1285E">
        <w:rPr>
          <w:rFonts w:asciiTheme="majorHAnsi" w:hAnsiTheme="majorHAnsi" w:cstheme="majorHAnsi"/>
        </w:rPr>
        <w:t xml:space="preserve">e </w:t>
      </w:r>
      <w:r w:rsidRPr="00E1285E">
        <w:rPr>
          <w:rFonts w:asciiTheme="majorHAnsi" w:hAnsiTheme="majorHAnsi" w:cstheme="majorHAnsi"/>
          <w:color w:val="000000"/>
        </w:rPr>
        <w:t xml:space="preserve">Notification module </w:t>
      </w:r>
      <w:r w:rsidRPr="00E1285E">
        <w:rPr>
          <w:rFonts w:asciiTheme="majorHAnsi" w:hAnsiTheme="majorHAnsi" w:cstheme="majorHAnsi"/>
        </w:rPr>
        <w:t>then the user</w:t>
      </w:r>
      <w:r w:rsidRPr="00E1285E">
        <w:rPr>
          <w:rFonts w:asciiTheme="majorHAnsi" w:hAnsiTheme="majorHAnsi" w:cstheme="majorHAnsi"/>
          <w:color w:val="000000"/>
        </w:rPr>
        <w:t xml:space="preserve"> will redirect to Notification screen there will </w:t>
      </w:r>
      <w:r w:rsidRPr="00E1285E">
        <w:rPr>
          <w:rFonts w:asciiTheme="majorHAnsi" w:hAnsiTheme="majorHAnsi" w:cstheme="majorHAnsi"/>
        </w:rPr>
        <w:t>display a list</w:t>
      </w:r>
      <w:r w:rsidRPr="00E1285E">
        <w:rPr>
          <w:rFonts w:asciiTheme="majorHAnsi" w:hAnsiTheme="majorHAnsi" w:cstheme="majorHAnsi"/>
          <w:color w:val="000000"/>
        </w:rPr>
        <w:t xml:space="preserve"> of all </w:t>
      </w:r>
      <w:r w:rsidRPr="00E1285E">
        <w:rPr>
          <w:rFonts w:asciiTheme="majorHAnsi" w:hAnsiTheme="majorHAnsi" w:cstheme="majorHAnsi"/>
        </w:rPr>
        <w:t>notifications</w:t>
      </w:r>
      <w:r w:rsidRPr="00E1285E">
        <w:rPr>
          <w:rFonts w:asciiTheme="majorHAnsi" w:hAnsiTheme="majorHAnsi" w:cstheme="majorHAnsi"/>
          <w:color w:val="000000"/>
        </w:rPr>
        <w:t xml:space="preserve"> in chronological order. Latest notification will appear on the top of the screen </w:t>
      </w:r>
      <w:r w:rsidRPr="00E1285E">
        <w:rPr>
          <w:rFonts w:asciiTheme="majorHAnsi" w:hAnsiTheme="majorHAnsi" w:cstheme="majorHAnsi"/>
        </w:rPr>
        <w:t>and the unread</w:t>
      </w:r>
      <w:r w:rsidRPr="00E1285E">
        <w:rPr>
          <w:rFonts w:asciiTheme="majorHAnsi" w:hAnsiTheme="majorHAnsi" w:cstheme="majorHAnsi"/>
          <w:color w:val="000000"/>
        </w:rPr>
        <w:t xml:space="preserve"> notification will display in different </w:t>
      </w:r>
      <w:r w:rsidRPr="00E1285E">
        <w:rPr>
          <w:rFonts w:asciiTheme="majorHAnsi" w:hAnsiTheme="majorHAnsi" w:cstheme="majorHAnsi"/>
        </w:rPr>
        <w:t>colours</w:t>
      </w:r>
      <w:r w:rsidRPr="00E1285E">
        <w:rPr>
          <w:rFonts w:asciiTheme="majorHAnsi" w:hAnsiTheme="majorHAnsi" w:cstheme="majorHAnsi"/>
          <w:color w:val="000000"/>
        </w:rPr>
        <w:t>.</w:t>
      </w:r>
    </w:p>
    <w:p w14:paraId="7561D004" w14:textId="77777777" w:rsidR="008424F6" w:rsidRPr="00E1285E" w:rsidRDefault="008424F6" w:rsidP="008424F6">
      <w:pPr>
        <w:widowControl w:val="0"/>
        <w:pBdr>
          <w:top w:val="nil"/>
          <w:left w:val="nil"/>
          <w:bottom w:val="nil"/>
          <w:right w:val="nil"/>
          <w:between w:val="nil"/>
        </w:pBdr>
        <w:spacing w:line="276" w:lineRule="auto"/>
        <w:rPr>
          <w:rFonts w:asciiTheme="majorHAnsi" w:hAnsiTheme="majorHAnsi" w:cstheme="majorHAnsi"/>
          <w:color w:val="000000"/>
        </w:rPr>
      </w:pPr>
    </w:p>
    <w:p w14:paraId="44761C8B" w14:textId="77777777" w:rsidR="008424F6" w:rsidRPr="00E1285E" w:rsidRDefault="008424F6" w:rsidP="008424F6">
      <w:pPr>
        <w:widowControl w:val="0"/>
        <w:pBdr>
          <w:top w:val="nil"/>
          <w:left w:val="nil"/>
          <w:bottom w:val="nil"/>
          <w:right w:val="nil"/>
          <w:between w:val="nil"/>
        </w:pBdr>
        <w:spacing w:after="240" w:line="276" w:lineRule="auto"/>
        <w:rPr>
          <w:rFonts w:asciiTheme="majorHAnsi" w:hAnsiTheme="majorHAnsi" w:cstheme="majorHAnsi"/>
          <w:highlight w:val="yellow"/>
        </w:rPr>
      </w:pPr>
      <w:r w:rsidRPr="00E1285E">
        <w:rPr>
          <w:rFonts w:asciiTheme="majorHAnsi" w:hAnsiTheme="majorHAnsi" w:cstheme="majorHAnsi"/>
          <w:color w:val="000000"/>
        </w:rPr>
        <w:t xml:space="preserve">Through this section, </w:t>
      </w:r>
      <w:r w:rsidRPr="00E1285E">
        <w:rPr>
          <w:rFonts w:asciiTheme="majorHAnsi" w:hAnsiTheme="majorHAnsi" w:cstheme="majorHAnsi"/>
        </w:rPr>
        <w:t>users</w:t>
      </w:r>
      <w:r w:rsidRPr="00E1285E">
        <w:rPr>
          <w:rFonts w:asciiTheme="majorHAnsi" w:hAnsiTheme="majorHAnsi" w:cstheme="majorHAnsi"/>
          <w:color w:val="000000"/>
        </w:rPr>
        <w:t xml:space="preserve"> would be able to access all the notifications received. Following types of the notifications will appear in the notification section:</w:t>
      </w:r>
    </w:p>
    <w:p w14:paraId="3A1733C5" w14:textId="77777777" w:rsidR="004F75FD" w:rsidRPr="00E1285E" w:rsidRDefault="004F75FD"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t xml:space="preserve">When Doctor initiate Video Call </w:t>
      </w:r>
    </w:p>
    <w:p w14:paraId="0A13B7E1" w14:textId="77777777" w:rsidR="004F75FD" w:rsidRPr="00E1285E" w:rsidRDefault="004F75FD"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t>When Appointment Time is approaching</w:t>
      </w:r>
    </w:p>
    <w:p w14:paraId="5E024DD1" w14:textId="77777777" w:rsidR="004F75FD" w:rsidRPr="00E1285E" w:rsidRDefault="004F75FD"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lastRenderedPageBreak/>
        <w:t xml:space="preserve">For Follow up appointment </w:t>
      </w:r>
    </w:p>
    <w:p w14:paraId="2D702AB8" w14:textId="3181DCD9" w:rsidR="004F75FD" w:rsidRPr="00E1285E" w:rsidRDefault="004F75FD"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t xml:space="preserve">When Cart is produced </w:t>
      </w:r>
    </w:p>
    <w:p w14:paraId="43239788" w14:textId="535673BD" w:rsidR="004F75FD" w:rsidRDefault="00251BB6"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Pr>
          <w:rFonts w:asciiTheme="majorHAnsi" w:eastAsia="Times New Roman" w:hAnsiTheme="majorHAnsi" w:cstheme="majorHAnsi"/>
          <w:lang w:val="en-IN" w:eastAsia="en-US"/>
        </w:rPr>
        <w:t>Shipment takes place</w:t>
      </w:r>
    </w:p>
    <w:p w14:paraId="36A2FC6B" w14:textId="4590EED8" w:rsidR="00251BB6" w:rsidRDefault="00251BB6"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Pr>
          <w:rFonts w:asciiTheme="majorHAnsi" w:eastAsia="Times New Roman" w:hAnsiTheme="majorHAnsi" w:cstheme="majorHAnsi"/>
          <w:lang w:val="en-IN" w:eastAsia="en-US"/>
        </w:rPr>
        <w:t>Offers/Promos/Discounts</w:t>
      </w:r>
    </w:p>
    <w:p w14:paraId="64279FEB" w14:textId="47025C3B" w:rsidR="00251BB6" w:rsidRPr="00E1285E" w:rsidRDefault="00251BB6"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Pr>
          <w:rFonts w:asciiTheme="majorHAnsi" w:eastAsia="Times New Roman" w:hAnsiTheme="majorHAnsi" w:cstheme="majorHAnsi"/>
          <w:lang w:val="en-IN" w:eastAsia="en-US"/>
        </w:rPr>
        <w:t>Blogs and Videos are added</w:t>
      </w:r>
    </w:p>
    <w:p w14:paraId="7CC21AEC" w14:textId="77777777" w:rsidR="008424F6" w:rsidRPr="00E1285E" w:rsidRDefault="008424F6" w:rsidP="008424F6">
      <w:pPr>
        <w:spacing w:line="276" w:lineRule="auto"/>
        <w:rPr>
          <w:rFonts w:asciiTheme="majorHAnsi" w:hAnsiTheme="majorHAnsi" w:cstheme="majorHAnsi"/>
          <w:color w:val="000000"/>
        </w:rPr>
      </w:pPr>
      <w:r w:rsidRPr="00E1285E">
        <w:rPr>
          <w:rFonts w:asciiTheme="majorHAnsi" w:hAnsiTheme="majorHAnsi" w:cstheme="majorHAnsi"/>
          <w:color w:val="000000"/>
        </w:rPr>
        <w:t xml:space="preserve">By clicking on the notification, </w:t>
      </w:r>
      <w:r w:rsidRPr="00E1285E">
        <w:rPr>
          <w:rFonts w:asciiTheme="majorHAnsi" w:hAnsiTheme="majorHAnsi" w:cstheme="majorHAnsi"/>
        </w:rPr>
        <w:t>the user</w:t>
      </w:r>
      <w:r w:rsidRPr="00E1285E">
        <w:rPr>
          <w:rFonts w:asciiTheme="majorHAnsi" w:hAnsiTheme="majorHAnsi" w:cstheme="majorHAnsi"/>
          <w:color w:val="000000"/>
        </w:rPr>
        <w:t xml:space="preserve"> will be redirected to the respective screen. </w:t>
      </w:r>
    </w:p>
    <w:p w14:paraId="3D8FD2C9" w14:textId="77777777" w:rsidR="008424F6" w:rsidRPr="00E1285E" w:rsidRDefault="008424F6" w:rsidP="008424F6">
      <w:pPr>
        <w:spacing w:line="276" w:lineRule="auto"/>
        <w:rPr>
          <w:rFonts w:asciiTheme="majorHAnsi" w:hAnsiTheme="majorHAnsi" w:cstheme="majorHAnsi"/>
          <w:color w:val="000000"/>
        </w:rPr>
      </w:pPr>
    </w:p>
    <w:p w14:paraId="51964DF2" w14:textId="77777777" w:rsidR="008424F6" w:rsidRPr="00E1285E" w:rsidRDefault="008424F6" w:rsidP="008424F6">
      <w:pPr>
        <w:spacing w:line="276" w:lineRule="auto"/>
        <w:rPr>
          <w:rFonts w:asciiTheme="majorHAnsi" w:hAnsiTheme="majorHAnsi" w:cstheme="majorHAnsi"/>
          <w:b/>
          <w:color w:val="000000"/>
        </w:rPr>
      </w:pPr>
      <w:r w:rsidRPr="00E1285E">
        <w:rPr>
          <w:rFonts w:asciiTheme="majorHAnsi" w:hAnsiTheme="majorHAnsi" w:cstheme="majorHAnsi"/>
          <w:b/>
          <w:color w:val="000000"/>
        </w:rPr>
        <w:t>Action Perform:</w:t>
      </w:r>
    </w:p>
    <w:p w14:paraId="0E393075" w14:textId="77777777" w:rsidR="008424F6" w:rsidRPr="00E1285E" w:rsidRDefault="008424F6" w:rsidP="00526E5F">
      <w:pPr>
        <w:pStyle w:val="ListParagraph"/>
        <w:numPr>
          <w:ilvl w:val="0"/>
          <w:numId w:val="19"/>
        </w:numPr>
        <w:spacing w:line="276" w:lineRule="auto"/>
        <w:rPr>
          <w:rFonts w:asciiTheme="majorHAnsi" w:hAnsiTheme="majorHAnsi" w:cstheme="majorHAnsi"/>
        </w:rPr>
      </w:pPr>
      <w:r w:rsidRPr="00E1285E">
        <w:rPr>
          <w:rFonts w:asciiTheme="majorHAnsi" w:hAnsiTheme="majorHAnsi" w:cstheme="majorHAnsi"/>
        </w:rPr>
        <w:t>Delete Notification: User would be able to delete specific notification or all notifications.</w:t>
      </w:r>
    </w:p>
    <w:p w14:paraId="4304AF6D" w14:textId="77777777" w:rsidR="008424F6" w:rsidRPr="00E1285E" w:rsidRDefault="008424F6" w:rsidP="008424F6">
      <w:pPr>
        <w:spacing w:line="276" w:lineRule="auto"/>
        <w:rPr>
          <w:rFonts w:asciiTheme="majorHAnsi" w:hAnsiTheme="majorHAnsi" w:cstheme="majorHAnsi"/>
        </w:rPr>
      </w:pPr>
      <w:r w:rsidRPr="00E1285E">
        <w:rPr>
          <w:rFonts w:asciiTheme="majorHAnsi" w:hAnsiTheme="majorHAnsi" w:cstheme="majorHAnsi"/>
        </w:rPr>
        <w:t>Mark all as Read: As soon as user will select “Mark all as Read” option then list of all the notifications will mark read.</w:t>
      </w:r>
    </w:p>
    <w:p w14:paraId="1668A477" w14:textId="77777777" w:rsidR="00A35127" w:rsidRPr="00E1285E" w:rsidRDefault="00A35127" w:rsidP="00A35127">
      <w:pPr>
        <w:pStyle w:val="NormalWeb"/>
        <w:ind w:left="1440"/>
        <w:rPr>
          <w:rFonts w:asciiTheme="majorHAnsi" w:hAnsiTheme="majorHAnsi" w:cstheme="majorHAnsi"/>
          <w:lang w:val="en-IN" w:eastAsia="en-US"/>
        </w:rPr>
      </w:pPr>
    </w:p>
    <w:p w14:paraId="7511029D" w14:textId="60E1F49F" w:rsidR="008424F6" w:rsidRPr="00E1285E" w:rsidRDefault="00111179" w:rsidP="008424F6">
      <w:pPr>
        <w:pStyle w:val="Heading2"/>
        <w:numPr>
          <w:ilvl w:val="2"/>
          <w:numId w:val="6"/>
        </w:numPr>
        <w:spacing w:line="276" w:lineRule="auto"/>
        <w:jc w:val="both"/>
        <w:rPr>
          <w:rFonts w:asciiTheme="majorHAnsi" w:hAnsiTheme="majorHAnsi" w:cstheme="majorHAnsi"/>
          <w:highlight w:val="white"/>
        </w:rPr>
      </w:pPr>
      <w:bookmarkStart w:id="391" w:name="_Toc154149815"/>
      <w:r w:rsidRPr="00E1285E">
        <w:rPr>
          <w:rFonts w:asciiTheme="majorHAnsi" w:hAnsiTheme="majorHAnsi" w:cstheme="majorHAnsi"/>
          <w:highlight w:val="white"/>
        </w:rPr>
        <w:t xml:space="preserve">My </w:t>
      </w:r>
      <w:r w:rsidR="00A35127" w:rsidRPr="00E1285E">
        <w:rPr>
          <w:rFonts w:asciiTheme="majorHAnsi" w:hAnsiTheme="majorHAnsi" w:cstheme="majorHAnsi"/>
          <w:highlight w:val="white"/>
        </w:rPr>
        <w:t>Account</w:t>
      </w:r>
      <w:r w:rsidR="008424F6" w:rsidRPr="00E1285E">
        <w:rPr>
          <w:rFonts w:asciiTheme="majorHAnsi" w:hAnsiTheme="majorHAnsi" w:cstheme="majorHAnsi"/>
          <w:highlight w:val="white"/>
        </w:rPr>
        <w:t xml:space="preserve"> Module</w:t>
      </w:r>
      <w:bookmarkEnd w:id="391"/>
    </w:p>
    <w:p w14:paraId="289E2BF6" w14:textId="77777777" w:rsidR="008424F6" w:rsidRPr="00E1285E" w:rsidRDefault="008424F6" w:rsidP="008424F6">
      <w:pPr>
        <w:autoSpaceDE w:val="0"/>
        <w:autoSpaceDN w:val="0"/>
        <w:adjustRightInd w:val="0"/>
        <w:rPr>
          <w:rFonts w:asciiTheme="majorHAnsi" w:hAnsiTheme="majorHAnsi" w:cstheme="majorHAnsi"/>
          <w:lang w:val="en-US"/>
        </w:rPr>
      </w:pPr>
      <w:commentRangeStart w:id="392"/>
      <w:commentRangeStart w:id="393"/>
      <w:r w:rsidRPr="00E1285E">
        <w:rPr>
          <w:rFonts w:asciiTheme="majorHAnsi" w:hAnsiTheme="majorHAnsi" w:cstheme="majorHAnsi"/>
          <w:lang w:val="en-US"/>
        </w:rPr>
        <w:t>In this section</w:t>
      </w:r>
      <w:commentRangeEnd w:id="392"/>
      <w:r w:rsidR="003E3E26">
        <w:rPr>
          <w:rStyle w:val="CommentReference"/>
        </w:rPr>
        <w:commentReference w:id="392"/>
      </w:r>
      <w:commentRangeEnd w:id="393"/>
      <w:r w:rsidR="00790C12">
        <w:rPr>
          <w:rStyle w:val="CommentReference"/>
        </w:rPr>
        <w:commentReference w:id="393"/>
      </w:r>
      <w:r w:rsidRPr="00E1285E">
        <w:rPr>
          <w:rFonts w:asciiTheme="majorHAnsi" w:hAnsiTheme="majorHAnsi" w:cstheme="majorHAnsi"/>
          <w:lang w:val="en-US"/>
        </w:rPr>
        <w:t>, users can would be able to manage:</w:t>
      </w:r>
    </w:p>
    <w:p w14:paraId="2B209A19" w14:textId="1DD635C0" w:rsidR="008424F6" w:rsidRPr="00E1285E" w:rsidRDefault="008424F6"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Account info</w:t>
      </w:r>
    </w:p>
    <w:p w14:paraId="1CC47FE9" w14:textId="77777777" w:rsidR="008424F6" w:rsidRPr="00E1285E" w:rsidRDefault="008424F6"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Change Password</w:t>
      </w:r>
    </w:p>
    <w:p w14:paraId="00A38955" w14:textId="67A20530" w:rsidR="004F75FD" w:rsidRPr="00E1285E" w:rsidRDefault="004F75FD"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Manage Delivery Address</w:t>
      </w:r>
    </w:p>
    <w:p w14:paraId="4739E66D" w14:textId="4DADF0CE" w:rsidR="00822462" w:rsidRPr="00E1285E" w:rsidRDefault="00822462"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Invite Friends</w:t>
      </w:r>
    </w:p>
    <w:p w14:paraId="44927BB0" w14:textId="2279B09F" w:rsidR="004F75FD" w:rsidRPr="00E1285E" w:rsidRDefault="004F75FD"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Rate us</w:t>
      </w:r>
    </w:p>
    <w:p w14:paraId="3E741F01" w14:textId="0E2FF349" w:rsidR="00243C17" w:rsidRPr="00E1285E" w:rsidRDefault="00243C17"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Logout</w:t>
      </w:r>
    </w:p>
    <w:p w14:paraId="1E3E4468" w14:textId="77777777" w:rsidR="008424F6" w:rsidRPr="00E1285E" w:rsidRDefault="008424F6" w:rsidP="008424F6">
      <w:pPr>
        <w:spacing w:line="276" w:lineRule="auto"/>
        <w:rPr>
          <w:rFonts w:asciiTheme="majorHAnsi" w:hAnsiTheme="majorHAnsi" w:cstheme="majorHAnsi"/>
        </w:rPr>
      </w:pPr>
      <w:r w:rsidRPr="00E1285E">
        <w:rPr>
          <w:rFonts w:asciiTheme="majorHAnsi" w:hAnsiTheme="majorHAnsi" w:cstheme="majorHAnsi"/>
          <w:b/>
          <w:color w:val="000000"/>
        </w:rPr>
        <w:t xml:space="preserve">Account Information: </w:t>
      </w:r>
      <w:r w:rsidRPr="00E1285E">
        <w:rPr>
          <w:rFonts w:asciiTheme="majorHAnsi" w:hAnsiTheme="majorHAnsi" w:cstheme="majorHAnsi"/>
          <w:color w:val="000000"/>
        </w:rPr>
        <w:t xml:space="preserve">User would be able to update account information, which he entered </w:t>
      </w:r>
      <w:r w:rsidRPr="00E1285E">
        <w:rPr>
          <w:rFonts w:asciiTheme="majorHAnsi" w:hAnsiTheme="majorHAnsi" w:cstheme="majorHAnsi"/>
        </w:rPr>
        <w:t>at the</w:t>
      </w:r>
      <w:r w:rsidRPr="00E1285E">
        <w:rPr>
          <w:rFonts w:asciiTheme="majorHAnsi" w:hAnsiTheme="majorHAnsi" w:cstheme="majorHAnsi"/>
          <w:color w:val="000000"/>
        </w:rPr>
        <w:t xml:space="preserve"> time of registration </w:t>
      </w:r>
      <w:r w:rsidRPr="00E1285E">
        <w:rPr>
          <w:rFonts w:asciiTheme="majorHAnsi" w:hAnsiTheme="majorHAnsi" w:cstheme="majorHAnsi"/>
        </w:rPr>
        <w:t>with the system</w:t>
      </w:r>
      <w:r w:rsidRPr="00E1285E">
        <w:rPr>
          <w:rFonts w:asciiTheme="majorHAnsi" w:hAnsiTheme="majorHAnsi" w:cstheme="majorHAnsi"/>
          <w:color w:val="000000"/>
        </w:rPr>
        <w:t>.</w:t>
      </w:r>
    </w:p>
    <w:p w14:paraId="55D30234" w14:textId="77777777" w:rsidR="008424F6" w:rsidRPr="00E1285E" w:rsidRDefault="008424F6"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Full Name &amp; Last Name: Alphabetic Only</w:t>
      </w:r>
    </w:p>
    <w:p w14:paraId="1B08561E" w14:textId="5C623D80" w:rsidR="008424F6" w:rsidRPr="00E1285E" w:rsidRDefault="008424F6"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 xml:space="preserve">Email Address </w:t>
      </w:r>
      <w:r w:rsidRPr="00E1285E">
        <w:rPr>
          <w:rFonts w:asciiTheme="majorHAnsi" w:hAnsiTheme="majorHAnsi" w:cstheme="majorHAnsi"/>
          <w:color w:val="000000"/>
        </w:rPr>
        <w:t xml:space="preserve">(Editable with </w:t>
      </w:r>
      <w:r w:rsidR="00281385" w:rsidRPr="00E1285E">
        <w:rPr>
          <w:rFonts w:asciiTheme="majorHAnsi" w:hAnsiTheme="majorHAnsi" w:cstheme="majorHAnsi"/>
          <w:color w:val="000000"/>
        </w:rPr>
        <w:t xml:space="preserve">OTP </w:t>
      </w:r>
      <w:r w:rsidRPr="00E1285E">
        <w:rPr>
          <w:rFonts w:asciiTheme="majorHAnsi" w:hAnsiTheme="majorHAnsi" w:cstheme="majorHAnsi"/>
          <w:color w:val="000000"/>
        </w:rPr>
        <w:t>verification)</w:t>
      </w:r>
    </w:p>
    <w:p w14:paraId="29DC6C7B" w14:textId="77777777" w:rsidR="008424F6" w:rsidRPr="00E1285E" w:rsidRDefault="008424F6"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Profile Picture: JPG, PNG</w:t>
      </w:r>
    </w:p>
    <w:p w14:paraId="04A69715" w14:textId="0C969BFD" w:rsidR="00AF3511" w:rsidRPr="00E1285E" w:rsidRDefault="00AF3511"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Date of Birth</w:t>
      </w:r>
    </w:p>
    <w:p w14:paraId="08EB009F" w14:textId="6E29178F" w:rsidR="00AF3511" w:rsidRPr="00E1285E" w:rsidRDefault="00AF3511"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Gender</w:t>
      </w:r>
    </w:p>
    <w:p w14:paraId="52E622EE" w14:textId="0EC3B294" w:rsidR="008424F6" w:rsidRPr="00E1285E" w:rsidRDefault="008424F6"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color w:val="000000"/>
        </w:rPr>
        <w:t>Phone number (Editable with</w:t>
      </w:r>
      <w:r w:rsidR="00281385" w:rsidRPr="00E1285E">
        <w:rPr>
          <w:rFonts w:asciiTheme="majorHAnsi" w:hAnsiTheme="majorHAnsi" w:cstheme="majorHAnsi"/>
          <w:color w:val="000000"/>
        </w:rPr>
        <w:t xml:space="preserve"> </w:t>
      </w:r>
      <w:r w:rsidRPr="00E1285E">
        <w:rPr>
          <w:rFonts w:asciiTheme="majorHAnsi" w:hAnsiTheme="majorHAnsi" w:cstheme="majorHAnsi"/>
          <w:color w:val="000000"/>
        </w:rPr>
        <w:t>OTP verification)</w:t>
      </w:r>
    </w:p>
    <w:p w14:paraId="0D70E6C0" w14:textId="384612C5" w:rsidR="008424F6" w:rsidRPr="00E1285E" w:rsidRDefault="008424F6" w:rsidP="008424F6">
      <w:pPr>
        <w:widowControl w:val="0"/>
        <w:spacing w:line="276" w:lineRule="auto"/>
        <w:rPr>
          <w:rFonts w:asciiTheme="majorHAnsi" w:hAnsiTheme="majorHAnsi" w:cstheme="majorHAnsi"/>
        </w:rPr>
      </w:pPr>
    </w:p>
    <w:p w14:paraId="3F50F997" w14:textId="0185053C" w:rsidR="008424F6" w:rsidRPr="00E1285E" w:rsidRDefault="008424F6" w:rsidP="008424F6">
      <w:pPr>
        <w:widowControl w:val="0"/>
        <w:spacing w:line="276" w:lineRule="auto"/>
        <w:rPr>
          <w:rFonts w:asciiTheme="majorHAnsi" w:hAnsiTheme="majorHAnsi" w:cstheme="majorHAnsi"/>
        </w:rPr>
      </w:pPr>
      <w:r w:rsidRPr="00E1285E">
        <w:rPr>
          <w:rFonts w:asciiTheme="majorHAnsi" w:hAnsiTheme="majorHAnsi" w:cstheme="majorHAnsi"/>
        </w:rPr>
        <w:t>All the Fields will have necessary validation. Changing Mobile number will need OTP verification.</w:t>
      </w:r>
    </w:p>
    <w:p w14:paraId="7EFFC34F" w14:textId="45E2ACD1" w:rsidR="008424F6" w:rsidRPr="00E1285E" w:rsidRDefault="008424F6" w:rsidP="000F321B">
      <w:pPr>
        <w:widowControl w:val="0"/>
        <w:spacing w:line="276" w:lineRule="auto"/>
        <w:rPr>
          <w:rFonts w:asciiTheme="majorHAnsi" w:hAnsiTheme="majorHAnsi" w:cstheme="majorHAnsi"/>
        </w:rPr>
      </w:pPr>
      <w:r w:rsidRPr="00E1285E">
        <w:rPr>
          <w:rFonts w:asciiTheme="majorHAnsi" w:hAnsiTheme="majorHAnsi" w:cstheme="majorHAnsi"/>
        </w:rPr>
        <w:t xml:space="preserve">    </w:t>
      </w:r>
    </w:p>
    <w:p w14:paraId="34F4AAD5" w14:textId="77777777" w:rsidR="008424F6" w:rsidRPr="00E1285E" w:rsidRDefault="008424F6" w:rsidP="008424F6">
      <w:pPr>
        <w:spacing w:line="276" w:lineRule="auto"/>
        <w:rPr>
          <w:rFonts w:asciiTheme="majorHAnsi" w:hAnsiTheme="majorHAnsi" w:cstheme="majorHAnsi"/>
        </w:rPr>
      </w:pPr>
      <w:r w:rsidRPr="00E1285E">
        <w:rPr>
          <w:rFonts w:asciiTheme="majorHAnsi" w:hAnsiTheme="majorHAnsi" w:cstheme="majorHAnsi"/>
          <w:b/>
        </w:rPr>
        <w:t xml:space="preserve">Change Password: </w:t>
      </w:r>
      <w:r w:rsidRPr="00E1285E">
        <w:rPr>
          <w:rFonts w:asciiTheme="majorHAnsi" w:hAnsiTheme="majorHAnsi" w:cstheme="majorHAnsi"/>
        </w:rPr>
        <w:t>User would be able to change their password by providing certain details:</w:t>
      </w:r>
    </w:p>
    <w:p w14:paraId="294A6E0B" w14:textId="77777777" w:rsidR="008424F6" w:rsidRPr="00E1285E" w:rsidRDefault="008424F6" w:rsidP="00526E5F">
      <w:pPr>
        <w:numPr>
          <w:ilvl w:val="0"/>
          <w:numId w:val="17"/>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Current Password</w:t>
      </w:r>
    </w:p>
    <w:p w14:paraId="276C6C79" w14:textId="77777777" w:rsidR="008424F6" w:rsidRPr="00E1285E" w:rsidRDefault="008424F6" w:rsidP="00526E5F">
      <w:pPr>
        <w:numPr>
          <w:ilvl w:val="0"/>
          <w:numId w:val="17"/>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Enter New Password (Alpha-numeric and max 8 char)</w:t>
      </w:r>
    </w:p>
    <w:p w14:paraId="058A1495" w14:textId="77777777" w:rsidR="008424F6" w:rsidRPr="00E1285E" w:rsidRDefault="008424F6" w:rsidP="00526E5F">
      <w:pPr>
        <w:numPr>
          <w:ilvl w:val="0"/>
          <w:numId w:val="17"/>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Re-enter New Password</w:t>
      </w:r>
    </w:p>
    <w:p w14:paraId="7B8E2FBB" w14:textId="18CA202F" w:rsidR="00A51162" w:rsidRPr="00E1285E" w:rsidRDefault="00A51162" w:rsidP="008424F6">
      <w:pPr>
        <w:widowControl w:val="0"/>
        <w:spacing w:line="276" w:lineRule="auto"/>
        <w:rPr>
          <w:rFonts w:asciiTheme="majorHAnsi" w:hAnsiTheme="majorHAnsi" w:cstheme="majorHAnsi"/>
        </w:rPr>
      </w:pPr>
    </w:p>
    <w:p w14:paraId="6F0BE1F2" w14:textId="77777777" w:rsidR="00A51162" w:rsidRPr="00E1285E" w:rsidRDefault="00A51162" w:rsidP="00A51162">
      <w:pPr>
        <w:widowControl w:val="0"/>
        <w:spacing w:line="276" w:lineRule="auto"/>
        <w:rPr>
          <w:rFonts w:asciiTheme="majorHAnsi" w:hAnsiTheme="majorHAnsi" w:cstheme="majorHAnsi"/>
          <w:color w:val="000000"/>
        </w:rPr>
      </w:pPr>
      <w:r w:rsidRPr="00E1285E">
        <w:rPr>
          <w:rFonts w:asciiTheme="majorHAnsi" w:hAnsiTheme="majorHAnsi" w:cstheme="majorHAnsi"/>
          <w:b/>
          <w:color w:val="000000"/>
        </w:rPr>
        <w:t xml:space="preserve">Invite Friends: </w:t>
      </w:r>
      <w:r w:rsidRPr="00E1285E">
        <w:rPr>
          <w:rFonts w:asciiTheme="majorHAnsi" w:hAnsiTheme="majorHAnsi" w:cstheme="majorHAnsi"/>
          <w:color w:val="000000"/>
        </w:rPr>
        <w:t>User would be able to Invite Social Media Friends for Download and use the Application:</w:t>
      </w:r>
    </w:p>
    <w:p w14:paraId="35E7EE3C" w14:textId="77777777" w:rsidR="00A51162" w:rsidRPr="00E1285E" w:rsidRDefault="00A51162" w:rsidP="00526E5F">
      <w:pPr>
        <w:pStyle w:val="ListParagraph"/>
        <w:widowControl w:val="0"/>
        <w:numPr>
          <w:ilvl w:val="0"/>
          <w:numId w:val="17"/>
        </w:numPr>
        <w:spacing w:line="276" w:lineRule="auto"/>
        <w:rPr>
          <w:rFonts w:asciiTheme="majorHAnsi" w:hAnsiTheme="majorHAnsi" w:cstheme="majorHAnsi"/>
        </w:rPr>
      </w:pPr>
      <w:r w:rsidRPr="00E1285E">
        <w:rPr>
          <w:rFonts w:asciiTheme="majorHAnsi" w:hAnsiTheme="majorHAnsi" w:cstheme="majorHAnsi"/>
        </w:rPr>
        <w:t>Facebook</w:t>
      </w:r>
    </w:p>
    <w:p w14:paraId="1DAB4E3D" w14:textId="69739679" w:rsidR="00A51162" w:rsidRPr="00E1285E" w:rsidRDefault="00A51162" w:rsidP="00526E5F">
      <w:pPr>
        <w:pStyle w:val="ListParagraph"/>
        <w:widowControl w:val="0"/>
        <w:numPr>
          <w:ilvl w:val="0"/>
          <w:numId w:val="17"/>
        </w:numPr>
        <w:spacing w:line="276" w:lineRule="auto"/>
        <w:rPr>
          <w:rFonts w:asciiTheme="majorHAnsi" w:hAnsiTheme="majorHAnsi" w:cstheme="majorHAnsi"/>
        </w:rPr>
      </w:pPr>
      <w:r w:rsidRPr="00E1285E">
        <w:rPr>
          <w:rFonts w:asciiTheme="majorHAnsi" w:hAnsiTheme="majorHAnsi" w:cstheme="majorHAnsi"/>
        </w:rPr>
        <w:t>Text/SMS</w:t>
      </w:r>
      <w:r w:rsidR="00006919" w:rsidRPr="00E1285E">
        <w:rPr>
          <w:rFonts w:asciiTheme="majorHAnsi" w:hAnsiTheme="majorHAnsi" w:cstheme="majorHAnsi"/>
        </w:rPr>
        <w:t>/Email</w:t>
      </w:r>
    </w:p>
    <w:p w14:paraId="4FE536DA" w14:textId="12609346" w:rsidR="00A51162" w:rsidRPr="00E1285E" w:rsidRDefault="00A51162" w:rsidP="00526E5F">
      <w:pPr>
        <w:pStyle w:val="ListParagraph"/>
        <w:widowControl w:val="0"/>
        <w:numPr>
          <w:ilvl w:val="0"/>
          <w:numId w:val="17"/>
        </w:numPr>
        <w:spacing w:line="276" w:lineRule="auto"/>
        <w:rPr>
          <w:rFonts w:asciiTheme="majorHAnsi" w:hAnsiTheme="majorHAnsi" w:cstheme="majorHAnsi"/>
        </w:rPr>
      </w:pPr>
      <w:r w:rsidRPr="00E1285E">
        <w:rPr>
          <w:rFonts w:asciiTheme="majorHAnsi" w:hAnsiTheme="majorHAnsi" w:cstheme="majorHAnsi"/>
        </w:rPr>
        <w:t>Whatsapp</w:t>
      </w:r>
    </w:p>
    <w:p w14:paraId="3FB2188A" w14:textId="40D112D5" w:rsidR="00006919" w:rsidRPr="00E1285E" w:rsidRDefault="00006919" w:rsidP="00006919">
      <w:pPr>
        <w:autoSpaceDE w:val="0"/>
        <w:autoSpaceDN w:val="0"/>
        <w:adjustRightInd w:val="0"/>
        <w:rPr>
          <w:rFonts w:asciiTheme="majorHAnsi" w:hAnsiTheme="majorHAnsi" w:cstheme="majorHAnsi"/>
          <w:lang w:val="en-US"/>
        </w:rPr>
      </w:pPr>
      <w:r w:rsidRPr="00E1285E">
        <w:rPr>
          <w:rFonts w:asciiTheme="majorHAnsi" w:hAnsiTheme="majorHAnsi" w:cstheme="majorHAnsi"/>
          <w:bCs/>
          <w:lang w:val="en-US"/>
        </w:rPr>
        <w:t>Inviting user will get a financial benefit on first purchase of invitee (CRUD) - This amount will be x% of the purchase amount and x is manageable from backend.</w:t>
      </w:r>
    </w:p>
    <w:p w14:paraId="31D2625D" w14:textId="77777777" w:rsidR="008424F6" w:rsidRPr="00E1285E" w:rsidRDefault="008424F6" w:rsidP="008424F6">
      <w:pPr>
        <w:widowControl w:val="0"/>
        <w:spacing w:line="276" w:lineRule="auto"/>
        <w:rPr>
          <w:rFonts w:asciiTheme="majorHAnsi" w:hAnsiTheme="majorHAnsi" w:cstheme="majorHAnsi"/>
        </w:rPr>
      </w:pPr>
    </w:p>
    <w:p w14:paraId="6F145024" w14:textId="77777777" w:rsidR="008424F6" w:rsidRPr="00E1285E" w:rsidRDefault="008424F6" w:rsidP="008424F6">
      <w:pPr>
        <w:widowControl w:val="0"/>
        <w:spacing w:line="276" w:lineRule="auto"/>
        <w:rPr>
          <w:rFonts w:asciiTheme="majorHAnsi" w:hAnsiTheme="majorHAnsi" w:cstheme="majorHAnsi"/>
        </w:rPr>
      </w:pPr>
      <w:r w:rsidRPr="00E1285E">
        <w:rPr>
          <w:rFonts w:asciiTheme="majorHAnsi" w:hAnsiTheme="majorHAnsi" w:cstheme="majorHAnsi"/>
          <w:b/>
        </w:rPr>
        <w:lastRenderedPageBreak/>
        <w:t xml:space="preserve">About Us: </w:t>
      </w:r>
      <w:r w:rsidRPr="00E1285E">
        <w:rPr>
          <w:rFonts w:asciiTheme="majorHAnsi" w:hAnsiTheme="majorHAnsi" w:cstheme="majorHAnsi"/>
        </w:rPr>
        <w:t>Following static pages will display under About us section:</w:t>
      </w:r>
    </w:p>
    <w:p w14:paraId="7953646B" w14:textId="77777777" w:rsidR="008424F6" w:rsidRPr="00E1285E" w:rsidRDefault="008424F6" w:rsidP="00526E5F">
      <w:pPr>
        <w:widowControl w:val="0"/>
        <w:numPr>
          <w:ilvl w:val="0"/>
          <w:numId w:val="18"/>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About Us</w:t>
      </w:r>
    </w:p>
    <w:p w14:paraId="104A2B8D" w14:textId="5842EB54" w:rsidR="007C6231" w:rsidRPr="00E1285E" w:rsidRDefault="006A5205" w:rsidP="00526E5F">
      <w:pPr>
        <w:widowControl w:val="0"/>
        <w:numPr>
          <w:ilvl w:val="0"/>
          <w:numId w:val="18"/>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Privacy Policy</w:t>
      </w:r>
    </w:p>
    <w:p w14:paraId="1A4ADC52" w14:textId="32359375" w:rsidR="006A5205" w:rsidRPr="00E1285E" w:rsidRDefault="006A5205" w:rsidP="00526E5F">
      <w:pPr>
        <w:widowControl w:val="0"/>
        <w:numPr>
          <w:ilvl w:val="0"/>
          <w:numId w:val="18"/>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FAQ</w:t>
      </w:r>
    </w:p>
    <w:p w14:paraId="7028C6C0" w14:textId="77777777" w:rsidR="008424F6" w:rsidRPr="00E1285E" w:rsidRDefault="008424F6" w:rsidP="00526E5F">
      <w:pPr>
        <w:widowControl w:val="0"/>
        <w:numPr>
          <w:ilvl w:val="0"/>
          <w:numId w:val="18"/>
        </w:numPr>
        <w:pBdr>
          <w:top w:val="nil"/>
          <w:left w:val="nil"/>
          <w:bottom w:val="nil"/>
          <w:right w:val="nil"/>
          <w:between w:val="nil"/>
        </w:pBdr>
        <w:spacing w:line="276" w:lineRule="auto"/>
        <w:rPr>
          <w:rFonts w:asciiTheme="majorHAnsi" w:hAnsiTheme="majorHAnsi" w:cstheme="majorHAnsi"/>
          <w:color w:val="000000"/>
          <w:highlight w:val="white"/>
        </w:rPr>
      </w:pPr>
      <w:r w:rsidRPr="00E1285E">
        <w:rPr>
          <w:rFonts w:asciiTheme="majorHAnsi" w:hAnsiTheme="majorHAnsi" w:cstheme="majorHAnsi"/>
          <w:highlight w:val="white"/>
        </w:rPr>
        <w:t xml:space="preserve">Current </w:t>
      </w:r>
      <w:r w:rsidRPr="00E1285E">
        <w:rPr>
          <w:rFonts w:asciiTheme="majorHAnsi" w:hAnsiTheme="majorHAnsi" w:cstheme="majorHAnsi"/>
          <w:color w:val="000000"/>
          <w:highlight w:val="white"/>
        </w:rPr>
        <w:t xml:space="preserve">Version of the application </w:t>
      </w:r>
    </w:p>
    <w:p w14:paraId="00C2CBD5" w14:textId="38815EF5" w:rsidR="008424F6" w:rsidRPr="00E1285E" w:rsidRDefault="008424F6" w:rsidP="008424F6">
      <w:pPr>
        <w:widowControl w:val="0"/>
        <w:pBdr>
          <w:top w:val="nil"/>
          <w:left w:val="nil"/>
          <w:bottom w:val="nil"/>
          <w:right w:val="nil"/>
          <w:between w:val="nil"/>
        </w:pBdr>
        <w:spacing w:line="276" w:lineRule="auto"/>
        <w:rPr>
          <w:rFonts w:asciiTheme="majorHAnsi" w:hAnsiTheme="majorHAnsi" w:cstheme="majorHAnsi"/>
          <w:color w:val="000000"/>
          <w:highlight w:val="white"/>
        </w:rPr>
      </w:pPr>
    </w:p>
    <w:p w14:paraId="4D7D8F11" w14:textId="3BEEA99D" w:rsidR="00747A15" w:rsidRPr="00E1285E" w:rsidRDefault="00747A15" w:rsidP="00747A15">
      <w:pPr>
        <w:autoSpaceDE w:val="0"/>
        <w:autoSpaceDN w:val="0"/>
        <w:adjustRightInd w:val="0"/>
        <w:rPr>
          <w:rFonts w:asciiTheme="majorHAnsi" w:hAnsiTheme="majorHAnsi" w:cstheme="majorHAnsi"/>
          <w:lang w:val="en-US"/>
        </w:rPr>
      </w:pPr>
      <w:r w:rsidRPr="00E1285E">
        <w:rPr>
          <w:rFonts w:asciiTheme="majorHAnsi" w:hAnsiTheme="majorHAnsi" w:cstheme="majorHAnsi"/>
          <w:b/>
          <w:color w:val="000000"/>
          <w:highlight w:val="white"/>
        </w:rPr>
        <w:t xml:space="preserve">Rate us: </w:t>
      </w:r>
      <w:r w:rsidRPr="00E1285E">
        <w:rPr>
          <w:rFonts w:asciiTheme="majorHAnsi" w:hAnsiTheme="majorHAnsi" w:cstheme="majorHAnsi"/>
          <w:lang w:val="en-US"/>
        </w:rPr>
        <w:t>User would be able to rate app on respective app store.</w:t>
      </w:r>
    </w:p>
    <w:p w14:paraId="5F19E6DD" w14:textId="77777777" w:rsidR="004F7D0F" w:rsidRPr="00E1285E" w:rsidRDefault="004F7D0F" w:rsidP="004F7D0F">
      <w:pPr>
        <w:pStyle w:val="Default"/>
        <w:rPr>
          <w:rFonts w:asciiTheme="majorHAnsi" w:hAnsiTheme="majorHAnsi" w:cstheme="majorHAnsi"/>
          <w:b/>
          <w:highlight w:val="yellow"/>
        </w:rPr>
      </w:pPr>
      <w:r w:rsidRPr="00E1285E">
        <w:rPr>
          <w:rFonts w:asciiTheme="majorHAnsi" w:hAnsiTheme="majorHAnsi" w:cstheme="majorHAnsi"/>
          <w:b/>
          <w:highlight w:val="yellow"/>
          <w:lang w:val="en-US"/>
        </w:rPr>
        <w:t xml:space="preserve">Mayur: </w:t>
      </w:r>
      <w:r w:rsidRPr="00E1285E">
        <w:rPr>
          <w:rFonts w:asciiTheme="majorHAnsi" w:eastAsia="Arial Unicode MS" w:hAnsiTheme="majorHAnsi" w:cstheme="majorHAnsi"/>
          <w:b/>
          <w:highlight w:val="yellow"/>
        </w:rPr>
        <w:t>- Dialog will be shown periodically. (Ex. once a week, twice a week, twice a month)</w:t>
      </w:r>
    </w:p>
    <w:p w14:paraId="7FBA8C9A" w14:textId="77777777" w:rsidR="004F7D0F" w:rsidRPr="00E1285E" w:rsidRDefault="004F7D0F" w:rsidP="004F7D0F">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Need to get the ratings for the app from the user and store in the backend database</w:t>
      </w:r>
    </w:p>
    <w:p w14:paraId="32B0F013" w14:textId="77777777" w:rsidR="004F7D0F" w:rsidRPr="00E1285E" w:rsidRDefault="004F7D0F" w:rsidP="004F7D0F">
      <w:pPr>
        <w:pStyle w:val="Default"/>
        <w:rPr>
          <w:rFonts w:asciiTheme="majorHAnsi" w:hAnsiTheme="majorHAnsi" w:cstheme="majorHAnsi"/>
          <w:b/>
          <w:highlight w:val="yellow"/>
        </w:rPr>
      </w:pPr>
      <w:r w:rsidRPr="00E1285E">
        <w:rPr>
          <w:rFonts w:asciiTheme="majorHAnsi" w:eastAsia="Arial Unicode MS" w:hAnsiTheme="majorHAnsi" w:cstheme="majorHAnsi"/>
          <w:b/>
          <w:highlight w:val="yellow"/>
        </w:rPr>
        <w:t>- Show the optional dialog for the rating which can also be dismissed without rating</w:t>
      </w:r>
    </w:p>
    <w:p w14:paraId="4DEDAD99" w14:textId="1FD21FEC" w:rsidR="004F7D0F" w:rsidRPr="00E1285E" w:rsidRDefault="004F7D0F" w:rsidP="004F7D0F">
      <w:pPr>
        <w:autoSpaceDE w:val="0"/>
        <w:autoSpaceDN w:val="0"/>
        <w:adjustRightInd w:val="0"/>
        <w:rPr>
          <w:rFonts w:asciiTheme="majorHAnsi" w:eastAsia="Arial Unicode MS" w:hAnsiTheme="majorHAnsi" w:cstheme="majorHAnsi"/>
          <w:b/>
          <w:highlight w:val="yellow"/>
        </w:rPr>
      </w:pPr>
      <w:r w:rsidRPr="00E1285E">
        <w:rPr>
          <w:rFonts w:asciiTheme="majorHAnsi" w:eastAsia="Arial Unicode MS" w:hAnsiTheme="majorHAnsi" w:cstheme="majorHAnsi"/>
          <w:b/>
          <w:highlight w:val="yellow"/>
        </w:rPr>
        <w:t>- System will calculate the average rating score and show it on the dashboard of the admin panel</w:t>
      </w:r>
    </w:p>
    <w:p w14:paraId="5B1F70C2" w14:textId="38743AED" w:rsidR="004F7D0F" w:rsidRPr="00E1285E" w:rsidRDefault="004F7D0F" w:rsidP="004F7D0F">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04ECEB50" w14:textId="77777777" w:rsidR="00432EAC" w:rsidRPr="00E1285E" w:rsidRDefault="00432EAC" w:rsidP="008424F6">
      <w:pPr>
        <w:widowControl w:val="0"/>
        <w:pBdr>
          <w:top w:val="nil"/>
          <w:left w:val="nil"/>
          <w:bottom w:val="nil"/>
          <w:right w:val="nil"/>
          <w:between w:val="nil"/>
        </w:pBdr>
        <w:spacing w:line="276" w:lineRule="auto"/>
        <w:rPr>
          <w:rFonts w:asciiTheme="majorHAnsi" w:hAnsiTheme="majorHAnsi" w:cstheme="majorHAnsi"/>
          <w:color w:val="000000"/>
          <w:highlight w:val="white"/>
        </w:rPr>
      </w:pPr>
    </w:p>
    <w:p w14:paraId="4C126832" w14:textId="77777777" w:rsidR="008424F6" w:rsidRPr="00E1285E" w:rsidRDefault="008424F6" w:rsidP="008424F6">
      <w:pPr>
        <w:widowControl w:val="0"/>
        <w:pBdr>
          <w:top w:val="nil"/>
          <w:left w:val="nil"/>
          <w:bottom w:val="nil"/>
          <w:right w:val="nil"/>
          <w:between w:val="nil"/>
        </w:pBdr>
        <w:spacing w:line="276" w:lineRule="auto"/>
        <w:rPr>
          <w:rFonts w:asciiTheme="majorHAnsi" w:hAnsiTheme="majorHAnsi" w:cstheme="majorHAnsi"/>
          <w:color w:val="000000"/>
          <w:highlight w:val="white"/>
        </w:rPr>
      </w:pPr>
      <w:commentRangeStart w:id="394"/>
      <w:commentRangeStart w:id="395"/>
      <w:r w:rsidRPr="00E1285E">
        <w:rPr>
          <w:rFonts w:asciiTheme="majorHAnsi" w:hAnsiTheme="majorHAnsi" w:cstheme="majorHAnsi"/>
          <w:b/>
          <w:color w:val="000000"/>
          <w:highlight w:val="white"/>
        </w:rPr>
        <w:t xml:space="preserve">Delete Account: </w:t>
      </w:r>
      <w:commentRangeEnd w:id="394"/>
      <w:r w:rsidR="003C375D">
        <w:rPr>
          <w:rStyle w:val="CommentReference"/>
        </w:rPr>
        <w:commentReference w:id="394"/>
      </w:r>
      <w:commentRangeEnd w:id="395"/>
      <w:r w:rsidR="00790C12">
        <w:rPr>
          <w:rStyle w:val="CommentReference"/>
        </w:rPr>
        <w:commentReference w:id="395"/>
      </w:r>
      <w:r w:rsidRPr="00E1285E">
        <w:rPr>
          <w:rFonts w:asciiTheme="majorHAnsi" w:hAnsiTheme="majorHAnsi" w:cstheme="majorHAnsi"/>
          <w:color w:val="000000"/>
          <w:highlight w:val="white"/>
        </w:rPr>
        <w:t>User would be able to Delete his account from the application via OTP verification.</w:t>
      </w:r>
    </w:p>
    <w:p w14:paraId="3B9A1D56" w14:textId="22644C14" w:rsidR="00432EAC" w:rsidRPr="00E1285E" w:rsidRDefault="00432EAC" w:rsidP="008424F6">
      <w:pPr>
        <w:pStyle w:val="NormalWeb"/>
        <w:rPr>
          <w:rFonts w:asciiTheme="majorHAnsi" w:hAnsiTheme="majorHAnsi" w:cstheme="majorHAnsi"/>
          <w:lang w:val="en-IN" w:eastAsia="en-US"/>
        </w:rPr>
      </w:pPr>
    </w:p>
    <w:p w14:paraId="7CC75AF4" w14:textId="1957649D" w:rsidR="00432EAC" w:rsidRPr="00E1285E" w:rsidRDefault="00432EAC" w:rsidP="008424F6">
      <w:pPr>
        <w:pStyle w:val="NormalWeb"/>
        <w:rPr>
          <w:rFonts w:asciiTheme="majorHAnsi" w:hAnsiTheme="majorHAnsi" w:cstheme="majorHAnsi"/>
          <w:b/>
          <w:lang w:val="en-IN" w:eastAsia="en-US"/>
        </w:rPr>
      </w:pPr>
      <w:r w:rsidRPr="00E1285E">
        <w:rPr>
          <w:rFonts w:asciiTheme="majorHAnsi" w:hAnsiTheme="majorHAnsi" w:cstheme="majorHAnsi"/>
          <w:b/>
          <w:lang w:val="en-IN" w:eastAsia="en-US"/>
        </w:rPr>
        <w:t>Support Chat:</w:t>
      </w:r>
      <w:r w:rsidR="00AD4109" w:rsidRPr="00E1285E">
        <w:rPr>
          <w:rFonts w:asciiTheme="majorHAnsi" w:hAnsiTheme="majorHAnsi" w:cstheme="majorHAnsi"/>
          <w:b/>
          <w:lang w:val="en-IN" w:eastAsia="en-US"/>
        </w:rPr>
        <w:t xml:space="preserve"> </w:t>
      </w:r>
      <w:r w:rsidR="00AD4109" w:rsidRPr="00E1285E">
        <w:rPr>
          <w:rFonts w:asciiTheme="majorHAnsi" w:hAnsiTheme="majorHAnsi" w:cstheme="majorHAnsi"/>
          <w:lang w:val="en-US"/>
        </w:rPr>
        <w:t>We will integrate 3rd party Chat feature and admin would be able to answer any queries. We can also show a hotline number for Tele-counsellor.</w:t>
      </w:r>
    </w:p>
    <w:p w14:paraId="79D07953" w14:textId="77777777" w:rsidR="003A1610" w:rsidRPr="00EE5274" w:rsidRDefault="003A1610" w:rsidP="003A1610">
      <w:pPr>
        <w:pStyle w:val="CommentText"/>
        <w:rPr>
          <w:rFonts w:asciiTheme="majorHAnsi" w:hAnsiTheme="majorHAnsi" w:cstheme="majorHAnsi"/>
          <w:sz w:val="22"/>
          <w:szCs w:val="22"/>
          <w:highlight w:val="yellow"/>
          <w:rPrChange w:id="396" w:author="Microsoft Office User" w:date="2024-01-30T13:06:00Z">
            <w:rPr>
              <w:rFonts w:asciiTheme="majorHAnsi" w:hAnsiTheme="majorHAnsi" w:cstheme="majorHAnsi"/>
              <w:sz w:val="22"/>
              <w:szCs w:val="22"/>
              <w:highlight w:val="magenta"/>
            </w:rPr>
          </w:rPrChange>
        </w:rPr>
      </w:pPr>
      <w:r w:rsidRPr="00EE5274">
        <w:rPr>
          <w:rFonts w:asciiTheme="majorHAnsi" w:hAnsiTheme="majorHAnsi" w:cstheme="majorHAnsi"/>
          <w:sz w:val="22"/>
          <w:szCs w:val="22"/>
          <w:highlight w:val="yellow"/>
          <w:lang w:val="en-IN" w:eastAsia="en-US"/>
          <w:rPrChange w:id="397" w:author="Microsoft Office User" w:date="2024-01-30T13:06:00Z">
            <w:rPr>
              <w:rFonts w:asciiTheme="majorHAnsi" w:hAnsiTheme="majorHAnsi" w:cstheme="majorHAnsi"/>
              <w:sz w:val="22"/>
              <w:szCs w:val="22"/>
              <w:highlight w:val="magenta"/>
              <w:lang w:val="en-IN" w:eastAsia="en-US"/>
            </w:rPr>
          </w:rPrChange>
        </w:rPr>
        <w:t xml:space="preserve">URNavi tech: </w:t>
      </w:r>
      <w:r w:rsidRPr="00EE5274">
        <w:rPr>
          <w:rFonts w:asciiTheme="majorHAnsi" w:hAnsiTheme="majorHAnsi" w:cstheme="majorHAnsi"/>
          <w:sz w:val="22"/>
          <w:szCs w:val="22"/>
          <w:highlight w:val="yellow"/>
          <w:rPrChange w:id="398" w:author="Microsoft Office User" w:date="2024-01-30T13:06:00Z">
            <w:rPr>
              <w:rFonts w:asciiTheme="majorHAnsi" w:hAnsiTheme="majorHAnsi" w:cstheme="majorHAnsi"/>
              <w:sz w:val="22"/>
              <w:szCs w:val="22"/>
              <w:highlight w:val="magenta"/>
            </w:rPr>
          </w:rPrChange>
        </w:rPr>
        <w:t>Tele-counsellor can chat with patient. Chat will be accessible to Admin</w:t>
      </w:r>
    </w:p>
    <w:p w14:paraId="4DCB5971" w14:textId="77777777" w:rsidR="003A1610" w:rsidRPr="00EE5274" w:rsidRDefault="003A1610" w:rsidP="003A1610">
      <w:pPr>
        <w:pStyle w:val="CommentText"/>
        <w:rPr>
          <w:rFonts w:asciiTheme="majorHAnsi" w:hAnsiTheme="majorHAnsi" w:cstheme="majorHAnsi"/>
          <w:sz w:val="22"/>
          <w:szCs w:val="22"/>
          <w:highlight w:val="yellow"/>
          <w:rPrChange w:id="399" w:author="Microsoft Office User" w:date="2024-01-30T13:06:00Z">
            <w:rPr>
              <w:rFonts w:asciiTheme="majorHAnsi" w:hAnsiTheme="majorHAnsi" w:cstheme="majorHAnsi"/>
              <w:sz w:val="22"/>
              <w:szCs w:val="22"/>
              <w:highlight w:val="magenta"/>
            </w:rPr>
          </w:rPrChange>
        </w:rPr>
      </w:pPr>
      <w:r w:rsidRPr="00EE5274">
        <w:rPr>
          <w:rFonts w:asciiTheme="majorHAnsi" w:hAnsiTheme="majorHAnsi" w:cstheme="majorHAnsi"/>
          <w:sz w:val="22"/>
          <w:szCs w:val="22"/>
          <w:highlight w:val="yellow"/>
          <w:rPrChange w:id="400" w:author="Microsoft Office User" w:date="2024-01-30T13:06:00Z">
            <w:rPr>
              <w:rFonts w:asciiTheme="majorHAnsi" w:hAnsiTheme="majorHAnsi" w:cstheme="majorHAnsi"/>
              <w:sz w:val="22"/>
              <w:szCs w:val="22"/>
              <w:highlight w:val="magenta"/>
            </w:rPr>
          </w:rPrChange>
        </w:rPr>
        <w:t>We can automate this with few questions?</w:t>
      </w:r>
    </w:p>
    <w:p w14:paraId="3FB69EA9" w14:textId="03F07E24" w:rsidR="00322729" w:rsidRPr="00EE5274" w:rsidRDefault="003A1610" w:rsidP="003A1610">
      <w:pPr>
        <w:pStyle w:val="NormalWeb"/>
        <w:rPr>
          <w:rFonts w:asciiTheme="majorHAnsi" w:hAnsiTheme="majorHAnsi" w:cstheme="majorHAnsi"/>
          <w:highlight w:val="yellow"/>
          <w:rPrChange w:id="401" w:author="Microsoft Office User" w:date="2024-01-30T13:06:00Z">
            <w:rPr>
              <w:rFonts w:asciiTheme="majorHAnsi" w:hAnsiTheme="majorHAnsi" w:cstheme="majorHAnsi"/>
              <w:highlight w:val="magenta"/>
            </w:rPr>
          </w:rPrChange>
        </w:rPr>
      </w:pPr>
      <w:r w:rsidRPr="00EE5274">
        <w:rPr>
          <w:rFonts w:asciiTheme="majorHAnsi" w:hAnsiTheme="majorHAnsi" w:cstheme="majorHAnsi"/>
          <w:highlight w:val="yellow"/>
          <w:rPrChange w:id="402" w:author="Microsoft Office User" w:date="2024-01-30T13:06:00Z">
            <w:rPr>
              <w:rFonts w:asciiTheme="majorHAnsi" w:hAnsiTheme="majorHAnsi" w:cstheme="majorHAnsi"/>
              <w:highlight w:val="magenta"/>
            </w:rPr>
          </w:rPrChange>
        </w:rPr>
        <w:t>This feature can be turned ON or OFF by admin. We will understand whether this is practically possible once App goes live</w:t>
      </w:r>
    </w:p>
    <w:p w14:paraId="3C23E765" w14:textId="12205B2B" w:rsidR="003A1610" w:rsidRPr="00EE5274" w:rsidRDefault="00E066F2" w:rsidP="003A1610">
      <w:pPr>
        <w:pStyle w:val="NormalWeb"/>
        <w:rPr>
          <w:rFonts w:asciiTheme="majorHAnsi" w:hAnsiTheme="majorHAnsi" w:cstheme="majorHAnsi"/>
          <w:lang w:val="en-IN" w:eastAsia="en-US"/>
        </w:rPr>
      </w:pPr>
      <w:r w:rsidRPr="00EE5274">
        <w:rPr>
          <w:rFonts w:asciiTheme="majorHAnsi" w:hAnsiTheme="majorHAnsi" w:cstheme="majorHAnsi"/>
          <w:b/>
          <w:highlight w:val="yellow"/>
          <w:lang w:val="en-IN" w:eastAsia="en-US"/>
          <w:rPrChange w:id="403" w:author="Microsoft Office User" w:date="2024-01-30T13:06:00Z">
            <w:rPr>
              <w:rFonts w:asciiTheme="majorHAnsi" w:hAnsiTheme="majorHAnsi" w:cstheme="majorHAnsi"/>
              <w:highlight w:val="magenta"/>
              <w:lang w:val="en-IN" w:eastAsia="en-US"/>
            </w:rPr>
          </w:rPrChange>
        </w:rPr>
        <w:t xml:space="preserve">[Inventcolabs]: </w:t>
      </w:r>
      <w:commentRangeStart w:id="404"/>
      <w:commentRangeStart w:id="405"/>
      <w:ins w:id="406" w:author="Microsoft Office User" w:date="2024-01-30T13:06:00Z">
        <w:r w:rsidR="00EE5274" w:rsidRPr="00EE5274">
          <w:rPr>
            <w:rFonts w:asciiTheme="majorHAnsi" w:hAnsiTheme="majorHAnsi" w:cstheme="majorHAnsi"/>
            <w:b/>
            <w:highlight w:val="yellow"/>
            <w:lang w:val="en-IN" w:eastAsia="en-US"/>
            <w:rPrChange w:id="407" w:author="Microsoft Office User" w:date="2024-01-30T13:06:00Z">
              <w:rPr>
                <w:rFonts w:asciiTheme="majorHAnsi" w:hAnsiTheme="majorHAnsi" w:cstheme="majorHAnsi"/>
                <w:highlight w:val="magenta"/>
                <w:lang w:val="en-IN" w:eastAsia="en-US"/>
              </w:rPr>
            </w:rPrChange>
          </w:rPr>
          <w:t>Noted</w:t>
        </w:r>
      </w:ins>
      <w:commentRangeEnd w:id="404"/>
      <w:r w:rsidR="00AE3B4F">
        <w:rPr>
          <w:rStyle w:val="CommentReference"/>
          <w:rFonts w:ascii="Calibri" w:eastAsia="Calibri" w:hAnsi="Calibri"/>
        </w:rPr>
        <w:commentReference w:id="404"/>
      </w:r>
      <w:commentRangeEnd w:id="405"/>
      <w:r w:rsidR="00AE23AB">
        <w:rPr>
          <w:rStyle w:val="CommentReference"/>
          <w:rFonts w:ascii="Calibri" w:eastAsia="Calibri" w:hAnsi="Calibri"/>
        </w:rPr>
        <w:commentReference w:id="405"/>
      </w:r>
      <w:ins w:id="408" w:author="Microsoft Office User" w:date="2024-01-30T13:06:00Z">
        <w:r w:rsidR="00EE5274" w:rsidRPr="00EE5274">
          <w:rPr>
            <w:rFonts w:asciiTheme="majorHAnsi" w:hAnsiTheme="majorHAnsi" w:cstheme="majorHAnsi"/>
            <w:b/>
            <w:highlight w:val="yellow"/>
            <w:lang w:val="en-IN" w:eastAsia="en-US"/>
            <w:rPrChange w:id="409" w:author="Microsoft Office User" w:date="2024-01-30T13:06:00Z">
              <w:rPr>
                <w:rFonts w:asciiTheme="majorHAnsi" w:hAnsiTheme="majorHAnsi" w:cstheme="majorHAnsi"/>
                <w:highlight w:val="magenta"/>
                <w:lang w:val="en-IN" w:eastAsia="en-US"/>
              </w:rPr>
            </w:rPrChange>
          </w:rPr>
          <w:t>.</w:t>
        </w:r>
      </w:ins>
      <w:del w:id="410" w:author="Microsoft Office User" w:date="2024-01-30T13:06:00Z">
        <w:r w:rsidR="00B0183F" w:rsidRPr="00EE5274" w:rsidDel="00EE5274">
          <w:rPr>
            <w:rFonts w:asciiTheme="majorHAnsi" w:hAnsiTheme="majorHAnsi" w:cstheme="majorHAnsi"/>
            <w:lang w:val="en-IN" w:eastAsia="en-US"/>
            <w:rPrChange w:id="411" w:author="Microsoft Office User" w:date="2024-01-30T13:06:00Z">
              <w:rPr>
                <w:rFonts w:asciiTheme="majorHAnsi" w:hAnsiTheme="majorHAnsi" w:cstheme="majorHAnsi"/>
                <w:highlight w:val="magenta"/>
                <w:lang w:val="en-IN" w:eastAsia="en-US"/>
              </w:rPr>
            </w:rPrChange>
          </w:rPr>
          <w:delText>Discuss</w:delText>
        </w:r>
      </w:del>
    </w:p>
    <w:p w14:paraId="3FFD96FB" w14:textId="77777777" w:rsidR="003A1610" w:rsidRPr="00E1285E" w:rsidRDefault="003A1610" w:rsidP="008424F6">
      <w:pPr>
        <w:pStyle w:val="NormalWeb"/>
        <w:rPr>
          <w:rFonts w:asciiTheme="majorHAnsi" w:hAnsiTheme="majorHAnsi" w:cstheme="majorHAnsi"/>
          <w:lang w:val="en-IN" w:eastAsia="en-US"/>
        </w:rPr>
      </w:pPr>
    </w:p>
    <w:p w14:paraId="326245E1" w14:textId="4EBC263E" w:rsidR="001A4B9E" w:rsidRPr="00E1285E" w:rsidRDefault="00322729" w:rsidP="001A4B9E">
      <w:pPr>
        <w:autoSpaceDE w:val="0"/>
        <w:autoSpaceDN w:val="0"/>
        <w:adjustRightInd w:val="0"/>
        <w:rPr>
          <w:rFonts w:asciiTheme="majorHAnsi" w:hAnsiTheme="majorHAnsi" w:cstheme="majorHAnsi"/>
          <w:lang w:val="en-US"/>
        </w:rPr>
      </w:pPr>
      <w:r w:rsidRPr="00E1285E">
        <w:rPr>
          <w:rFonts w:asciiTheme="majorHAnsi" w:hAnsiTheme="majorHAnsi" w:cstheme="majorHAnsi"/>
          <w:b/>
          <w:lang w:val="en-IN" w:eastAsia="en-US"/>
        </w:rPr>
        <w:t>Settings:</w:t>
      </w:r>
      <w:r w:rsidR="001A4B9E" w:rsidRPr="00E1285E">
        <w:rPr>
          <w:rFonts w:asciiTheme="majorHAnsi" w:hAnsiTheme="majorHAnsi" w:cstheme="majorHAnsi"/>
          <w:lang w:val="en-US"/>
        </w:rPr>
        <w:t xml:space="preserve"> User will have following settings available:</w:t>
      </w:r>
    </w:p>
    <w:p w14:paraId="7F1F95FC" w14:textId="7BD60DB0" w:rsidR="001A4B9E" w:rsidRPr="00E1285E" w:rsidRDefault="001A4B9E"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 can turn on-off notifications for different conditions below Notify if consuming Mobile Network for Watching Videos or Calls.</w:t>
      </w:r>
    </w:p>
    <w:p w14:paraId="79C9EF29" w14:textId="77777777" w:rsidR="001A4B9E" w:rsidRPr="00E1285E" w:rsidRDefault="001A4B9E" w:rsidP="001A4B9E">
      <w:pPr>
        <w:autoSpaceDE w:val="0"/>
        <w:autoSpaceDN w:val="0"/>
        <w:adjustRightInd w:val="0"/>
        <w:rPr>
          <w:rFonts w:asciiTheme="majorHAnsi" w:hAnsiTheme="majorHAnsi" w:cstheme="majorHAnsi"/>
          <w:lang w:val="en-US"/>
        </w:rPr>
      </w:pPr>
    </w:p>
    <w:p w14:paraId="02AFA581" w14:textId="77777777" w:rsidR="00322729" w:rsidRPr="00E1285E" w:rsidRDefault="00322729" w:rsidP="008424F6">
      <w:pPr>
        <w:pStyle w:val="NormalWeb"/>
        <w:rPr>
          <w:rFonts w:asciiTheme="majorHAnsi" w:hAnsiTheme="majorHAnsi" w:cstheme="majorHAnsi"/>
          <w:b/>
          <w:lang w:val="en-IN" w:eastAsia="en-US"/>
        </w:rPr>
      </w:pPr>
    </w:p>
    <w:p w14:paraId="48A03E92" w14:textId="51FA1976" w:rsidR="009D3625" w:rsidRPr="00E1285E" w:rsidRDefault="00322729" w:rsidP="008424F6">
      <w:pPr>
        <w:pStyle w:val="NormalWeb"/>
        <w:rPr>
          <w:rFonts w:asciiTheme="majorHAnsi" w:hAnsiTheme="majorHAnsi" w:cstheme="majorHAnsi"/>
          <w:b/>
          <w:lang w:val="en-IN" w:eastAsia="en-US"/>
        </w:rPr>
      </w:pPr>
      <w:r w:rsidRPr="00E1285E">
        <w:rPr>
          <w:rFonts w:asciiTheme="majorHAnsi" w:hAnsiTheme="majorHAnsi" w:cstheme="majorHAnsi"/>
          <w:b/>
          <w:lang w:val="en-IN" w:eastAsia="en-US"/>
        </w:rPr>
        <w:t xml:space="preserve"> </w:t>
      </w:r>
      <w:r w:rsidR="008424F6" w:rsidRPr="00E1285E">
        <w:rPr>
          <w:rFonts w:asciiTheme="majorHAnsi" w:hAnsiTheme="majorHAnsi" w:cstheme="majorHAnsi"/>
          <w:b/>
          <w:lang w:val="en-IN" w:eastAsia="en-US"/>
        </w:rPr>
        <w:t xml:space="preserve">   </w:t>
      </w:r>
    </w:p>
    <w:p w14:paraId="0115EF6B" w14:textId="6280FBB4" w:rsidR="00AF3511" w:rsidRPr="00E1285E" w:rsidRDefault="00AF3511" w:rsidP="00AF3511">
      <w:pPr>
        <w:pStyle w:val="Heading2"/>
        <w:numPr>
          <w:ilvl w:val="2"/>
          <w:numId w:val="6"/>
        </w:numPr>
        <w:spacing w:line="276" w:lineRule="auto"/>
        <w:jc w:val="both"/>
        <w:rPr>
          <w:rFonts w:asciiTheme="majorHAnsi" w:hAnsiTheme="majorHAnsi" w:cstheme="majorHAnsi"/>
          <w:highlight w:val="white"/>
        </w:rPr>
      </w:pPr>
      <w:bookmarkStart w:id="412" w:name="_Toc152234840"/>
      <w:bookmarkStart w:id="413" w:name="_Toc154149816"/>
      <w:r w:rsidRPr="00E1285E">
        <w:rPr>
          <w:rFonts w:asciiTheme="majorHAnsi" w:hAnsiTheme="majorHAnsi" w:cstheme="majorHAnsi"/>
          <w:highlight w:val="white"/>
        </w:rPr>
        <w:t>Address Module</w:t>
      </w:r>
      <w:bookmarkEnd w:id="412"/>
      <w:bookmarkEnd w:id="413"/>
    </w:p>
    <w:p w14:paraId="5A4536A5" w14:textId="77777777" w:rsidR="0019368E" w:rsidRPr="00E1285E" w:rsidRDefault="0019368E" w:rsidP="0019368E">
      <w:pPr>
        <w:pStyle w:val="CommentText"/>
        <w:rPr>
          <w:rFonts w:asciiTheme="majorHAnsi" w:hAnsiTheme="majorHAnsi" w:cstheme="majorHAnsi"/>
          <w:highlight w:val="yellow"/>
        </w:rPr>
      </w:pPr>
      <w:r w:rsidRPr="00E1285E">
        <w:rPr>
          <w:rFonts w:asciiTheme="majorHAnsi" w:hAnsiTheme="majorHAnsi" w:cstheme="majorHAnsi"/>
          <w:highlight w:val="yellow"/>
        </w:rPr>
        <w:t>URNavi tech: We have to maintain list of combination of State name and Countries regarding prohibited for Ayurvedic medicines. This will be CRUD. If user added State+Country matches with prohibited list in address master, error in pop-up.</w:t>
      </w:r>
    </w:p>
    <w:p w14:paraId="07533F04" w14:textId="2E63F5E0" w:rsidR="0019368E" w:rsidRPr="00E1285E" w:rsidRDefault="0019368E" w:rsidP="0019368E">
      <w:pPr>
        <w:rPr>
          <w:rFonts w:asciiTheme="majorHAnsi" w:hAnsiTheme="majorHAnsi" w:cstheme="majorHAnsi"/>
          <w:highlight w:val="yellow"/>
        </w:rPr>
      </w:pPr>
      <w:r w:rsidRPr="00E1285E">
        <w:rPr>
          <w:rFonts w:asciiTheme="majorHAnsi" w:hAnsiTheme="majorHAnsi" w:cstheme="majorHAnsi"/>
          <w:highlight w:val="yellow"/>
        </w:rPr>
        <w:t>Country+State can not be left blank</w:t>
      </w:r>
    </w:p>
    <w:p w14:paraId="4BDC4CE5" w14:textId="58A99ADC" w:rsidR="0019368E" w:rsidRPr="00E1285E" w:rsidRDefault="0019368E" w:rsidP="0019368E">
      <w:pPr>
        <w:rPr>
          <w:rFonts w:asciiTheme="majorHAnsi" w:hAnsiTheme="majorHAnsi" w:cstheme="majorHAnsi"/>
          <w:highlight w:val="yellow"/>
        </w:rPr>
      </w:pPr>
      <w:r w:rsidRPr="00E1285E">
        <w:rPr>
          <w:rFonts w:asciiTheme="majorHAnsi" w:hAnsiTheme="majorHAnsi" w:cstheme="majorHAnsi"/>
          <w:highlight w:val="yellow"/>
        </w:rPr>
        <w:t>[Inventcolabs]: Noted</w:t>
      </w:r>
    </w:p>
    <w:p w14:paraId="7DA6C854" w14:textId="77777777" w:rsidR="0019368E" w:rsidRPr="00E1285E" w:rsidRDefault="0019368E" w:rsidP="0019368E">
      <w:pPr>
        <w:rPr>
          <w:rFonts w:asciiTheme="majorHAnsi" w:hAnsiTheme="majorHAnsi" w:cstheme="majorHAnsi"/>
          <w:highlight w:val="white"/>
        </w:rPr>
      </w:pPr>
    </w:p>
    <w:p w14:paraId="418E9F28" w14:textId="77777777" w:rsidR="00AF3511" w:rsidRPr="00E1285E" w:rsidRDefault="00AF3511" w:rsidP="00AF3511">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 this section, users can efficiently manage multiple delivery addresses to streamline their ordering process. The application allows users to set a default delivery address, which is prominently displayed on the basket screen for quick reference. Users can also easily switch between addresses or add new ones as needed.</w:t>
      </w:r>
    </w:p>
    <w:p w14:paraId="177C9FB8" w14:textId="77777777" w:rsidR="00AF3511" w:rsidRPr="00E1285E" w:rsidRDefault="00AF3511" w:rsidP="00AF3511">
      <w:pPr>
        <w:autoSpaceDE w:val="0"/>
        <w:autoSpaceDN w:val="0"/>
        <w:adjustRightInd w:val="0"/>
        <w:rPr>
          <w:rFonts w:asciiTheme="majorHAnsi" w:hAnsiTheme="majorHAnsi" w:cstheme="majorHAnsi"/>
          <w:lang w:val="en-US"/>
        </w:rPr>
      </w:pPr>
    </w:p>
    <w:p w14:paraId="23082126" w14:textId="77777777" w:rsidR="00AF3511" w:rsidRPr="00E1285E" w:rsidRDefault="00AF3511" w:rsidP="00AF3511">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Address Details:</w:t>
      </w:r>
      <w:r w:rsidRPr="00E1285E">
        <w:rPr>
          <w:rFonts w:asciiTheme="majorHAnsi" w:hAnsiTheme="majorHAnsi" w:cstheme="majorHAnsi"/>
          <w:lang w:val="en-US"/>
        </w:rPr>
        <w:t xml:space="preserve"> For each delivery address, the following details are captured:</w:t>
      </w:r>
    </w:p>
    <w:p w14:paraId="09EC7757"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Type of Address: </w:t>
      </w:r>
      <w:r w:rsidRPr="00E1285E">
        <w:rPr>
          <w:rFonts w:asciiTheme="majorHAnsi" w:hAnsiTheme="majorHAnsi" w:cstheme="majorHAnsi"/>
          <w:lang w:val="en-US"/>
        </w:rPr>
        <w:t>Users can categorize addresses based on the type, such as "Home," "Work," or "Other." This categorization facilitates quick selection based on the context of the order.</w:t>
      </w:r>
    </w:p>
    <w:p w14:paraId="4FAAF17D"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 xml:space="preserve">Building Name: </w:t>
      </w:r>
      <w:r w:rsidRPr="00E1285E">
        <w:rPr>
          <w:rFonts w:asciiTheme="majorHAnsi" w:hAnsiTheme="majorHAnsi" w:cstheme="majorHAnsi"/>
          <w:lang w:val="en-US"/>
        </w:rPr>
        <w:t>Allows users to input the name of the building associated with the address, providing additional specificity.</w:t>
      </w:r>
    </w:p>
    <w:p w14:paraId="6BFF1AAE"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Floor/Flat: </w:t>
      </w:r>
      <w:r w:rsidRPr="00E1285E">
        <w:rPr>
          <w:rFonts w:asciiTheme="majorHAnsi" w:hAnsiTheme="majorHAnsi" w:cstheme="majorHAnsi"/>
          <w:lang w:val="en-US"/>
        </w:rPr>
        <w:t>Users can specify the floor or flat number associated with the address, offering more precise location details.</w:t>
      </w:r>
    </w:p>
    <w:p w14:paraId="34AF6FFC"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City: </w:t>
      </w:r>
      <w:r w:rsidRPr="00E1285E">
        <w:rPr>
          <w:rFonts w:asciiTheme="majorHAnsi" w:hAnsiTheme="majorHAnsi" w:cstheme="majorHAnsi"/>
          <w:lang w:val="en-US"/>
        </w:rPr>
        <w:t>The city where the address is located. This information helps in organizing addresses based on their geographical location.</w:t>
      </w:r>
    </w:p>
    <w:p w14:paraId="4967EA3E" w14:textId="70AA4D6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Area: </w:t>
      </w:r>
      <w:r w:rsidRPr="00E1285E">
        <w:rPr>
          <w:rFonts w:asciiTheme="majorHAnsi" w:hAnsiTheme="majorHAnsi" w:cstheme="majorHAnsi"/>
          <w:lang w:val="en-US"/>
        </w:rPr>
        <w:t xml:space="preserve">Specifies the specific area or locality within the city. This detail aids in accurate navigation and delivery. </w:t>
      </w:r>
    </w:p>
    <w:p w14:paraId="3292223E"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Landmark: </w:t>
      </w:r>
      <w:r w:rsidRPr="00E1285E">
        <w:rPr>
          <w:rFonts w:asciiTheme="majorHAnsi" w:hAnsiTheme="majorHAnsi" w:cstheme="majorHAnsi"/>
          <w:lang w:val="en-US"/>
        </w:rPr>
        <w:t>Users can input a landmark associated with the address, providing additional reference points for easy identification.</w:t>
      </w:r>
    </w:p>
    <w:p w14:paraId="2B387692" w14:textId="77777777" w:rsidR="00AF3511" w:rsidRPr="00E1285E" w:rsidRDefault="00AF3511" w:rsidP="00AF3511">
      <w:pPr>
        <w:autoSpaceDE w:val="0"/>
        <w:autoSpaceDN w:val="0"/>
        <w:adjustRightInd w:val="0"/>
        <w:rPr>
          <w:rFonts w:asciiTheme="majorHAnsi" w:hAnsiTheme="majorHAnsi" w:cstheme="majorHAnsi"/>
          <w:b/>
          <w:bCs/>
          <w:lang w:val="en-US"/>
        </w:rPr>
      </w:pPr>
    </w:p>
    <w:p w14:paraId="302994E8" w14:textId="77777777" w:rsidR="00AF3511" w:rsidRPr="00E1285E" w:rsidRDefault="00AF3511" w:rsidP="00AF3511">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Setting Default Address:</w:t>
      </w:r>
    </w:p>
    <w:p w14:paraId="46426844"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Users can designate one of their addresses as the default delivery address.</w:t>
      </w:r>
    </w:p>
    <w:p w14:paraId="7CA6C653"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default address is prominently displayed on the basket screen for a seamless ordering experience.</w:t>
      </w:r>
    </w:p>
    <w:p w14:paraId="25136540" w14:textId="77777777" w:rsidR="00AF3511" w:rsidRPr="00E1285E" w:rsidRDefault="00AF3511" w:rsidP="00AF3511">
      <w:pPr>
        <w:autoSpaceDE w:val="0"/>
        <w:autoSpaceDN w:val="0"/>
        <w:adjustRightInd w:val="0"/>
        <w:rPr>
          <w:rFonts w:asciiTheme="majorHAnsi" w:hAnsiTheme="majorHAnsi" w:cstheme="majorHAnsi"/>
          <w:b/>
          <w:bCs/>
          <w:lang w:val="en-US"/>
        </w:rPr>
      </w:pPr>
    </w:p>
    <w:p w14:paraId="74200EE8" w14:textId="77777777" w:rsidR="00AF3511" w:rsidRPr="00E1285E" w:rsidRDefault="00AF3511" w:rsidP="00AF3511">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Selecting Alternate Addresses:</w:t>
      </w:r>
    </w:p>
    <w:p w14:paraId="0CE8BF23"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Users have the flexibility to choose from multiple addresses during the checkout process.</w:t>
      </w:r>
    </w:p>
    <w:p w14:paraId="57F96812"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basket screen displays the default delivery address, and users can easily switch to another address from a dropdown or by selecting a different address directly.</w:t>
      </w:r>
    </w:p>
    <w:p w14:paraId="161A69E3" w14:textId="77777777" w:rsidR="00AF3511" w:rsidRPr="00E1285E" w:rsidRDefault="00AF3511" w:rsidP="00AF3511">
      <w:pPr>
        <w:autoSpaceDE w:val="0"/>
        <w:autoSpaceDN w:val="0"/>
        <w:adjustRightInd w:val="0"/>
        <w:rPr>
          <w:rFonts w:asciiTheme="majorHAnsi" w:hAnsiTheme="majorHAnsi" w:cstheme="majorHAnsi"/>
          <w:b/>
          <w:bCs/>
          <w:lang w:val="en-US"/>
        </w:rPr>
      </w:pPr>
    </w:p>
    <w:p w14:paraId="0E5CD9CC" w14:textId="77777777" w:rsidR="00AF3511" w:rsidRPr="00E1285E" w:rsidRDefault="00AF3511" w:rsidP="00AF3511">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Adding New Addresses:</w:t>
      </w:r>
    </w:p>
    <w:p w14:paraId="1B1C20A8" w14:textId="77777777"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Users can add new addresses as needed, providing flexibility for different delivery locations.</w:t>
      </w:r>
    </w:p>
    <w:p w14:paraId="06B7ABCB" w14:textId="073E1ABD" w:rsidR="00AF3511" w:rsidRPr="00E1285E" w:rsidRDefault="00AF3511"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application guides users through a user-friendly form to input the necessary details for a new address, including the type of address, building name, floor/flat, city, area, and landmark.</w:t>
      </w:r>
    </w:p>
    <w:p w14:paraId="4F4650F4" w14:textId="77777777" w:rsidR="00AF3511" w:rsidRPr="00E1285E" w:rsidRDefault="00AF3511" w:rsidP="00526E5F">
      <w:pPr>
        <w:numPr>
          <w:ilvl w:val="1"/>
          <w:numId w:val="26"/>
        </w:numPr>
        <w:autoSpaceDE w:val="0"/>
        <w:autoSpaceDN w:val="0"/>
        <w:adjustRightInd w:val="0"/>
        <w:rPr>
          <w:rFonts w:asciiTheme="majorHAnsi" w:hAnsiTheme="majorHAnsi" w:cstheme="majorHAnsi"/>
          <w:lang w:val="en-US"/>
        </w:rPr>
      </w:pPr>
    </w:p>
    <w:p w14:paraId="579C820C" w14:textId="105762AA" w:rsidR="00AF3511" w:rsidRPr="00E1285E" w:rsidRDefault="00AF3511" w:rsidP="00AF3511">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Overall, the Address Management feature enhances the user experience by providing a convenient and organized way for users to manage their delivery locations, ultimately contributing to a smoother and more efficient ordering process.</w:t>
      </w:r>
    </w:p>
    <w:p w14:paraId="0370BD92" w14:textId="17254B28" w:rsidR="00586566" w:rsidRPr="00E1285E" w:rsidRDefault="00586566" w:rsidP="00AF3511">
      <w:pPr>
        <w:autoSpaceDE w:val="0"/>
        <w:autoSpaceDN w:val="0"/>
        <w:adjustRightInd w:val="0"/>
        <w:rPr>
          <w:rFonts w:asciiTheme="majorHAnsi" w:hAnsiTheme="majorHAnsi" w:cstheme="majorHAnsi"/>
          <w:b/>
          <w:bCs/>
          <w:lang w:val="en-US"/>
        </w:rPr>
      </w:pPr>
    </w:p>
    <w:p w14:paraId="6007959D" w14:textId="6B8A7061" w:rsidR="00586566" w:rsidRPr="00E1285E" w:rsidRDefault="00851A59" w:rsidP="00586566">
      <w:pPr>
        <w:pStyle w:val="Heading2"/>
        <w:numPr>
          <w:ilvl w:val="2"/>
          <w:numId w:val="6"/>
        </w:numPr>
        <w:spacing w:line="276" w:lineRule="auto"/>
        <w:jc w:val="both"/>
        <w:rPr>
          <w:rFonts w:asciiTheme="majorHAnsi" w:hAnsiTheme="majorHAnsi" w:cstheme="majorHAnsi"/>
          <w:highlight w:val="white"/>
        </w:rPr>
      </w:pPr>
      <w:bookmarkStart w:id="414" w:name="_Toc154149817"/>
      <w:r w:rsidRPr="00E1285E">
        <w:rPr>
          <w:rFonts w:asciiTheme="majorHAnsi" w:hAnsiTheme="majorHAnsi" w:cstheme="majorHAnsi"/>
          <w:highlight w:val="white"/>
        </w:rPr>
        <w:t>Card</w:t>
      </w:r>
      <w:r w:rsidR="00586566" w:rsidRPr="00E1285E">
        <w:rPr>
          <w:rFonts w:asciiTheme="majorHAnsi" w:hAnsiTheme="majorHAnsi" w:cstheme="majorHAnsi"/>
          <w:highlight w:val="white"/>
        </w:rPr>
        <w:t xml:space="preserve"> Module</w:t>
      </w:r>
      <w:bookmarkEnd w:id="414"/>
    </w:p>
    <w:p w14:paraId="44E97D08" w14:textId="627FAB68" w:rsidR="001F5E13" w:rsidRPr="00E1285E" w:rsidRDefault="001F5E13" w:rsidP="001F5E13">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Implementing the "Manage Cards" functionality involves creating a user interface for viewing, adding, editing, and deleting payment cards. Additionally, you'll need to integrate with a third-party API to securely save and manage card details. Here's a step-by-step guide:</w:t>
      </w:r>
    </w:p>
    <w:p w14:paraId="56DF93B7" w14:textId="77777777" w:rsidR="001F5E13" w:rsidRPr="00E1285E" w:rsidRDefault="001F5E13" w:rsidP="001F5E13">
      <w:pPr>
        <w:autoSpaceDE w:val="0"/>
        <w:autoSpaceDN w:val="0"/>
        <w:adjustRightInd w:val="0"/>
        <w:rPr>
          <w:rFonts w:asciiTheme="majorHAnsi" w:hAnsiTheme="majorHAnsi" w:cstheme="majorHAnsi"/>
          <w:lang w:val="en-US"/>
        </w:rPr>
      </w:pPr>
    </w:p>
    <w:p w14:paraId="462C0099" w14:textId="1C496C8E" w:rsidR="001F5E13" w:rsidRPr="00E1285E" w:rsidRDefault="001F5E13" w:rsidP="001F5E13">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View all Cards: </w:t>
      </w:r>
      <w:r w:rsidRPr="00E1285E">
        <w:rPr>
          <w:rFonts w:asciiTheme="majorHAnsi" w:hAnsiTheme="majorHAnsi" w:cstheme="majorHAnsi"/>
          <w:lang w:val="en-US"/>
        </w:rPr>
        <w:t>Display a list of saved payment cards with essential details (last 4 digits, card type, etc.).</w:t>
      </w:r>
    </w:p>
    <w:p w14:paraId="47D64FA3" w14:textId="77777777" w:rsidR="001F5E13" w:rsidRPr="00E1285E" w:rsidRDefault="001F5E13" w:rsidP="001F5E13">
      <w:pPr>
        <w:autoSpaceDE w:val="0"/>
        <w:autoSpaceDN w:val="0"/>
        <w:adjustRightInd w:val="0"/>
        <w:rPr>
          <w:rFonts w:asciiTheme="majorHAnsi" w:hAnsiTheme="majorHAnsi" w:cstheme="majorHAnsi"/>
          <w:b/>
          <w:bCs/>
          <w:lang w:val="en-US"/>
        </w:rPr>
      </w:pPr>
    </w:p>
    <w:p w14:paraId="0BDC9A8A" w14:textId="79617F8E" w:rsidR="001F5E13" w:rsidRPr="00E1285E" w:rsidRDefault="001F5E13" w:rsidP="001F5E13">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Search Card by Keyword: </w:t>
      </w:r>
      <w:r w:rsidRPr="00E1285E">
        <w:rPr>
          <w:rFonts w:asciiTheme="majorHAnsi" w:hAnsiTheme="majorHAnsi" w:cstheme="majorHAnsi"/>
          <w:lang w:val="en-US"/>
        </w:rPr>
        <w:t>Implement a search functionality to find specific cards based on keywords.</w:t>
      </w:r>
    </w:p>
    <w:p w14:paraId="13ED3C60" w14:textId="77777777" w:rsidR="001F5E13" w:rsidRPr="00E1285E" w:rsidRDefault="001F5E13" w:rsidP="001F5E13">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Add New Card: </w:t>
      </w:r>
      <w:r w:rsidRPr="00E1285E">
        <w:rPr>
          <w:rFonts w:asciiTheme="majorHAnsi" w:hAnsiTheme="majorHAnsi" w:cstheme="majorHAnsi"/>
          <w:lang w:val="en-US"/>
        </w:rPr>
        <w:t>Create a screen where users can input their card details.</w:t>
      </w:r>
      <w:r w:rsidRPr="00E1285E">
        <w:rPr>
          <w:rFonts w:asciiTheme="majorHAnsi" w:hAnsiTheme="majorHAnsi" w:cstheme="majorHAnsi"/>
          <w:b/>
          <w:bCs/>
          <w:lang w:val="en-US"/>
        </w:rPr>
        <w:t xml:space="preserve"> </w:t>
      </w:r>
      <w:r w:rsidRPr="00E1285E">
        <w:rPr>
          <w:rFonts w:asciiTheme="majorHAnsi" w:hAnsiTheme="majorHAnsi" w:cstheme="majorHAnsi"/>
          <w:lang w:val="en-US"/>
        </w:rPr>
        <w:t xml:space="preserve">Fields to include: </w:t>
      </w:r>
    </w:p>
    <w:p w14:paraId="3AF6FD04" w14:textId="6960D048"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Card Number</w:t>
      </w:r>
    </w:p>
    <w:p w14:paraId="20C211B6" w14:textId="78B40D85"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Name on Card</w:t>
      </w:r>
    </w:p>
    <w:p w14:paraId="0913F562" w14:textId="0FB6E929"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Expiry Date</w:t>
      </w:r>
    </w:p>
    <w:p w14:paraId="2A740CD4" w14:textId="4FA70143"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CVV Code</w:t>
      </w:r>
    </w:p>
    <w:p w14:paraId="4D6A7577" w14:textId="77777777" w:rsidR="001F5E13" w:rsidRPr="00E1285E" w:rsidRDefault="001F5E13" w:rsidP="001F5E13">
      <w:pPr>
        <w:autoSpaceDE w:val="0"/>
        <w:autoSpaceDN w:val="0"/>
        <w:adjustRightInd w:val="0"/>
        <w:rPr>
          <w:rFonts w:asciiTheme="majorHAnsi" w:hAnsiTheme="majorHAnsi" w:cstheme="majorHAnsi"/>
          <w:lang w:val="en-US"/>
        </w:rPr>
      </w:pPr>
    </w:p>
    <w:p w14:paraId="411CD7A3" w14:textId="6C5A7047" w:rsidR="001F5E13" w:rsidRPr="00E1285E" w:rsidRDefault="001F5E13" w:rsidP="001F5E13">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Save Card Details:</w:t>
      </w:r>
    </w:p>
    <w:p w14:paraId="1ADF01DD" w14:textId="77777777"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Utilize a secure third-party payment gateway API to save card details.</w:t>
      </w:r>
    </w:p>
    <w:p w14:paraId="55E7C936" w14:textId="78574948"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error handling for unsuccessful card additions.</w:t>
      </w:r>
    </w:p>
    <w:p w14:paraId="47A352BB" w14:textId="77777777" w:rsidR="001F5E13" w:rsidRPr="00E1285E" w:rsidRDefault="001F5E13" w:rsidP="001F5E13">
      <w:pPr>
        <w:pStyle w:val="ListParagraph"/>
        <w:autoSpaceDE w:val="0"/>
        <w:autoSpaceDN w:val="0"/>
        <w:adjustRightInd w:val="0"/>
        <w:rPr>
          <w:rFonts w:asciiTheme="majorHAnsi" w:hAnsiTheme="majorHAnsi" w:cstheme="majorHAnsi"/>
          <w:lang w:val="en-US"/>
        </w:rPr>
      </w:pPr>
    </w:p>
    <w:p w14:paraId="381EFA94" w14:textId="1F9BC186" w:rsidR="001F5E13" w:rsidRPr="00E1285E" w:rsidRDefault="001F5E13" w:rsidP="001F5E13">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lastRenderedPageBreak/>
        <w:t>Edit Card Details:</w:t>
      </w:r>
    </w:p>
    <w:p w14:paraId="19D4F074" w14:textId="77777777"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users to edit existing card details.</w:t>
      </w:r>
    </w:p>
    <w:p w14:paraId="1D842FBA" w14:textId="6E825A73"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Validate and save the changes through the payment gateway API.</w:t>
      </w:r>
    </w:p>
    <w:p w14:paraId="7327AF09" w14:textId="07F95033" w:rsidR="001F5E13" w:rsidRPr="00E1285E" w:rsidRDefault="001F5E13" w:rsidP="001F5E13">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Delete/Remove Card:</w:t>
      </w:r>
    </w:p>
    <w:p w14:paraId="2E66F123" w14:textId="77777777"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an option to delete saved cards.</w:t>
      </w:r>
    </w:p>
    <w:p w14:paraId="55826B53" w14:textId="3385C86E"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Confirm with the user before permanently removing a card.</w:t>
      </w:r>
    </w:p>
    <w:p w14:paraId="5E89444F" w14:textId="77777777" w:rsidR="001F5E13" w:rsidRPr="00E1285E" w:rsidRDefault="001F5E13" w:rsidP="001F5E13">
      <w:pPr>
        <w:autoSpaceDE w:val="0"/>
        <w:autoSpaceDN w:val="0"/>
        <w:adjustRightInd w:val="0"/>
        <w:rPr>
          <w:rFonts w:asciiTheme="majorHAnsi" w:hAnsiTheme="majorHAnsi" w:cstheme="majorHAnsi"/>
          <w:b/>
          <w:bCs/>
          <w:lang w:val="en-US"/>
        </w:rPr>
      </w:pPr>
    </w:p>
    <w:p w14:paraId="075C31E9" w14:textId="37EB4C9A" w:rsidR="001F5E13" w:rsidRPr="00E1285E" w:rsidRDefault="001F5E13" w:rsidP="001F5E13">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Set Default Card:</w:t>
      </w:r>
    </w:p>
    <w:p w14:paraId="00C45371" w14:textId="77777777"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users to set a default payment card for convenience.</w:t>
      </w:r>
    </w:p>
    <w:p w14:paraId="75B17B4A" w14:textId="3283AE59"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Clearly indicate the default card in the UI.</w:t>
      </w:r>
    </w:p>
    <w:p w14:paraId="5587D8C1" w14:textId="77777777" w:rsidR="001F5E13" w:rsidRPr="00E1285E" w:rsidRDefault="001F5E13" w:rsidP="001F5E13">
      <w:pPr>
        <w:autoSpaceDE w:val="0"/>
        <w:autoSpaceDN w:val="0"/>
        <w:adjustRightInd w:val="0"/>
        <w:rPr>
          <w:rFonts w:asciiTheme="majorHAnsi" w:hAnsiTheme="majorHAnsi" w:cstheme="majorHAnsi"/>
          <w:b/>
          <w:bCs/>
          <w:lang w:val="en-US"/>
        </w:rPr>
      </w:pPr>
    </w:p>
    <w:p w14:paraId="34D3C0B1" w14:textId="57789369" w:rsidR="001F5E13" w:rsidRPr="00E1285E" w:rsidRDefault="001F5E13" w:rsidP="001F5E13">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Integration with Third-Party API:</w:t>
      </w:r>
    </w:p>
    <w:p w14:paraId="322164C4" w14:textId="1737801C"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 a reliable and secure third-party payment gateway API (e.g., Stripe).</w:t>
      </w:r>
    </w:p>
    <w:p w14:paraId="5DF869E4" w14:textId="473A77A1" w:rsidR="001F5E13" w:rsidRPr="00E1285E" w:rsidRDefault="001F5E13"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Follow best practices for securely handling card information.</w:t>
      </w:r>
    </w:p>
    <w:p w14:paraId="290C43F1" w14:textId="77777777" w:rsidR="001F5E13" w:rsidRPr="00E1285E" w:rsidRDefault="001F5E13" w:rsidP="001F5E13">
      <w:pPr>
        <w:autoSpaceDE w:val="0"/>
        <w:autoSpaceDN w:val="0"/>
        <w:adjustRightInd w:val="0"/>
        <w:rPr>
          <w:rFonts w:asciiTheme="majorHAnsi" w:hAnsiTheme="majorHAnsi" w:cstheme="majorHAnsi"/>
          <w:lang w:val="en-US"/>
        </w:rPr>
      </w:pPr>
    </w:p>
    <w:p w14:paraId="095F9338" w14:textId="3564ACBD" w:rsidR="001F5E13" w:rsidRPr="00E1285E" w:rsidRDefault="001F5E13" w:rsidP="001F5E13">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 xml:space="preserve">Confirmation Modals: </w:t>
      </w:r>
      <w:r w:rsidRPr="00E1285E">
        <w:rPr>
          <w:rFonts w:asciiTheme="majorHAnsi" w:hAnsiTheme="majorHAnsi" w:cstheme="majorHAnsi"/>
          <w:lang w:val="en-US"/>
        </w:rPr>
        <w:t>Use confirmation modals for critical actions (deleting cards, setting default).</w:t>
      </w:r>
    </w:p>
    <w:p w14:paraId="27FA6FCE" w14:textId="77777777" w:rsidR="001F5E13" w:rsidRPr="00E1285E" w:rsidRDefault="001F5E13" w:rsidP="001F5E13">
      <w:pPr>
        <w:autoSpaceDE w:val="0"/>
        <w:autoSpaceDN w:val="0"/>
        <w:adjustRightInd w:val="0"/>
        <w:rPr>
          <w:rFonts w:asciiTheme="majorHAnsi" w:hAnsiTheme="majorHAnsi" w:cstheme="majorHAnsi"/>
          <w:b/>
          <w:bCs/>
          <w:lang w:val="en-US"/>
        </w:rPr>
      </w:pPr>
    </w:p>
    <w:p w14:paraId="4D8F0846" w14:textId="7243A413" w:rsidR="001F5E13" w:rsidRPr="00E1285E" w:rsidRDefault="001F5E13" w:rsidP="001F5E13">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By following these steps, you can create a secure and user-friendly "Manage Cards" feature in your application.</w:t>
      </w:r>
    </w:p>
    <w:p w14:paraId="44C1F388" w14:textId="5FA881A5" w:rsidR="007805FC" w:rsidRPr="00E1285E" w:rsidRDefault="007805FC" w:rsidP="00AF3511">
      <w:pPr>
        <w:autoSpaceDE w:val="0"/>
        <w:autoSpaceDN w:val="0"/>
        <w:adjustRightInd w:val="0"/>
        <w:rPr>
          <w:rFonts w:asciiTheme="majorHAnsi" w:hAnsiTheme="majorHAnsi" w:cstheme="majorHAnsi"/>
          <w:lang w:val="en-US"/>
        </w:rPr>
      </w:pPr>
    </w:p>
    <w:p w14:paraId="4F190436" w14:textId="1F65D51B" w:rsidR="007805FC" w:rsidRPr="00E1285E" w:rsidRDefault="007805FC" w:rsidP="007805FC">
      <w:pPr>
        <w:pStyle w:val="Heading2"/>
        <w:numPr>
          <w:ilvl w:val="2"/>
          <w:numId w:val="6"/>
        </w:numPr>
        <w:spacing w:line="276" w:lineRule="auto"/>
        <w:jc w:val="both"/>
        <w:rPr>
          <w:rFonts w:asciiTheme="majorHAnsi" w:hAnsiTheme="majorHAnsi" w:cstheme="majorHAnsi"/>
          <w:highlight w:val="white"/>
        </w:rPr>
      </w:pPr>
      <w:bookmarkStart w:id="415" w:name="_Toc154149818"/>
      <w:r w:rsidRPr="00E1285E">
        <w:rPr>
          <w:rFonts w:asciiTheme="majorHAnsi" w:hAnsiTheme="majorHAnsi" w:cstheme="majorHAnsi"/>
          <w:highlight w:val="white"/>
        </w:rPr>
        <w:t>Logout Module</w:t>
      </w:r>
      <w:bookmarkEnd w:id="415"/>
    </w:p>
    <w:p w14:paraId="72DE10EB" w14:textId="77777777" w:rsidR="007805FC" w:rsidRPr="00E1285E" w:rsidRDefault="007805FC" w:rsidP="007805FC">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"Logout" functionality involves clearing locally saved data and navigating the user to the login screen.</w:t>
      </w:r>
    </w:p>
    <w:p w14:paraId="4C3C064D" w14:textId="77777777" w:rsidR="007805FC" w:rsidRPr="00E1285E" w:rsidRDefault="007805FC" w:rsidP="007805FC">
      <w:pPr>
        <w:autoSpaceDE w:val="0"/>
        <w:autoSpaceDN w:val="0"/>
        <w:adjustRightInd w:val="0"/>
        <w:rPr>
          <w:rFonts w:asciiTheme="majorHAnsi" w:hAnsiTheme="majorHAnsi" w:cstheme="majorHAnsi"/>
          <w:lang w:val="en-US"/>
        </w:rPr>
      </w:pPr>
    </w:p>
    <w:p w14:paraId="35CA9D5A" w14:textId="1C695435" w:rsidR="007805FC" w:rsidRPr="00E1285E" w:rsidRDefault="007805FC" w:rsidP="007805F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Clear Locally Saved Data:</w:t>
      </w:r>
    </w:p>
    <w:p w14:paraId="03615C6C" w14:textId="77777777" w:rsidR="007805FC" w:rsidRPr="00E1285E" w:rsidRDefault="007805FC"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Clear user-specific data stored locally, including session tokens, user preferences, and any cached data.</w:t>
      </w:r>
    </w:p>
    <w:p w14:paraId="50134C59" w14:textId="2DF3F742" w:rsidR="007805FC" w:rsidRPr="00E1285E" w:rsidRDefault="007805FC"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This can be done using methods provided by the development framework or platform.</w:t>
      </w:r>
    </w:p>
    <w:p w14:paraId="12FB3CF4" w14:textId="77777777" w:rsidR="007805FC" w:rsidRPr="00E1285E" w:rsidRDefault="007805FC" w:rsidP="007805FC">
      <w:pPr>
        <w:autoSpaceDE w:val="0"/>
        <w:autoSpaceDN w:val="0"/>
        <w:adjustRightInd w:val="0"/>
        <w:rPr>
          <w:rFonts w:asciiTheme="majorHAnsi" w:hAnsiTheme="majorHAnsi" w:cstheme="majorHAnsi"/>
          <w:b/>
          <w:bCs/>
          <w:lang w:val="en-US"/>
        </w:rPr>
      </w:pPr>
    </w:p>
    <w:p w14:paraId="0F64D3E4" w14:textId="65052F7A" w:rsidR="007805FC" w:rsidRPr="00E1285E" w:rsidRDefault="007805FC" w:rsidP="007805F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Navigation to Login Screen:</w:t>
      </w:r>
    </w:p>
    <w:p w14:paraId="28B457D7" w14:textId="77777777" w:rsidR="007805FC" w:rsidRPr="00E1285E" w:rsidRDefault="007805FC"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After clearing data, navigate the user to the login screen.</w:t>
      </w:r>
    </w:p>
    <w:p w14:paraId="65DDF228" w14:textId="11774C3C" w:rsidR="007805FC" w:rsidRPr="00E1285E" w:rsidRDefault="007805FC"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Ensure that the login screen is the entry point for users who are not logged in.</w:t>
      </w:r>
    </w:p>
    <w:p w14:paraId="20EDC09F" w14:textId="77777777" w:rsidR="007805FC" w:rsidRPr="00E1285E" w:rsidRDefault="007805FC" w:rsidP="007805FC">
      <w:pPr>
        <w:autoSpaceDE w:val="0"/>
        <w:autoSpaceDN w:val="0"/>
        <w:adjustRightInd w:val="0"/>
        <w:rPr>
          <w:rFonts w:asciiTheme="majorHAnsi" w:hAnsiTheme="majorHAnsi" w:cstheme="majorHAnsi"/>
          <w:b/>
          <w:bCs/>
          <w:lang w:val="en-US"/>
        </w:rPr>
      </w:pPr>
    </w:p>
    <w:p w14:paraId="0E9FDD59" w14:textId="68F52DDF" w:rsidR="007805FC" w:rsidRPr="00E1285E" w:rsidRDefault="007805FC" w:rsidP="007805FC">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Confirm Logout:</w:t>
      </w:r>
    </w:p>
    <w:p w14:paraId="490F26B5" w14:textId="77777777" w:rsidR="007805FC" w:rsidRPr="00E1285E" w:rsidRDefault="007805FC"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a confirmation dialog to ensure that the user wants to log out.</w:t>
      </w:r>
    </w:p>
    <w:p w14:paraId="771A67A5" w14:textId="77777777" w:rsidR="007805FC" w:rsidRPr="00E1285E" w:rsidRDefault="007805FC"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This can help prevent accidental logouts.</w:t>
      </w:r>
    </w:p>
    <w:p w14:paraId="6263DAEE" w14:textId="77777777" w:rsidR="00586566" w:rsidRPr="00E1285E" w:rsidRDefault="00586566" w:rsidP="00586566">
      <w:pPr>
        <w:autoSpaceDE w:val="0"/>
        <w:autoSpaceDN w:val="0"/>
        <w:adjustRightInd w:val="0"/>
        <w:rPr>
          <w:rFonts w:asciiTheme="majorHAnsi" w:hAnsiTheme="majorHAnsi" w:cstheme="majorHAnsi"/>
          <w:b/>
          <w:bCs/>
          <w:lang w:val="en-US"/>
        </w:rPr>
      </w:pPr>
    </w:p>
    <w:p w14:paraId="0E819973" w14:textId="489D9839" w:rsidR="007805FC" w:rsidRPr="00E1285E" w:rsidRDefault="007805FC" w:rsidP="00586566">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Display Logout Success Message:</w:t>
      </w:r>
      <w:r w:rsidR="00586566" w:rsidRPr="00E1285E">
        <w:rPr>
          <w:rFonts w:asciiTheme="majorHAnsi" w:hAnsiTheme="majorHAnsi" w:cstheme="majorHAnsi"/>
          <w:b/>
          <w:bCs/>
          <w:lang w:val="en-US"/>
        </w:rPr>
        <w:t xml:space="preserve"> </w:t>
      </w:r>
      <w:r w:rsidRPr="00E1285E">
        <w:rPr>
          <w:rFonts w:asciiTheme="majorHAnsi" w:hAnsiTheme="majorHAnsi" w:cstheme="majorHAnsi"/>
          <w:lang w:val="en-US"/>
        </w:rPr>
        <w:t>Optionally, display a success message on the login screen or a dedicated logout confirmation screen.</w:t>
      </w:r>
    </w:p>
    <w:p w14:paraId="214085F6" w14:textId="77777777" w:rsidR="004F7D0F" w:rsidRPr="00E1285E" w:rsidRDefault="004F7D0F" w:rsidP="004F7D0F">
      <w:pPr>
        <w:pStyle w:val="Default"/>
        <w:rPr>
          <w:rFonts w:asciiTheme="majorHAnsi" w:hAnsiTheme="majorHAnsi" w:cstheme="majorHAnsi"/>
          <w:lang w:val="en-US"/>
        </w:rPr>
      </w:pPr>
    </w:p>
    <w:p w14:paraId="2A3635B6" w14:textId="07108EBC" w:rsidR="004F7D0F" w:rsidRPr="00E1285E" w:rsidRDefault="004F7D0F" w:rsidP="004F7D0F">
      <w:pPr>
        <w:pStyle w:val="Default"/>
        <w:rPr>
          <w:rFonts w:asciiTheme="majorHAnsi" w:hAnsiTheme="majorHAnsi" w:cstheme="majorHAnsi"/>
          <w:b/>
          <w:highlight w:val="yellow"/>
        </w:rPr>
      </w:pPr>
      <w:r w:rsidRPr="00E1285E">
        <w:rPr>
          <w:rFonts w:asciiTheme="majorHAnsi" w:hAnsiTheme="majorHAnsi" w:cstheme="majorHAnsi"/>
          <w:b/>
          <w:highlight w:val="yellow"/>
          <w:lang w:val="en-US"/>
        </w:rPr>
        <w:t xml:space="preserve">Mayur: </w:t>
      </w:r>
      <w:r w:rsidRPr="00E1285E">
        <w:rPr>
          <w:rFonts w:asciiTheme="majorHAnsi" w:eastAsia="Arial Unicode MS" w:hAnsiTheme="majorHAnsi" w:cstheme="majorHAnsi"/>
          <w:b/>
          <w:highlight w:val="yellow"/>
        </w:rPr>
        <w:t>Add Content (About us, Privacy policy and FAQs)</w:t>
      </w:r>
    </w:p>
    <w:p w14:paraId="6D95A102" w14:textId="7C2DE0A8" w:rsidR="004F7D0F" w:rsidRPr="00E1285E" w:rsidRDefault="004F7D0F" w:rsidP="00586566">
      <w:pPr>
        <w:pBdr>
          <w:bottom w:val="single" w:sz="6" w:space="1" w:color="auto"/>
        </w:pBd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76F9048D" w14:textId="77777777" w:rsidR="00FA4C25" w:rsidRPr="00E1285E" w:rsidRDefault="00FA4C25" w:rsidP="00586566">
      <w:pPr>
        <w:autoSpaceDE w:val="0"/>
        <w:autoSpaceDN w:val="0"/>
        <w:adjustRightInd w:val="0"/>
        <w:rPr>
          <w:rFonts w:asciiTheme="majorHAnsi" w:hAnsiTheme="majorHAnsi" w:cstheme="majorHAnsi"/>
          <w:lang w:val="en-US"/>
        </w:rPr>
      </w:pPr>
    </w:p>
    <w:p w14:paraId="2C676984" w14:textId="316C3490" w:rsidR="001151BE" w:rsidRDefault="001151BE" w:rsidP="001151BE">
      <w:pPr>
        <w:pStyle w:val="Heading2"/>
        <w:numPr>
          <w:ilvl w:val="1"/>
          <w:numId w:val="6"/>
        </w:numPr>
        <w:spacing w:line="276" w:lineRule="auto"/>
        <w:jc w:val="both"/>
        <w:rPr>
          <w:rFonts w:asciiTheme="majorHAnsi" w:hAnsiTheme="majorHAnsi" w:cstheme="majorHAnsi"/>
          <w:highlight w:val="white"/>
        </w:rPr>
      </w:pPr>
      <w:bookmarkStart w:id="416" w:name="_Toc154149819"/>
      <w:r w:rsidRPr="00E1285E">
        <w:rPr>
          <w:rFonts w:asciiTheme="majorHAnsi" w:hAnsiTheme="majorHAnsi" w:cstheme="majorHAnsi"/>
          <w:highlight w:val="white"/>
        </w:rPr>
        <w:t xml:space="preserve">Mobile Application for </w:t>
      </w:r>
      <w:r w:rsidR="00774046" w:rsidRPr="00E1285E">
        <w:rPr>
          <w:rFonts w:asciiTheme="majorHAnsi" w:hAnsiTheme="majorHAnsi" w:cstheme="majorHAnsi"/>
          <w:highlight w:val="white"/>
        </w:rPr>
        <w:t>Doctor</w:t>
      </w:r>
      <w:bookmarkEnd w:id="416"/>
    </w:p>
    <w:p w14:paraId="474D3896" w14:textId="77777777" w:rsidR="006C2A69" w:rsidRPr="006C2A69" w:rsidRDefault="006C2A69" w:rsidP="006C2A69">
      <w:pPr>
        <w:pStyle w:val="CommentText"/>
        <w:rPr>
          <w:highlight w:val="yellow"/>
        </w:rPr>
      </w:pPr>
      <w:r w:rsidRPr="006C2A69">
        <w:rPr>
          <w:highlight w:val="yellow"/>
        </w:rPr>
        <w:t>UrNavi tech: Web panel for doctor is not appearing anywhere</w:t>
      </w:r>
    </w:p>
    <w:p w14:paraId="7880A28D" w14:textId="77777777" w:rsidR="006C2A69" w:rsidRPr="006C2A69" w:rsidRDefault="006C2A69" w:rsidP="006C2A69">
      <w:pPr>
        <w:pStyle w:val="CommentText"/>
        <w:rPr>
          <w:highlight w:val="yellow"/>
        </w:rPr>
      </w:pPr>
      <w:r w:rsidRPr="006C2A69">
        <w:rPr>
          <w:highlight w:val="yellow"/>
        </w:rPr>
        <w:t>Also mention features applicable to Mobile App and Webapp</w:t>
      </w:r>
    </w:p>
    <w:p w14:paraId="1F293DC6" w14:textId="7724A521" w:rsidR="006C2A69" w:rsidRPr="006C2A69" w:rsidRDefault="006C2A69" w:rsidP="006C2A69">
      <w:pPr>
        <w:rPr>
          <w:highlight w:val="yellow"/>
        </w:rPr>
      </w:pPr>
      <w:r w:rsidRPr="006C2A69">
        <w:rPr>
          <w:highlight w:val="yellow"/>
        </w:rPr>
        <w:t>[Inventcolabs]: Noted</w:t>
      </w:r>
    </w:p>
    <w:p w14:paraId="3235563C" w14:textId="77777777" w:rsidR="006C2A69" w:rsidRPr="006C2A69" w:rsidRDefault="006C2A69" w:rsidP="006C2A69">
      <w:pPr>
        <w:rPr>
          <w:highlight w:val="white"/>
        </w:rPr>
      </w:pPr>
    </w:p>
    <w:p w14:paraId="1647BB68" w14:textId="77777777" w:rsidR="001151BE" w:rsidRPr="00E1285E" w:rsidRDefault="001151BE" w:rsidP="001151BE">
      <w:pPr>
        <w:shd w:val="clear" w:color="auto" w:fill="FFFFFF"/>
        <w:spacing w:line="276" w:lineRule="auto"/>
        <w:jc w:val="both"/>
        <w:rPr>
          <w:rFonts w:asciiTheme="majorHAnsi" w:hAnsiTheme="majorHAnsi" w:cstheme="majorHAnsi"/>
        </w:rPr>
      </w:pPr>
      <w:r w:rsidRPr="00E1285E">
        <w:rPr>
          <w:rFonts w:asciiTheme="majorHAnsi" w:hAnsiTheme="majorHAnsi" w:cstheme="majorHAnsi"/>
          <w:b/>
        </w:rPr>
        <w:lastRenderedPageBreak/>
        <w:t>This is a Menu based iPhone and Android application.</w:t>
      </w:r>
    </w:p>
    <w:p w14:paraId="58ED3F13" w14:textId="77777777" w:rsidR="001151BE" w:rsidRPr="00E1285E" w:rsidRDefault="001151BE" w:rsidP="001151BE">
      <w:pPr>
        <w:shd w:val="clear" w:color="auto" w:fill="FFFFFF"/>
        <w:spacing w:line="276" w:lineRule="auto"/>
        <w:jc w:val="both"/>
        <w:rPr>
          <w:rFonts w:asciiTheme="majorHAnsi" w:hAnsiTheme="majorHAnsi" w:cstheme="majorHAnsi"/>
          <w:b/>
        </w:rPr>
      </w:pPr>
    </w:p>
    <w:p w14:paraId="2099A1E2" w14:textId="2AA7239E" w:rsidR="001151BE" w:rsidRPr="00E1285E" w:rsidRDefault="001151BE" w:rsidP="001151BE">
      <w:pPr>
        <w:shd w:val="clear" w:color="auto" w:fill="FFFFFF"/>
        <w:spacing w:line="276" w:lineRule="auto"/>
        <w:jc w:val="both"/>
        <w:rPr>
          <w:rFonts w:asciiTheme="majorHAnsi" w:hAnsiTheme="majorHAnsi" w:cstheme="majorHAnsi"/>
          <w:color w:val="000000"/>
        </w:rPr>
      </w:pPr>
      <w:r w:rsidRPr="00E1285E">
        <w:rPr>
          <w:rFonts w:asciiTheme="majorHAnsi" w:eastAsia="Times New Roman" w:hAnsiTheme="majorHAnsi" w:cstheme="majorHAnsi"/>
          <w:b/>
          <w:color w:val="222222"/>
          <w:lang w:val="en-US"/>
        </w:rPr>
        <w:t>Splash Screen</w:t>
      </w:r>
      <w:r w:rsidRPr="00E1285E">
        <w:rPr>
          <w:rFonts w:asciiTheme="majorHAnsi" w:eastAsia="Times New Roman" w:hAnsiTheme="majorHAnsi" w:cstheme="majorHAnsi"/>
          <w:color w:val="222222"/>
          <w:lang w:val="en-US"/>
        </w:rPr>
        <w:t xml:space="preserve">: This screen will display application name &amp; logo for 2-3 seconds. It will contain a Logo &amp; the Tagline of the application then it will </w:t>
      </w:r>
      <w:r w:rsidRPr="00E1285E">
        <w:rPr>
          <w:rFonts w:asciiTheme="majorHAnsi" w:hAnsiTheme="majorHAnsi" w:cstheme="majorHAnsi"/>
          <w:color w:val="000000"/>
        </w:rPr>
        <w:t xml:space="preserve">automatically redirect </w:t>
      </w:r>
      <w:r w:rsidR="00150A70" w:rsidRPr="00E1285E">
        <w:rPr>
          <w:rFonts w:asciiTheme="majorHAnsi" w:hAnsiTheme="majorHAnsi" w:cstheme="majorHAnsi"/>
          <w:color w:val="000000"/>
        </w:rPr>
        <w:t>doctor</w:t>
      </w:r>
      <w:r w:rsidRPr="00E1285E">
        <w:rPr>
          <w:rFonts w:asciiTheme="majorHAnsi" w:hAnsiTheme="majorHAnsi" w:cstheme="majorHAnsi"/>
          <w:color w:val="000000"/>
        </w:rPr>
        <w:t xml:space="preserve"> to the next screen which will show series of screens which will help user to understand the purpose of the application.</w:t>
      </w:r>
    </w:p>
    <w:p w14:paraId="40E416BF" w14:textId="77777777" w:rsidR="001151BE" w:rsidRPr="00E1285E" w:rsidRDefault="001151BE" w:rsidP="001151BE">
      <w:pPr>
        <w:shd w:val="clear" w:color="auto" w:fill="FFFFFF"/>
        <w:spacing w:line="276" w:lineRule="auto"/>
        <w:jc w:val="both"/>
        <w:rPr>
          <w:rFonts w:asciiTheme="majorHAnsi" w:hAnsiTheme="majorHAnsi" w:cstheme="majorHAnsi"/>
          <w:color w:val="000000"/>
          <w:lang w:val="en-US"/>
        </w:rPr>
      </w:pPr>
    </w:p>
    <w:p w14:paraId="600E5928" w14:textId="266F0E15" w:rsidR="001151BE" w:rsidRPr="00E1285E" w:rsidRDefault="001151BE" w:rsidP="001151BE">
      <w:pPr>
        <w:shd w:val="clear" w:color="auto" w:fill="FFFFFF"/>
        <w:spacing w:line="276" w:lineRule="auto"/>
        <w:jc w:val="both"/>
        <w:rPr>
          <w:rFonts w:asciiTheme="majorHAnsi" w:hAnsiTheme="majorHAnsi" w:cstheme="majorHAnsi"/>
          <w:color w:val="000000"/>
          <w:lang w:val="en-US"/>
        </w:rPr>
      </w:pPr>
      <w:r w:rsidRPr="00E1285E">
        <w:rPr>
          <w:rFonts w:asciiTheme="majorHAnsi" w:hAnsiTheme="majorHAnsi" w:cstheme="majorHAnsi"/>
          <w:b/>
          <w:color w:val="000000"/>
          <w:lang w:val="en-US"/>
        </w:rPr>
        <w:t>Tutorial Screen:</w:t>
      </w:r>
      <w:r w:rsidRPr="00E1285E">
        <w:rPr>
          <w:rFonts w:asciiTheme="majorHAnsi" w:hAnsiTheme="majorHAnsi" w:cstheme="majorHAnsi"/>
          <w:color w:val="000000"/>
          <w:lang w:val="en-US"/>
        </w:rPr>
        <w:t xml:space="preserve"> Tutorial will consist of 3-4 scrollable images text. </w:t>
      </w:r>
      <w:r w:rsidR="00150A70" w:rsidRPr="00E1285E">
        <w:rPr>
          <w:rFonts w:asciiTheme="majorHAnsi" w:hAnsiTheme="majorHAnsi" w:cstheme="majorHAnsi"/>
          <w:color w:val="000000"/>
        </w:rPr>
        <w:t>doctor</w:t>
      </w:r>
      <w:r w:rsidRPr="00E1285E">
        <w:rPr>
          <w:rFonts w:asciiTheme="majorHAnsi" w:hAnsiTheme="majorHAnsi" w:cstheme="majorHAnsi"/>
          <w:color w:val="000000"/>
          <w:lang w:val="en-US"/>
        </w:rPr>
        <w:t xml:space="preserve"> can scroll and access the features offered by the application. The 3-4 introduction screens will come only after fresh install of the application.  </w:t>
      </w:r>
    </w:p>
    <w:p w14:paraId="217F4A98" w14:textId="77777777" w:rsidR="001151BE" w:rsidRPr="00E1285E" w:rsidRDefault="001151BE" w:rsidP="001151BE">
      <w:pPr>
        <w:pStyle w:val="NormalWeb"/>
        <w:rPr>
          <w:rFonts w:asciiTheme="majorHAnsi" w:hAnsiTheme="majorHAnsi" w:cstheme="majorHAnsi"/>
          <w:lang w:val="en-IN" w:eastAsia="en-US"/>
        </w:rPr>
      </w:pPr>
      <w:r w:rsidRPr="00E1285E">
        <w:rPr>
          <w:rFonts w:asciiTheme="majorHAnsi" w:hAnsiTheme="majorHAnsi" w:cstheme="majorHAnsi"/>
          <w:lang w:val="en-IN" w:eastAsia="en-US"/>
        </w:rPr>
        <w:t xml:space="preserve">If there will be no internet connection then a pop-up message will appear in Red color. " Oops....We are sorry you are not connected to the internet." </w:t>
      </w:r>
    </w:p>
    <w:p w14:paraId="38AA8589" w14:textId="77777777" w:rsidR="001151BE" w:rsidRPr="00E1285E" w:rsidRDefault="001151BE" w:rsidP="001151BE">
      <w:pPr>
        <w:shd w:val="clear" w:color="auto" w:fill="FFFFFF"/>
        <w:spacing w:line="276" w:lineRule="auto"/>
        <w:rPr>
          <w:rFonts w:asciiTheme="majorHAnsi" w:hAnsiTheme="majorHAnsi" w:cstheme="majorHAnsi"/>
        </w:rPr>
      </w:pPr>
    </w:p>
    <w:p w14:paraId="00D1AC2B" w14:textId="77777777" w:rsidR="001151BE" w:rsidRPr="00E1285E" w:rsidRDefault="001151BE" w:rsidP="001151BE">
      <w:pPr>
        <w:pStyle w:val="Heading2"/>
        <w:numPr>
          <w:ilvl w:val="2"/>
          <w:numId w:val="6"/>
        </w:numPr>
        <w:spacing w:line="276" w:lineRule="auto"/>
        <w:jc w:val="both"/>
        <w:rPr>
          <w:rFonts w:asciiTheme="majorHAnsi" w:hAnsiTheme="majorHAnsi" w:cstheme="majorHAnsi"/>
          <w:highlight w:val="white"/>
        </w:rPr>
      </w:pPr>
      <w:bookmarkStart w:id="417" w:name="_Toc154149820"/>
      <w:r w:rsidRPr="00E1285E">
        <w:rPr>
          <w:rFonts w:asciiTheme="majorHAnsi" w:hAnsiTheme="majorHAnsi" w:cstheme="majorHAnsi"/>
          <w:highlight w:val="white"/>
        </w:rPr>
        <w:t>Login Module</w:t>
      </w:r>
      <w:bookmarkEnd w:id="417"/>
    </w:p>
    <w:p w14:paraId="06C6A778" w14:textId="0D0B9DE3" w:rsidR="001151BE" w:rsidRPr="00E1285E" w:rsidRDefault="001151BE" w:rsidP="001151BE">
      <w:pPr>
        <w:shd w:val="clear" w:color="auto" w:fill="FFFFFF"/>
        <w:spacing w:line="276" w:lineRule="auto"/>
        <w:rPr>
          <w:rFonts w:asciiTheme="majorHAnsi" w:hAnsiTheme="majorHAnsi" w:cstheme="majorHAnsi"/>
        </w:rPr>
      </w:pPr>
      <w:r w:rsidRPr="00E1285E">
        <w:rPr>
          <w:rFonts w:asciiTheme="majorHAnsi" w:hAnsiTheme="majorHAnsi" w:cstheme="majorHAnsi"/>
        </w:rPr>
        <w:t xml:space="preserve">Using this module, </w:t>
      </w:r>
      <w:r w:rsidR="00150A70" w:rsidRPr="00E1285E">
        <w:rPr>
          <w:rFonts w:asciiTheme="majorHAnsi" w:hAnsiTheme="majorHAnsi" w:cstheme="majorHAnsi"/>
        </w:rPr>
        <w:t>Doctor</w:t>
      </w:r>
      <w:r w:rsidRPr="00E1285E">
        <w:rPr>
          <w:rFonts w:asciiTheme="majorHAnsi" w:hAnsiTheme="majorHAnsi" w:cstheme="majorHAnsi"/>
        </w:rPr>
        <w:t xml:space="preserve"> can create his/her account or login into existing account. </w:t>
      </w:r>
      <w:r w:rsidRPr="00E1285E">
        <w:rPr>
          <w:rFonts w:asciiTheme="majorHAnsi" w:eastAsia="Times New Roman" w:hAnsiTheme="majorHAnsi" w:cstheme="majorHAnsi"/>
          <w:lang w:val="en-IN" w:eastAsia="en-US"/>
        </w:rPr>
        <w:t xml:space="preserve">Through this screen existing </w:t>
      </w:r>
      <w:r w:rsidR="00150A70" w:rsidRPr="00E1285E">
        <w:rPr>
          <w:rFonts w:asciiTheme="majorHAnsi" w:hAnsiTheme="majorHAnsi" w:cstheme="majorHAnsi"/>
          <w:color w:val="000000"/>
        </w:rPr>
        <w:t>doctor</w:t>
      </w:r>
      <w:r w:rsidRPr="00E1285E">
        <w:rPr>
          <w:rFonts w:asciiTheme="majorHAnsi" w:eastAsia="Times New Roman" w:hAnsiTheme="majorHAnsi" w:cstheme="majorHAnsi"/>
          <w:lang w:val="en-IN" w:eastAsia="en-US"/>
        </w:rPr>
        <w:t>s would be able to login into the application by providing certain details:</w:t>
      </w:r>
    </w:p>
    <w:p w14:paraId="0E1362C4" w14:textId="42221782" w:rsidR="001151BE" w:rsidRPr="00E1285E" w:rsidRDefault="001151BE" w:rsidP="00526E5F">
      <w:pPr>
        <w:pStyle w:val="ListParagraph"/>
        <w:numPr>
          <w:ilvl w:val="0"/>
          <w:numId w:val="9"/>
        </w:num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t>Mobile Number &amp; Password</w:t>
      </w:r>
    </w:p>
    <w:p w14:paraId="208FE6B5" w14:textId="4BB9CE4F" w:rsidR="00AD6AE7" w:rsidRPr="00E1285E" w:rsidRDefault="00AD6AE7" w:rsidP="00AD6AE7">
      <w:pPr>
        <w:spacing w:before="100" w:beforeAutospacing="1" w:after="100" w:afterAutospacing="1"/>
        <w:rPr>
          <w:rFonts w:asciiTheme="majorHAnsi" w:eastAsia="Arial Unicode MS" w:hAnsiTheme="majorHAnsi" w:cstheme="majorHAnsi"/>
          <w:b/>
          <w:highlight w:val="yellow"/>
        </w:rPr>
      </w:pPr>
      <w:r w:rsidRPr="00E1285E">
        <w:rPr>
          <w:rFonts w:asciiTheme="majorHAnsi" w:eastAsia="Times New Roman" w:hAnsiTheme="majorHAnsi" w:cstheme="majorHAnsi"/>
          <w:b/>
          <w:highlight w:val="yellow"/>
          <w:lang w:val="en-IN" w:eastAsia="en-US"/>
        </w:rPr>
        <w:t xml:space="preserve">Mayur: </w:t>
      </w:r>
      <w:r w:rsidRPr="00E1285E">
        <w:rPr>
          <w:rFonts w:asciiTheme="majorHAnsi" w:eastAsia="Arial Unicode MS" w:hAnsiTheme="majorHAnsi" w:cstheme="majorHAnsi"/>
          <w:b/>
          <w:highlight w:val="yellow"/>
        </w:rPr>
        <w:t>OTP based login is required.</w:t>
      </w:r>
    </w:p>
    <w:p w14:paraId="322C8F15" w14:textId="510C9658" w:rsidR="00AD6AE7" w:rsidRDefault="00AD6AE7" w:rsidP="00AD6AE7">
      <w:pPr>
        <w:spacing w:before="100" w:beforeAutospacing="1" w:after="100" w:afterAutospacing="1"/>
        <w:rPr>
          <w:rFonts w:asciiTheme="majorHAnsi" w:eastAsia="Arial Unicode MS" w:hAnsiTheme="majorHAnsi" w:cstheme="majorHAnsi"/>
          <w:b/>
          <w:highlight w:val="yellow"/>
        </w:rPr>
      </w:pPr>
      <w:r w:rsidRPr="00E1285E">
        <w:rPr>
          <w:rFonts w:asciiTheme="majorHAnsi" w:eastAsia="Arial Unicode MS" w:hAnsiTheme="majorHAnsi" w:cstheme="majorHAnsi"/>
          <w:b/>
          <w:highlight w:val="yellow"/>
        </w:rPr>
        <w:t>[InventColabs]: Noted</w:t>
      </w:r>
    </w:p>
    <w:p w14:paraId="612F574A" w14:textId="77777777" w:rsidR="006C2A69" w:rsidRPr="006C2A69" w:rsidRDefault="006C2A69" w:rsidP="006C2A69">
      <w:pPr>
        <w:pStyle w:val="CommentText"/>
        <w:rPr>
          <w:highlight w:val="yellow"/>
        </w:rPr>
      </w:pPr>
      <w:r w:rsidRPr="006C2A69">
        <w:rPr>
          <w:rFonts w:asciiTheme="majorHAnsi" w:eastAsia="Arial Unicode MS" w:hAnsiTheme="majorHAnsi" w:cstheme="majorHAnsi"/>
          <w:highlight w:val="yellow"/>
        </w:rPr>
        <w:t xml:space="preserve">UrNavi tech: </w:t>
      </w:r>
      <w:r w:rsidRPr="006C2A69">
        <w:rPr>
          <w:highlight w:val="yellow"/>
        </w:rPr>
        <w:t>Email + Password + Capcha + OTP</w:t>
      </w:r>
    </w:p>
    <w:p w14:paraId="70348F17" w14:textId="77777777" w:rsidR="006C2A69" w:rsidRPr="006C2A69" w:rsidRDefault="006C2A69" w:rsidP="006C2A69">
      <w:pPr>
        <w:pStyle w:val="CommentText"/>
        <w:rPr>
          <w:highlight w:val="yellow"/>
        </w:rPr>
      </w:pPr>
      <w:r w:rsidRPr="006C2A69">
        <w:rPr>
          <w:highlight w:val="yellow"/>
        </w:rPr>
        <w:t>Mobile + Password + Capcha + OTP</w:t>
      </w:r>
    </w:p>
    <w:p w14:paraId="2B626410" w14:textId="77777777" w:rsidR="006C2A69" w:rsidRPr="006C2A69" w:rsidRDefault="006C2A69" w:rsidP="006C2A69">
      <w:pPr>
        <w:pStyle w:val="CommentText"/>
        <w:rPr>
          <w:highlight w:val="yellow"/>
        </w:rPr>
      </w:pPr>
      <w:r w:rsidRPr="006C2A69">
        <w:rPr>
          <w:highlight w:val="yellow"/>
        </w:rPr>
        <w:t>Shall have more secure features</w:t>
      </w:r>
    </w:p>
    <w:p w14:paraId="78A57348" w14:textId="77777777" w:rsidR="006C2A69" w:rsidRPr="006C2A69" w:rsidRDefault="006C2A69" w:rsidP="006C2A69">
      <w:pPr>
        <w:pStyle w:val="CommentText"/>
        <w:rPr>
          <w:highlight w:val="yellow"/>
        </w:rPr>
      </w:pPr>
      <w:r w:rsidRPr="006C2A69">
        <w:rPr>
          <w:highlight w:val="yellow"/>
        </w:rPr>
        <w:t>Auto logout after 24 hours</w:t>
      </w:r>
    </w:p>
    <w:p w14:paraId="6AF09D29" w14:textId="1EF419ED" w:rsidR="006C2A69" w:rsidRPr="00E1285E" w:rsidRDefault="006C2A69" w:rsidP="00AD6AE7">
      <w:pPr>
        <w:spacing w:before="100" w:beforeAutospacing="1" w:after="100" w:afterAutospacing="1"/>
        <w:rPr>
          <w:rFonts w:asciiTheme="majorHAnsi" w:eastAsia="Arial Unicode MS" w:hAnsiTheme="majorHAnsi" w:cstheme="majorHAnsi"/>
        </w:rPr>
      </w:pPr>
      <w:r w:rsidRPr="006C2A69">
        <w:rPr>
          <w:rFonts w:asciiTheme="majorHAnsi" w:eastAsia="Arial Unicode MS" w:hAnsiTheme="majorHAnsi" w:cstheme="majorHAnsi"/>
          <w:highlight w:val="yellow"/>
        </w:rPr>
        <w:t>[Inventcolabs]: Noted</w:t>
      </w:r>
    </w:p>
    <w:p w14:paraId="18C0B2B7" w14:textId="2FC8B202" w:rsidR="001151BE" w:rsidRPr="00E1285E" w:rsidRDefault="001151BE" w:rsidP="001151BE">
      <w:pPr>
        <w:shd w:val="clear" w:color="auto" w:fill="FFFFFF"/>
        <w:spacing w:line="276" w:lineRule="auto"/>
        <w:rPr>
          <w:rFonts w:asciiTheme="majorHAnsi" w:hAnsiTheme="majorHAnsi" w:cstheme="majorHAnsi"/>
        </w:rPr>
      </w:pPr>
      <w:r w:rsidRPr="00E1285E">
        <w:rPr>
          <w:rFonts w:asciiTheme="majorHAnsi" w:hAnsiTheme="majorHAnsi" w:cstheme="majorHAnsi"/>
          <w:b/>
        </w:rPr>
        <w:t>Login flow:</w:t>
      </w:r>
      <w:r w:rsidRPr="00E1285E">
        <w:rPr>
          <w:rFonts w:asciiTheme="majorHAnsi" w:hAnsiTheme="majorHAnsi" w:cstheme="majorHAnsi"/>
        </w:rPr>
        <w:t xml:space="preserve"> </w:t>
      </w:r>
      <w:r w:rsidR="00150A70" w:rsidRPr="00E1285E">
        <w:rPr>
          <w:rFonts w:asciiTheme="majorHAnsi" w:hAnsiTheme="majorHAnsi" w:cstheme="majorHAnsi"/>
        </w:rPr>
        <w:t>Doctor</w:t>
      </w:r>
      <w:r w:rsidRPr="00E1285E">
        <w:rPr>
          <w:rFonts w:asciiTheme="majorHAnsi" w:hAnsiTheme="majorHAnsi" w:cstheme="majorHAnsi"/>
        </w:rPr>
        <w:t xml:space="preserve"> will enter the </w:t>
      </w:r>
      <w:r w:rsidR="009B2936" w:rsidRPr="00E1285E">
        <w:rPr>
          <w:rFonts w:asciiTheme="majorHAnsi" w:hAnsiTheme="majorHAnsi" w:cstheme="majorHAnsi"/>
        </w:rPr>
        <w:t>Mobile Number</w:t>
      </w:r>
      <w:r w:rsidRPr="00E1285E">
        <w:rPr>
          <w:rFonts w:asciiTheme="majorHAnsi" w:hAnsiTheme="majorHAnsi" w:cstheme="majorHAnsi"/>
        </w:rPr>
        <w:t xml:space="preserve"> &amp; Password and if given details is already registered, system will allow </w:t>
      </w:r>
      <w:r w:rsidR="00150A70" w:rsidRPr="00E1285E">
        <w:rPr>
          <w:rFonts w:asciiTheme="majorHAnsi" w:hAnsiTheme="majorHAnsi" w:cstheme="majorHAnsi"/>
        </w:rPr>
        <w:t>doctor</w:t>
      </w:r>
      <w:r w:rsidRPr="00E1285E">
        <w:rPr>
          <w:rFonts w:asciiTheme="majorHAnsi" w:hAnsiTheme="majorHAnsi" w:cstheme="majorHAnsi"/>
        </w:rPr>
        <w:t xml:space="preserve"> to login into application successfully. </w:t>
      </w:r>
    </w:p>
    <w:p w14:paraId="28190181" w14:textId="77777777" w:rsidR="001151BE" w:rsidRPr="00E1285E" w:rsidRDefault="001151BE" w:rsidP="001151BE">
      <w:pPr>
        <w:shd w:val="clear" w:color="auto" w:fill="FFFFFF"/>
        <w:spacing w:line="276" w:lineRule="auto"/>
        <w:jc w:val="both"/>
        <w:rPr>
          <w:rFonts w:asciiTheme="majorHAnsi" w:eastAsia="Times New Roman" w:hAnsiTheme="majorHAnsi" w:cstheme="majorHAnsi"/>
          <w:color w:val="000000"/>
        </w:rPr>
      </w:pPr>
    </w:p>
    <w:p w14:paraId="625B8D20" w14:textId="53E6DBC8" w:rsidR="001151BE" w:rsidRDefault="001151BE" w:rsidP="001151BE">
      <w:pPr>
        <w:pStyle w:val="Heading2"/>
        <w:numPr>
          <w:ilvl w:val="2"/>
          <w:numId w:val="6"/>
        </w:numPr>
        <w:spacing w:line="276" w:lineRule="auto"/>
        <w:jc w:val="both"/>
        <w:rPr>
          <w:rFonts w:asciiTheme="majorHAnsi" w:hAnsiTheme="majorHAnsi" w:cstheme="majorHAnsi"/>
          <w:highlight w:val="white"/>
        </w:rPr>
      </w:pPr>
      <w:bookmarkStart w:id="418" w:name="_Toc154149821"/>
      <w:r w:rsidRPr="00E1285E">
        <w:rPr>
          <w:rFonts w:asciiTheme="majorHAnsi" w:hAnsiTheme="majorHAnsi" w:cstheme="majorHAnsi"/>
          <w:highlight w:val="white"/>
        </w:rPr>
        <w:t>Home Module</w:t>
      </w:r>
      <w:r w:rsidR="00BA611A" w:rsidRPr="00E1285E">
        <w:rPr>
          <w:rFonts w:asciiTheme="majorHAnsi" w:hAnsiTheme="majorHAnsi" w:cstheme="majorHAnsi"/>
          <w:highlight w:val="white"/>
        </w:rPr>
        <w:t xml:space="preserve"> (Access Open Appointments)</w:t>
      </w:r>
      <w:bookmarkEnd w:id="418"/>
    </w:p>
    <w:p w14:paraId="5A8A70DB" w14:textId="0D929060" w:rsidR="006C2A69" w:rsidRPr="00590C1C" w:rsidRDefault="006C2A69" w:rsidP="006C2A69">
      <w:pPr>
        <w:rPr>
          <w:highlight w:val="yellow"/>
          <w:rPrChange w:id="419" w:author="Microsoft Office User" w:date="2024-01-30T13:12:00Z">
            <w:rPr>
              <w:highlight w:val="magenta"/>
            </w:rPr>
          </w:rPrChange>
        </w:rPr>
      </w:pPr>
      <w:r w:rsidRPr="00590C1C">
        <w:rPr>
          <w:highlight w:val="yellow"/>
          <w:rPrChange w:id="420" w:author="Microsoft Office User" w:date="2024-01-30T13:12:00Z">
            <w:rPr>
              <w:highlight w:val="magenta"/>
            </w:rPr>
          </w:rPrChange>
        </w:rPr>
        <w:t>UrNavi tech: Case paper provision for Doctors note?</w:t>
      </w:r>
    </w:p>
    <w:p w14:paraId="4AB95EDC" w14:textId="188919DA" w:rsidR="006C2A69" w:rsidRPr="00590C1C" w:rsidRDefault="006C2A69" w:rsidP="006C2A69">
      <w:pPr>
        <w:rPr>
          <w:highlight w:val="yellow"/>
          <w:rPrChange w:id="421" w:author="Microsoft Office User" w:date="2024-01-30T13:12:00Z">
            <w:rPr>
              <w:highlight w:val="white"/>
            </w:rPr>
          </w:rPrChange>
        </w:rPr>
      </w:pPr>
      <w:r w:rsidRPr="00590C1C">
        <w:rPr>
          <w:highlight w:val="yellow"/>
          <w:rPrChange w:id="422" w:author="Microsoft Office User" w:date="2024-01-30T13:12:00Z">
            <w:rPr>
              <w:highlight w:val="magenta"/>
            </w:rPr>
          </w:rPrChange>
        </w:rPr>
        <w:t xml:space="preserve">[Inventcolabs]: </w:t>
      </w:r>
      <w:ins w:id="423" w:author="Microsoft Office User" w:date="2024-01-30T13:11:00Z">
        <w:r w:rsidR="00434394" w:rsidRPr="00590C1C">
          <w:rPr>
            <w:highlight w:val="yellow"/>
            <w:rPrChange w:id="424" w:author="Microsoft Office User" w:date="2024-01-30T13:12:00Z">
              <w:rPr>
                <w:highlight w:val="magenta"/>
              </w:rPr>
            </w:rPrChange>
          </w:rPr>
          <w:t xml:space="preserve">Can display form on the Web right side for </w:t>
        </w:r>
      </w:ins>
      <w:ins w:id="425" w:author="Microsoft Office User" w:date="2024-01-30T13:12:00Z">
        <w:r w:rsidR="00434394" w:rsidRPr="00590C1C">
          <w:rPr>
            <w:highlight w:val="yellow"/>
            <w:rPrChange w:id="426" w:author="Microsoft Office User" w:date="2024-01-30T13:12:00Z">
              <w:rPr>
                <w:highlight w:val="magenta"/>
              </w:rPr>
            </w:rPrChange>
          </w:rPr>
          <w:t>save data during call.</w:t>
        </w:r>
      </w:ins>
      <w:del w:id="427" w:author="Microsoft Office User" w:date="2024-01-30T13:11:00Z">
        <w:r w:rsidRPr="00590C1C" w:rsidDel="00434394">
          <w:rPr>
            <w:highlight w:val="yellow"/>
            <w:rPrChange w:id="428" w:author="Microsoft Office User" w:date="2024-01-30T13:12:00Z">
              <w:rPr>
                <w:highlight w:val="magenta"/>
              </w:rPr>
            </w:rPrChange>
          </w:rPr>
          <w:delText>Discuss</w:delText>
        </w:r>
      </w:del>
    </w:p>
    <w:p w14:paraId="6A094061" w14:textId="6C66AFCD" w:rsidR="005F7DB2" w:rsidRPr="00E1285E" w:rsidRDefault="001151BE" w:rsidP="005F7DB2">
      <w:pPr>
        <w:shd w:val="clear" w:color="auto" w:fill="FFFFFF"/>
        <w:spacing w:line="276" w:lineRule="auto"/>
        <w:rPr>
          <w:rFonts w:asciiTheme="majorHAnsi" w:hAnsiTheme="majorHAnsi" w:cstheme="majorHAnsi"/>
          <w:lang w:val="en-US"/>
        </w:rPr>
      </w:pPr>
      <w:r w:rsidRPr="00E1285E">
        <w:rPr>
          <w:rFonts w:asciiTheme="majorHAnsi" w:hAnsiTheme="majorHAnsi" w:cstheme="majorHAnsi"/>
        </w:rPr>
        <w:t xml:space="preserve">As soon as </w:t>
      </w:r>
      <w:r w:rsidR="00BA611A" w:rsidRPr="00E1285E">
        <w:rPr>
          <w:rFonts w:asciiTheme="majorHAnsi" w:hAnsiTheme="majorHAnsi" w:cstheme="majorHAnsi"/>
          <w:color w:val="000000"/>
        </w:rPr>
        <w:t>doctor</w:t>
      </w:r>
      <w:r w:rsidRPr="00E1285E">
        <w:rPr>
          <w:rFonts w:asciiTheme="majorHAnsi" w:hAnsiTheme="majorHAnsi" w:cstheme="majorHAnsi"/>
        </w:rPr>
        <w:t xml:space="preserve"> will successful login then navigates to Home Screen.</w:t>
      </w:r>
      <w:r w:rsidR="005F7DB2" w:rsidRPr="00E1285E">
        <w:rPr>
          <w:rFonts w:asciiTheme="majorHAnsi" w:hAnsiTheme="majorHAnsi" w:cstheme="majorHAnsi"/>
        </w:rPr>
        <w:t xml:space="preserve"> </w:t>
      </w:r>
      <w:r w:rsidR="005F7DB2" w:rsidRPr="00E1285E">
        <w:rPr>
          <w:rFonts w:asciiTheme="majorHAnsi" w:hAnsiTheme="majorHAnsi" w:cstheme="majorHAnsi"/>
          <w:lang w:val="en-US"/>
        </w:rPr>
        <w:t>To implement the "Access List of Open Appointments" feature for doctors, you'll need to create a comprehensive user interface and integrate several functionalities. Here's a guide to help you implement this feature:</w:t>
      </w:r>
    </w:p>
    <w:p w14:paraId="3A732E14" w14:textId="77777777" w:rsidR="005F7DB2" w:rsidRPr="00E1285E" w:rsidRDefault="005F7DB2" w:rsidP="005F7DB2">
      <w:pPr>
        <w:shd w:val="clear" w:color="auto" w:fill="FFFFFF"/>
        <w:spacing w:line="276" w:lineRule="auto"/>
        <w:rPr>
          <w:rFonts w:asciiTheme="majorHAnsi" w:hAnsiTheme="majorHAnsi" w:cstheme="majorHAnsi"/>
          <w:lang w:val="en-US"/>
        </w:rPr>
      </w:pPr>
    </w:p>
    <w:p w14:paraId="5BA237A4" w14:textId="2905A80E" w:rsidR="005F7DB2" w:rsidRPr="00E1285E" w:rsidRDefault="005F7DB2" w:rsidP="005F7DB2">
      <w:pPr>
        <w:autoSpaceDE w:val="0"/>
        <w:autoSpaceDN w:val="0"/>
        <w:adjustRightInd w:val="0"/>
        <w:spacing w:after="40"/>
        <w:rPr>
          <w:rFonts w:asciiTheme="majorHAnsi" w:hAnsiTheme="majorHAnsi" w:cstheme="majorHAnsi"/>
          <w:b/>
          <w:bCs/>
          <w:lang w:val="en-US"/>
        </w:rPr>
      </w:pPr>
      <w:r w:rsidRPr="00E1285E">
        <w:rPr>
          <w:rFonts w:asciiTheme="majorHAnsi" w:hAnsiTheme="majorHAnsi" w:cstheme="majorHAnsi"/>
          <w:b/>
          <w:bCs/>
          <w:lang w:val="en-US"/>
        </w:rPr>
        <w:t xml:space="preserve">Doctor Dashboard: </w:t>
      </w:r>
      <w:r w:rsidRPr="00E1285E">
        <w:rPr>
          <w:rFonts w:asciiTheme="majorHAnsi" w:hAnsiTheme="majorHAnsi" w:cstheme="majorHAnsi"/>
          <w:lang w:val="en-US"/>
        </w:rPr>
        <w:t>Upon logging in, doctors should have a dashboard showing upcoming appointments, today's appointments, and other relevant information.</w:t>
      </w:r>
    </w:p>
    <w:p w14:paraId="2D80E734" w14:textId="77777777" w:rsidR="00555C79" w:rsidRPr="00555C79" w:rsidRDefault="00555C79" w:rsidP="00555C79">
      <w:pPr>
        <w:pStyle w:val="CommentText"/>
        <w:rPr>
          <w:highlight w:val="yellow"/>
        </w:rPr>
      </w:pPr>
      <w:r w:rsidRPr="00555C79">
        <w:rPr>
          <w:rFonts w:asciiTheme="majorHAnsi" w:hAnsiTheme="majorHAnsi" w:cstheme="majorHAnsi"/>
          <w:b/>
          <w:bCs/>
          <w:highlight w:val="yellow"/>
          <w:lang w:val="en-US"/>
        </w:rPr>
        <w:t xml:space="preserve">UrNavi tech: </w:t>
      </w:r>
      <w:r w:rsidRPr="00555C79">
        <w:rPr>
          <w:highlight w:val="yellow"/>
        </w:rPr>
        <w:t xml:space="preserve">Patient ailment history and old cart history access needed. Patient old data/ appointment history shall be accessible in tabs. </w:t>
      </w:r>
    </w:p>
    <w:p w14:paraId="45328983" w14:textId="77777777" w:rsidR="00555C79" w:rsidRPr="00555C79" w:rsidRDefault="00555C79" w:rsidP="00555C79">
      <w:pPr>
        <w:pStyle w:val="CommentText"/>
        <w:rPr>
          <w:highlight w:val="yellow"/>
        </w:rPr>
      </w:pPr>
      <w:r w:rsidRPr="00555C79">
        <w:rPr>
          <w:highlight w:val="yellow"/>
        </w:rPr>
        <w:t>Doctor’s module shall have access to Patient module for whom he is assigned. Particular doc can see his patients history only</w:t>
      </w:r>
    </w:p>
    <w:p w14:paraId="0B2C1608" w14:textId="7EF4605E" w:rsidR="005F7DB2" w:rsidRDefault="00555C79" w:rsidP="005F7DB2">
      <w:pPr>
        <w:autoSpaceDE w:val="0"/>
        <w:autoSpaceDN w:val="0"/>
        <w:adjustRightInd w:val="0"/>
        <w:spacing w:after="40"/>
        <w:rPr>
          <w:rFonts w:asciiTheme="majorHAnsi" w:hAnsiTheme="majorHAnsi" w:cstheme="majorHAnsi"/>
          <w:b/>
          <w:bCs/>
          <w:lang w:val="en-US"/>
        </w:rPr>
      </w:pPr>
      <w:r w:rsidRPr="00555C79">
        <w:rPr>
          <w:rFonts w:asciiTheme="majorHAnsi" w:hAnsiTheme="majorHAnsi" w:cstheme="majorHAnsi"/>
          <w:b/>
          <w:bCs/>
          <w:highlight w:val="yellow"/>
          <w:lang w:val="en-US"/>
        </w:rPr>
        <w:lastRenderedPageBreak/>
        <w:t>[Inventcolabs]: Noted</w:t>
      </w:r>
    </w:p>
    <w:p w14:paraId="5315A5BD" w14:textId="77777777" w:rsidR="00555C79" w:rsidRPr="00E1285E" w:rsidRDefault="00555C79" w:rsidP="005F7DB2">
      <w:pPr>
        <w:autoSpaceDE w:val="0"/>
        <w:autoSpaceDN w:val="0"/>
        <w:adjustRightInd w:val="0"/>
        <w:spacing w:after="40"/>
        <w:rPr>
          <w:rFonts w:asciiTheme="majorHAnsi" w:hAnsiTheme="majorHAnsi" w:cstheme="majorHAnsi"/>
          <w:b/>
          <w:bCs/>
          <w:lang w:val="en-US"/>
        </w:rPr>
      </w:pPr>
    </w:p>
    <w:p w14:paraId="793D79CC" w14:textId="63CEAF68" w:rsidR="005F7DB2" w:rsidRPr="00E1285E" w:rsidRDefault="005F7DB2" w:rsidP="005F7DB2">
      <w:pPr>
        <w:autoSpaceDE w:val="0"/>
        <w:autoSpaceDN w:val="0"/>
        <w:adjustRightInd w:val="0"/>
        <w:spacing w:after="40"/>
        <w:rPr>
          <w:rFonts w:asciiTheme="majorHAnsi" w:hAnsiTheme="majorHAnsi" w:cstheme="majorHAnsi"/>
          <w:b/>
          <w:bCs/>
          <w:lang w:val="en-US"/>
        </w:rPr>
      </w:pPr>
      <w:r w:rsidRPr="00E1285E">
        <w:rPr>
          <w:rFonts w:asciiTheme="majorHAnsi" w:hAnsiTheme="majorHAnsi" w:cstheme="majorHAnsi"/>
          <w:b/>
          <w:bCs/>
          <w:lang w:val="en-US"/>
        </w:rPr>
        <w:t>Appointment Diary:</w:t>
      </w:r>
    </w:p>
    <w:p w14:paraId="4DF988A2" w14:textId="77777777"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Categorize appointments as Past, Today, Tomorrow, and Next Dates.</w:t>
      </w:r>
    </w:p>
    <w:p w14:paraId="6698C2F5" w14:textId="77777777" w:rsidR="00AA34B9"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Include a search bar to find appointments based on </w:t>
      </w:r>
    </w:p>
    <w:p w14:paraId="7AD8C7BC" w14:textId="77777777" w:rsidR="00AA34B9" w:rsidRPr="00E1285E" w:rsidRDefault="005F7DB2"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Appointment ID</w:t>
      </w:r>
    </w:p>
    <w:p w14:paraId="7175DD86" w14:textId="77777777" w:rsidR="00AA34B9" w:rsidRPr="00E1285E" w:rsidRDefault="005F7DB2"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 (Mobile Number or Name)</w:t>
      </w:r>
    </w:p>
    <w:p w14:paraId="511EAEA4" w14:textId="77777777" w:rsidR="00B718FE" w:rsidRPr="00E1285E" w:rsidRDefault="005F7DB2"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Specific Date</w:t>
      </w:r>
    </w:p>
    <w:p w14:paraId="4BC77EAB" w14:textId="300D0F7B" w:rsidR="005F7DB2" w:rsidRPr="00E1285E" w:rsidRDefault="00B718FE"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O</w:t>
      </w:r>
      <w:r w:rsidR="005F7DB2" w:rsidRPr="00E1285E">
        <w:rPr>
          <w:rFonts w:asciiTheme="majorHAnsi" w:hAnsiTheme="majorHAnsi" w:cstheme="majorHAnsi"/>
          <w:lang w:val="en-US"/>
        </w:rPr>
        <w:t>r a combination</w:t>
      </w:r>
      <w:r w:rsidRPr="00E1285E">
        <w:rPr>
          <w:rFonts w:asciiTheme="majorHAnsi" w:hAnsiTheme="majorHAnsi" w:cstheme="majorHAnsi"/>
          <w:lang w:val="en-US"/>
        </w:rPr>
        <w:t xml:space="preserve"> of Above</w:t>
      </w:r>
      <w:r w:rsidR="005F7DB2" w:rsidRPr="00E1285E">
        <w:rPr>
          <w:rFonts w:asciiTheme="majorHAnsi" w:hAnsiTheme="majorHAnsi" w:cstheme="majorHAnsi"/>
          <w:lang w:val="en-US"/>
        </w:rPr>
        <w:t>.</w:t>
      </w:r>
    </w:p>
    <w:p w14:paraId="0017A5B9" w14:textId="5B88194D" w:rsidR="00B718FE" w:rsidRPr="00E1285E" w:rsidRDefault="00B718FE"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If no upcoming appointment then show “No Upcoming Appointment”.</w:t>
      </w:r>
    </w:p>
    <w:p w14:paraId="5100E6CD" w14:textId="77777777" w:rsidR="005F7DB2" w:rsidRPr="00E1285E" w:rsidRDefault="005F7DB2" w:rsidP="005F7DB2">
      <w:pPr>
        <w:autoSpaceDE w:val="0"/>
        <w:autoSpaceDN w:val="0"/>
        <w:adjustRightInd w:val="0"/>
        <w:spacing w:after="40"/>
        <w:rPr>
          <w:rFonts w:asciiTheme="majorHAnsi" w:hAnsiTheme="majorHAnsi" w:cstheme="majorHAnsi"/>
          <w:b/>
          <w:bCs/>
          <w:lang w:val="en-US"/>
        </w:rPr>
      </w:pPr>
    </w:p>
    <w:p w14:paraId="79A99C70" w14:textId="50E47A2C" w:rsidR="005F7DB2" w:rsidRPr="00E1285E" w:rsidRDefault="005F7DB2" w:rsidP="005F7DB2">
      <w:pPr>
        <w:autoSpaceDE w:val="0"/>
        <w:autoSpaceDN w:val="0"/>
        <w:adjustRightInd w:val="0"/>
        <w:spacing w:after="40"/>
        <w:rPr>
          <w:rFonts w:asciiTheme="majorHAnsi" w:hAnsiTheme="majorHAnsi" w:cstheme="majorHAnsi"/>
          <w:b/>
          <w:bCs/>
          <w:lang w:val="en-US"/>
        </w:rPr>
      </w:pPr>
      <w:r w:rsidRPr="00E1285E">
        <w:rPr>
          <w:rFonts w:asciiTheme="majorHAnsi" w:hAnsiTheme="majorHAnsi" w:cstheme="majorHAnsi"/>
          <w:b/>
          <w:bCs/>
          <w:lang w:val="en-US"/>
        </w:rPr>
        <w:t xml:space="preserve">Appointment Details: </w:t>
      </w:r>
      <w:r w:rsidRPr="00E1285E">
        <w:rPr>
          <w:rFonts w:asciiTheme="majorHAnsi" w:hAnsiTheme="majorHAnsi" w:cstheme="majorHAnsi"/>
          <w:lang w:val="en-US"/>
        </w:rPr>
        <w:t>Display detailed information for each appointment:</w:t>
      </w:r>
    </w:p>
    <w:p w14:paraId="7AE376C2" w14:textId="6167A3AE"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of Booking</w:t>
      </w:r>
    </w:p>
    <w:p w14:paraId="034FFD45" w14:textId="23C9F065"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Date of Appointment</w:t>
      </w:r>
    </w:p>
    <w:p w14:paraId="2EB3FF3B" w14:textId="1668A1FF"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Booked By (Telecaller or User)</w:t>
      </w:r>
    </w:p>
    <w:p w14:paraId="4A5358FF" w14:textId="7A31AE3E"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Booked For (Patient Name, Mobile Number)</w:t>
      </w:r>
    </w:p>
    <w:p w14:paraId="7A8A01F4" w14:textId="6AC111B5"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Type of Appointment (New or Follow-up)</w:t>
      </w:r>
      <w:r w:rsidR="00AC405E">
        <w:rPr>
          <w:rFonts w:asciiTheme="majorHAnsi" w:hAnsiTheme="majorHAnsi" w:cstheme="majorHAnsi"/>
          <w:lang w:val="en-US"/>
        </w:rPr>
        <w:t xml:space="preserve"> </w:t>
      </w:r>
      <w:r w:rsidR="00AC405E" w:rsidRPr="00AC405E">
        <w:rPr>
          <w:rFonts w:asciiTheme="majorHAnsi" w:hAnsiTheme="majorHAnsi" w:cstheme="majorHAnsi"/>
          <w:highlight w:val="yellow"/>
          <w:lang w:val="en-US"/>
        </w:rPr>
        <w:t xml:space="preserve">URNavi tech: </w:t>
      </w:r>
      <w:r w:rsidR="00AC405E" w:rsidRPr="00AC405E">
        <w:rPr>
          <w:highlight w:val="yellow"/>
        </w:rPr>
        <w:t>Refer FRS nots file [Inventcolabs] Noted</w:t>
      </w:r>
    </w:p>
    <w:p w14:paraId="1B79ED3F" w14:textId="7C0C3C28"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Previous History for the same UHID (case History Data)</w:t>
      </w:r>
    </w:p>
    <w:p w14:paraId="2F8F4A40" w14:textId="4231FA87"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Products Added by Doctor</w:t>
      </w:r>
    </w:p>
    <w:p w14:paraId="58A31F57" w14:textId="1100EC3F"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Cart Status (Still there, Unavailable for Patient, Purchased)</w:t>
      </w:r>
      <w:r w:rsidR="008537FE">
        <w:rPr>
          <w:rFonts w:asciiTheme="majorHAnsi" w:hAnsiTheme="majorHAnsi" w:cstheme="majorHAnsi"/>
          <w:lang w:val="en-US"/>
        </w:rPr>
        <w:t xml:space="preserve"> </w:t>
      </w:r>
      <w:r w:rsidR="008537FE" w:rsidRPr="008537FE">
        <w:rPr>
          <w:rFonts w:asciiTheme="majorHAnsi" w:hAnsiTheme="majorHAnsi" w:cstheme="majorHAnsi"/>
          <w:highlight w:val="yellow"/>
          <w:lang w:val="en-US"/>
        </w:rPr>
        <w:t xml:space="preserve">URNavi tech: </w:t>
      </w:r>
      <w:r w:rsidR="008537FE" w:rsidRPr="008537FE">
        <w:rPr>
          <w:highlight w:val="yellow"/>
        </w:rPr>
        <w:t>Cart and Appointment History [Inventcolabs]: Noted</w:t>
      </w:r>
    </w:p>
    <w:p w14:paraId="1E4B8917" w14:textId="04F62866"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Feedback given by the End User (if available)</w:t>
      </w:r>
    </w:p>
    <w:p w14:paraId="727871B8" w14:textId="77777777" w:rsidR="005F7DB2" w:rsidRPr="00E1285E" w:rsidRDefault="005F7DB2" w:rsidP="005F7DB2">
      <w:pPr>
        <w:pStyle w:val="ListParagraph"/>
        <w:autoSpaceDE w:val="0"/>
        <w:autoSpaceDN w:val="0"/>
        <w:adjustRightInd w:val="0"/>
        <w:rPr>
          <w:rFonts w:asciiTheme="majorHAnsi" w:hAnsiTheme="majorHAnsi" w:cstheme="majorHAnsi"/>
          <w:lang w:val="en-US"/>
        </w:rPr>
      </w:pPr>
    </w:p>
    <w:p w14:paraId="52D6F94B" w14:textId="1A5A4F3C" w:rsidR="005F7DB2" w:rsidRPr="00E1285E" w:rsidRDefault="005F7DB2" w:rsidP="005F7DB2">
      <w:pPr>
        <w:autoSpaceDE w:val="0"/>
        <w:autoSpaceDN w:val="0"/>
        <w:adjustRightInd w:val="0"/>
        <w:spacing w:after="40"/>
        <w:rPr>
          <w:rFonts w:asciiTheme="majorHAnsi" w:hAnsiTheme="majorHAnsi" w:cstheme="majorHAnsi"/>
          <w:b/>
          <w:bCs/>
          <w:lang w:val="en-US"/>
        </w:rPr>
      </w:pPr>
      <w:r w:rsidRPr="00E1285E">
        <w:rPr>
          <w:rFonts w:asciiTheme="majorHAnsi" w:hAnsiTheme="majorHAnsi" w:cstheme="majorHAnsi"/>
          <w:b/>
          <w:bCs/>
          <w:lang w:val="en-US"/>
        </w:rPr>
        <w:t>Actions for Doctor:</w:t>
      </w:r>
    </w:p>
    <w:p w14:paraId="1C268618" w14:textId="5936EA20"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commentRangeStart w:id="429"/>
      <w:commentRangeStart w:id="430"/>
      <w:r w:rsidRPr="00E1285E">
        <w:rPr>
          <w:rFonts w:asciiTheme="majorHAnsi" w:hAnsiTheme="majorHAnsi" w:cstheme="majorHAnsi"/>
          <w:lang w:val="en-US"/>
        </w:rPr>
        <w:t>Change Status: Allow doctors to mark appointments as Completed or No Show. On Completion, ask if a Follow-up is required or if it's Fully Complete.</w:t>
      </w:r>
      <w:commentRangeEnd w:id="429"/>
      <w:r w:rsidR="00C72A66">
        <w:rPr>
          <w:rStyle w:val="CommentReference"/>
        </w:rPr>
        <w:commentReference w:id="429"/>
      </w:r>
      <w:commentRangeEnd w:id="430"/>
      <w:r w:rsidR="009D4233">
        <w:rPr>
          <w:rStyle w:val="CommentReference"/>
        </w:rPr>
        <w:commentReference w:id="430"/>
      </w:r>
    </w:p>
    <w:p w14:paraId="0CF30403" w14:textId="021E57A0"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Initiate Calls: Enable doctors to initiate Video/Voice Calls with Patients. Allow them to manage camera and mic settings during the call and provide an option to stop the call.</w:t>
      </w:r>
    </w:p>
    <w:p w14:paraId="6114514A" w14:textId="65FF0786" w:rsidR="009009F7" w:rsidRPr="00E1285E" w:rsidRDefault="009009F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Can instruct logistic department for products through text field. Doctor must approve the medicines added in cart by the Logistic dept. and </w:t>
      </w:r>
      <w:commentRangeStart w:id="431"/>
      <w:commentRangeStart w:id="432"/>
      <w:r w:rsidRPr="00E1285E">
        <w:rPr>
          <w:rFonts w:asciiTheme="majorHAnsi" w:hAnsiTheme="majorHAnsi" w:cstheme="majorHAnsi"/>
          <w:lang w:val="en-US"/>
        </w:rPr>
        <w:t>then only can appear in patients cart</w:t>
      </w:r>
      <w:commentRangeEnd w:id="431"/>
      <w:r w:rsidR="00304163">
        <w:rPr>
          <w:rStyle w:val="CommentReference"/>
        </w:rPr>
        <w:commentReference w:id="431"/>
      </w:r>
      <w:commentRangeEnd w:id="432"/>
      <w:r w:rsidR="009D4233">
        <w:rPr>
          <w:rStyle w:val="CommentReference"/>
        </w:rPr>
        <w:commentReference w:id="432"/>
      </w:r>
      <w:r w:rsidRPr="00E1285E">
        <w:rPr>
          <w:rFonts w:asciiTheme="majorHAnsi" w:hAnsiTheme="majorHAnsi" w:cstheme="majorHAnsi"/>
          <w:lang w:val="en-US"/>
        </w:rPr>
        <w:t>.</w:t>
      </w:r>
    </w:p>
    <w:p w14:paraId="03D088BC" w14:textId="46B64CC4" w:rsidR="00EF36DC" w:rsidRPr="00E1285E" w:rsidRDefault="00EF36DC" w:rsidP="00EF36DC">
      <w:pPr>
        <w:autoSpaceDE w:val="0"/>
        <w:autoSpaceDN w:val="0"/>
        <w:adjustRightInd w:val="0"/>
        <w:rPr>
          <w:rFonts w:asciiTheme="majorHAnsi" w:eastAsia="Arial Unicode MS" w:hAnsiTheme="majorHAnsi" w:cstheme="majorHAnsi"/>
          <w:b/>
          <w:highlight w:val="yellow"/>
        </w:rPr>
      </w:pPr>
      <w:r w:rsidRPr="00E1285E">
        <w:rPr>
          <w:rFonts w:asciiTheme="majorHAnsi" w:hAnsiTheme="majorHAnsi" w:cstheme="majorHAnsi"/>
          <w:b/>
          <w:highlight w:val="yellow"/>
          <w:lang w:val="en-US"/>
        </w:rPr>
        <w:t xml:space="preserve">Mayur: </w:t>
      </w:r>
      <w:r w:rsidRPr="00E1285E">
        <w:rPr>
          <w:rFonts w:asciiTheme="majorHAnsi" w:eastAsia="Arial Unicode MS" w:hAnsiTheme="majorHAnsi" w:cstheme="majorHAnsi"/>
          <w:b/>
          <w:highlight w:val="yellow"/>
        </w:rPr>
        <w:t>Can instruct the logistic department for products/medicines carting through a text field.</w:t>
      </w:r>
    </w:p>
    <w:p w14:paraId="5AABDF02" w14:textId="241993FB" w:rsidR="00EF36DC" w:rsidRPr="00E1285E" w:rsidRDefault="00EF36DC" w:rsidP="00EF36DC">
      <w:pPr>
        <w:autoSpaceDE w:val="0"/>
        <w:autoSpaceDN w:val="0"/>
        <w:adjustRightInd w:val="0"/>
        <w:rPr>
          <w:rFonts w:asciiTheme="majorHAnsi" w:hAnsiTheme="majorHAnsi" w:cstheme="majorHAnsi"/>
          <w:lang w:val="en-US"/>
        </w:rPr>
      </w:pPr>
      <w:r w:rsidRPr="00E1285E">
        <w:rPr>
          <w:rFonts w:asciiTheme="majorHAnsi" w:hAnsiTheme="majorHAnsi" w:cstheme="majorHAnsi"/>
          <w:b/>
          <w:highlight w:val="yellow"/>
          <w:lang w:val="en-US"/>
        </w:rPr>
        <w:t>[Inventcolabs]: Noted</w:t>
      </w:r>
    </w:p>
    <w:p w14:paraId="24DE35AF" w14:textId="77777777"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Add Products to Cart: Doctors should be able to add products to the patient's cart during or after the call. A text field to instruct the logistics department for product delivery.</w:t>
      </w:r>
    </w:p>
    <w:p w14:paraId="76A817CE" w14:textId="7BBE4640"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commentRangeStart w:id="433"/>
      <w:commentRangeStart w:id="434"/>
      <w:r w:rsidRPr="00E1285E">
        <w:rPr>
          <w:rFonts w:asciiTheme="majorHAnsi" w:hAnsiTheme="majorHAnsi" w:cstheme="majorHAnsi"/>
          <w:lang w:val="en-US"/>
        </w:rPr>
        <w:t>Access Recordings: Doctors should be able to access and review Video/Voice Recordings of calls for a certain period.</w:t>
      </w:r>
      <w:commentRangeEnd w:id="433"/>
      <w:r w:rsidR="00097A7A">
        <w:rPr>
          <w:rStyle w:val="CommentReference"/>
        </w:rPr>
        <w:commentReference w:id="433"/>
      </w:r>
      <w:commentRangeEnd w:id="434"/>
      <w:r w:rsidR="004D22E9">
        <w:rPr>
          <w:rStyle w:val="CommentReference"/>
        </w:rPr>
        <w:commentReference w:id="434"/>
      </w:r>
    </w:p>
    <w:p w14:paraId="4D99F09F" w14:textId="77777777" w:rsidR="005F7DB2" w:rsidRPr="00E1285E" w:rsidRDefault="005F7DB2" w:rsidP="005F7DB2">
      <w:pPr>
        <w:autoSpaceDE w:val="0"/>
        <w:autoSpaceDN w:val="0"/>
        <w:adjustRightInd w:val="0"/>
        <w:rPr>
          <w:rFonts w:asciiTheme="majorHAnsi" w:hAnsiTheme="majorHAnsi" w:cstheme="majorHAnsi"/>
          <w:lang w:val="en-US"/>
        </w:rPr>
      </w:pPr>
    </w:p>
    <w:p w14:paraId="68EAE4EE" w14:textId="1F1B6B86" w:rsidR="005F7DB2" w:rsidRPr="00E1285E" w:rsidRDefault="005F7DB2" w:rsidP="005F7DB2">
      <w:pPr>
        <w:autoSpaceDE w:val="0"/>
        <w:autoSpaceDN w:val="0"/>
        <w:adjustRightInd w:val="0"/>
        <w:spacing w:after="40"/>
        <w:rPr>
          <w:rFonts w:asciiTheme="majorHAnsi" w:hAnsiTheme="majorHAnsi" w:cstheme="majorHAnsi"/>
          <w:lang w:val="en-US"/>
        </w:rPr>
      </w:pPr>
      <w:commentRangeStart w:id="435"/>
      <w:commentRangeStart w:id="436"/>
      <w:r w:rsidRPr="00E1285E">
        <w:rPr>
          <w:rFonts w:asciiTheme="majorHAnsi" w:hAnsiTheme="majorHAnsi" w:cstheme="majorHAnsi"/>
          <w:b/>
          <w:bCs/>
          <w:lang w:val="en-US"/>
        </w:rPr>
        <w:t xml:space="preserve">Screenshots: </w:t>
      </w:r>
      <w:r w:rsidRPr="00E1285E">
        <w:rPr>
          <w:rFonts w:asciiTheme="majorHAnsi" w:hAnsiTheme="majorHAnsi" w:cstheme="majorHAnsi"/>
          <w:lang w:val="en-US"/>
        </w:rPr>
        <w:t>Allow doctors to take screenshots during the call. Create a separate folder for storing screenshots.</w:t>
      </w:r>
      <w:commentRangeEnd w:id="435"/>
      <w:r w:rsidR="00DC410F">
        <w:rPr>
          <w:rStyle w:val="CommentReference"/>
        </w:rPr>
        <w:commentReference w:id="435"/>
      </w:r>
      <w:commentRangeEnd w:id="436"/>
      <w:r w:rsidR="004D22E9">
        <w:rPr>
          <w:rStyle w:val="CommentReference"/>
        </w:rPr>
        <w:commentReference w:id="436"/>
      </w:r>
    </w:p>
    <w:p w14:paraId="79F8A428" w14:textId="77777777" w:rsidR="005F7DB2" w:rsidRPr="00E1285E" w:rsidRDefault="005F7DB2" w:rsidP="005F7DB2">
      <w:pPr>
        <w:autoSpaceDE w:val="0"/>
        <w:autoSpaceDN w:val="0"/>
        <w:adjustRightInd w:val="0"/>
        <w:spacing w:after="40"/>
        <w:rPr>
          <w:rFonts w:asciiTheme="majorHAnsi" w:hAnsiTheme="majorHAnsi" w:cstheme="majorHAnsi"/>
          <w:b/>
          <w:bCs/>
          <w:lang w:val="en-US"/>
        </w:rPr>
      </w:pPr>
    </w:p>
    <w:p w14:paraId="165D69E9" w14:textId="6FDD5CFB" w:rsidR="005F7DB2" w:rsidRPr="00E1285E" w:rsidRDefault="005F7DB2" w:rsidP="005F7DB2">
      <w:pPr>
        <w:autoSpaceDE w:val="0"/>
        <w:autoSpaceDN w:val="0"/>
        <w:adjustRightInd w:val="0"/>
        <w:spacing w:after="40"/>
        <w:rPr>
          <w:rFonts w:asciiTheme="majorHAnsi" w:hAnsiTheme="majorHAnsi" w:cstheme="majorHAnsi"/>
          <w:b/>
          <w:bCs/>
          <w:lang w:val="en-US"/>
        </w:rPr>
      </w:pPr>
      <w:commentRangeStart w:id="437"/>
      <w:commentRangeStart w:id="438"/>
      <w:r w:rsidRPr="00E1285E">
        <w:rPr>
          <w:rFonts w:asciiTheme="majorHAnsi" w:hAnsiTheme="majorHAnsi" w:cstheme="majorHAnsi"/>
          <w:b/>
          <w:bCs/>
          <w:lang w:val="en-US"/>
        </w:rPr>
        <w:t>Dietary Plan and Advisory Notes:</w:t>
      </w:r>
      <w:commentRangeEnd w:id="437"/>
      <w:r w:rsidR="0075742E">
        <w:rPr>
          <w:rStyle w:val="CommentReference"/>
        </w:rPr>
        <w:commentReference w:id="437"/>
      </w:r>
      <w:commentRangeEnd w:id="438"/>
      <w:r w:rsidR="004D22E9">
        <w:rPr>
          <w:rStyle w:val="CommentReference"/>
        </w:rPr>
        <w:commentReference w:id="438"/>
      </w:r>
    </w:p>
    <w:p w14:paraId="18B4D541" w14:textId="4C5AAE33"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a section for doctors to add Dietary Plans and Advisory Notes.</w:t>
      </w:r>
    </w:p>
    <w:p w14:paraId="2E55DF8D" w14:textId="77777777" w:rsidR="00B04C00"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them to upload documents or type in text.</w:t>
      </w:r>
    </w:p>
    <w:p w14:paraId="1D80BCC2" w14:textId="2F6DF0BA"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a multiselect picklist for patient ailments.</w:t>
      </w:r>
    </w:p>
    <w:p w14:paraId="27B8D482" w14:textId="77777777" w:rsidR="00B04C00" w:rsidRPr="00E1285E" w:rsidRDefault="00B04C00" w:rsidP="00B04C00">
      <w:pPr>
        <w:pStyle w:val="ListParagraph"/>
        <w:autoSpaceDE w:val="0"/>
        <w:autoSpaceDN w:val="0"/>
        <w:adjustRightInd w:val="0"/>
        <w:rPr>
          <w:rFonts w:asciiTheme="majorHAnsi" w:hAnsiTheme="majorHAnsi" w:cstheme="majorHAnsi"/>
          <w:lang w:val="en-US"/>
        </w:rPr>
      </w:pPr>
    </w:p>
    <w:p w14:paraId="6ED61459" w14:textId="48836A3B" w:rsidR="005F7DB2" w:rsidRPr="00E1285E" w:rsidRDefault="005F7DB2" w:rsidP="005F7DB2">
      <w:pPr>
        <w:autoSpaceDE w:val="0"/>
        <w:autoSpaceDN w:val="0"/>
        <w:adjustRightInd w:val="0"/>
        <w:spacing w:after="40"/>
        <w:rPr>
          <w:rFonts w:asciiTheme="majorHAnsi" w:hAnsiTheme="majorHAnsi" w:cstheme="majorHAnsi"/>
          <w:b/>
          <w:bCs/>
          <w:lang w:val="en-US"/>
        </w:rPr>
      </w:pPr>
      <w:r w:rsidRPr="00E1285E">
        <w:rPr>
          <w:rFonts w:asciiTheme="majorHAnsi" w:hAnsiTheme="majorHAnsi" w:cstheme="majorHAnsi"/>
          <w:b/>
          <w:bCs/>
          <w:lang w:val="en-US"/>
        </w:rPr>
        <w:t>Chat Functionality:</w:t>
      </w:r>
    </w:p>
    <w:p w14:paraId="25D78B2D" w14:textId="1D0F58E4"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Doctors should be able to access a chat interface for each appointment.</w:t>
      </w:r>
    </w:p>
    <w:p w14:paraId="5903061A" w14:textId="2E0D0B05"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filters for unread messages.</w:t>
      </w:r>
    </w:p>
    <w:p w14:paraId="143AEFAF" w14:textId="77777777" w:rsidR="00B04C00"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lastRenderedPageBreak/>
        <w:t>Doctors can respond to chats.</w:t>
      </w:r>
    </w:p>
    <w:p w14:paraId="0779E27E" w14:textId="50E75AA3"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Keep chat history available even after the appointment.</w:t>
      </w:r>
    </w:p>
    <w:p w14:paraId="568D0DCF" w14:textId="48060294" w:rsidR="005F07D6" w:rsidRPr="00E1285E" w:rsidRDefault="005F07D6"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Chat will be closed in </w:t>
      </w:r>
      <w:commentRangeStart w:id="439"/>
      <w:commentRangeStart w:id="440"/>
      <w:r w:rsidRPr="00E1285E">
        <w:rPr>
          <w:rFonts w:asciiTheme="majorHAnsi" w:hAnsiTheme="majorHAnsi" w:cstheme="majorHAnsi"/>
          <w:lang w:val="en-US"/>
        </w:rPr>
        <w:t xml:space="preserve">7/14 </w:t>
      </w:r>
      <w:commentRangeEnd w:id="439"/>
      <w:r w:rsidR="005E2123">
        <w:rPr>
          <w:rStyle w:val="CommentReference"/>
        </w:rPr>
        <w:commentReference w:id="439"/>
      </w:r>
      <w:commentRangeEnd w:id="440"/>
      <w:r w:rsidR="00110BE7">
        <w:rPr>
          <w:rStyle w:val="CommentReference"/>
        </w:rPr>
        <w:commentReference w:id="440"/>
      </w:r>
      <w:r w:rsidRPr="00E1285E">
        <w:rPr>
          <w:rFonts w:asciiTheme="majorHAnsi" w:hAnsiTheme="majorHAnsi" w:cstheme="majorHAnsi"/>
          <w:lang w:val="en-US"/>
        </w:rPr>
        <w:t>days depending on the cart status however history is always available.</w:t>
      </w:r>
    </w:p>
    <w:p w14:paraId="781901DD" w14:textId="53B817F8" w:rsidR="00B04C00" w:rsidRPr="000255D8" w:rsidRDefault="000255D8" w:rsidP="00B04C00">
      <w:pPr>
        <w:autoSpaceDE w:val="0"/>
        <w:autoSpaceDN w:val="0"/>
        <w:adjustRightInd w:val="0"/>
        <w:rPr>
          <w:highlight w:val="yellow"/>
        </w:rPr>
      </w:pPr>
      <w:r w:rsidRPr="000255D8">
        <w:rPr>
          <w:rFonts w:asciiTheme="majorHAnsi" w:hAnsiTheme="majorHAnsi" w:cstheme="majorHAnsi"/>
          <w:highlight w:val="yellow"/>
          <w:lang w:val="en-US"/>
        </w:rPr>
        <w:t xml:space="preserve">URNavi tech: </w:t>
      </w:r>
      <w:r w:rsidRPr="000255D8">
        <w:rPr>
          <w:highlight w:val="yellow"/>
        </w:rPr>
        <w:t>Doctor can block some patient for improper chat. That chat will get notified to Admin and chat will be transferred to admin. Doc can unblock user on instructions from Admin</w:t>
      </w:r>
    </w:p>
    <w:p w14:paraId="587C66CD" w14:textId="3E56F235" w:rsidR="000255D8" w:rsidRDefault="000255D8" w:rsidP="00B04C00">
      <w:pPr>
        <w:autoSpaceDE w:val="0"/>
        <w:autoSpaceDN w:val="0"/>
        <w:adjustRightInd w:val="0"/>
        <w:rPr>
          <w:rFonts w:asciiTheme="majorHAnsi" w:hAnsiTheme="majorHAnsi" w:cstheme="majorHAnsi"/>
          <w:lang w:val="en-US"/>
        </w:rPr>
      </w:pPr>
      <w:r w:rsidRPr="000255D8">
        <w:rPr>
          <w:rFonts w:asciiTheme="majorHAnsi" w:hAnsiTheme="majorHAnsi" w:cstheme="majorHAnsi"/>
          <w:highlight w:val="yellow"/>
          <w:lang w:val="en-US"/>
        </w:rPr>
        <w:t>[Inventcolabs]: Noted</w:t>
      </w:r>
    </w:p>
    <w:p w14:paraId="5AD1AF5E" w14:textId="77777777" w:rsidR="000255D8" w:rsidRPr="00E1285E" w:rsidRDefault="000255D8" w:rsidP="00B04C00">
      <w:pPr>
        <w:autoSpaceDE w:val="0"/>
        <w:autoSpaceDN w:val="0"/>
        <w:adjustRightInd w:val="0"/>
        <w:rPr>
          <w:rFonts w:asciiTheme="majorHAnsi" w:hAnsiTheme="majorHAnsi" w:cstheme="majorHAnsi"/>
          <w:lang w:val="en-US"/>
        </w:rPr>
      </w:pPr>
    </w:p>
    <w:p w14:paraId="20EEBCC2" w14:textId="537F10B9" w:rsidR="005F7DB2" w:rsidRPr="00E1285E" w:rsidRDefault="005F7DB2" w:rsidP="00B04C00">
      <w:pPr>
        <w:autoSpaceDE w:val="0"/>
        <w:autoSpaceDN w:val="0"/>
        <w:adjustRightInd w:val="0"/>
        <w:spacing w:after="40"/>
        <w:rPr>
          <w:rFonts w:asciiTheme="majorHAnsi" w:hAnsiTheme="majorHAnsi" w:cstheme="majorHAnsi"/>
          <w:lang w:val="en-US"/>
        </w:rPr>
      </w:pPr>
      <w:r w:rsidRPr="00E1285E">
        <w:rPr>
          <w:rFonts w:asciiTheme="majorHAnsi" w:hAnsiTheme="majorHAnsi" w:cstheme="majorHAnsi"/>
          <w:b/>
          <w:bCs/>
          <w:lang w:val="en-US"/>
        </w:rPr>
        <w:t>Images during Chat:</w:t>
      </w:r>
      <w:r w:rsidR="00B04C00" w:rsidRPr="00E1285E">
        <w:rPr>
          <w:rFonts w:asciiTheme="majorHAnsi" w:hAnsiTheme="majorHAnsi" w:cstheme="majorHAnsi"/>
          <w:b/>
          <w:bCs/>
          <w:lang w:val="en-US"/>
        </w:rPr>
        <w:t xml:space="preserve"> </w:t>
      </w:r>
      <w:r w:rsidRPr="00E1285E">
        <w:rPr>
          <w:rFonts w:asciiTheme="majorHAnsi" w:hAnsiTheme="majorHAnsi" w:cstheme="majorHAnsi"/>
          <w:lang w:val="en-US"/>
        </w:rPr>
        <w:t>Enable doctors to send images during the chat for better communication.</w:t>
      </w:r>
    </w:p>
    <w:p w14:paraId="4CB16C56" w14:textId="77777777" w:rsidR="00B04C00" w:rsidRPr="00E1285E" w:rsidRDefault="00B04C00" w:rsidP="00B04C00">
      <w:pPr>
        <w:autoSpaceDE w:val="0"/>
        <w:autoSpaceDN w:val="0"/>
        <w:adjustRightInd w:val="0"/>
        <w:spacing w:after="40"/>
        <w:rPr>
          <w:rFonts w:asciiTheme="majorHAnsi" w:hAnsiTheme="majorHAnsi" w:cstheme="majorHAnsi"/>
          <w:b/>
          <w:bCs/>
          <w:lang w:val="en-US"/>
        </w:rPr>
      </w:pPr>
    </w:p>
    <w:p w14:paraId="01CC15C7" w14:textId="36E063FA" w:rsidR="005F7DB2" w:rsidRPr="00E1285E" w:rsidRDefault="005F7DB2" w:rsidP="005F7DB2">
      <w:pPr>
        <w:autoSpaceDE w:val="0"/>
        <w:autoSpaceDN w:val="0"/>
        <w:adjustRightInd w:val="0"/>
        <w:spacing w:after="40"/>
        <w:rPr>
          <w:rFonts w:asciiTheme="majorHAnsi" w:hAnsiTheme="majorHAnsi" w:cstheme="majorHAnsi"/>
          <w:b/>
          <w:bCs/>
          <w:lang w:val="en-US"/>
        </w:rPr>
      </w:pPr>
      <w:r w:rsidRPr="00E1285E">
        <w:rPr>
          <w:rFonts w:asciiTheme="majorHAnsi" w:hAnsiTheme="majorHAnsi" w:cstheme="majorHAnsi"/>
          <w:b/>
          <w:bCs/>
          <w:lang w:val="en-US"/>
        </w:rPr>
        <w:t>Feedback and Ratings:</w:t>
      </w:r>
    </w:p>
    <w:p w14:paraId="56A5CF21" w14:textId="77777777" w:rsidR="00B04C00"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If available, display patient feedback and ratings for completed appointments.</w:t>
      </w:r>
    </w:p>
    <w:p w14:paraId="0962E1E2" w14:textId="7E390A9D" w:rsidR="005F7DB2" w:rsidRPr="00E1285E" w:rsidRDefault="005F7DB2"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Allow </w:t>
      </w:r>
      <w:del w:id="441" w:author="URNAVI" w:date="2024-01-28T19:27:00Z">
        <w:r w:rsidRPr="00E1285E" w:rsidDel="00F86F79">
          <w:rPr>
            <w:rFonts w:asciiTheme="majorHAnsi" w:hAnsiTheme="majorHAnsi" w:cstheme="majorHAnsi"/>
            <w:lang w:val="en-US"/>
          </w:rPr>
          <w:delText xml:space="preserve">doctors </w:delText>
        </w:r>
      </w:del>
      <w:ins w:id="442" w:author="URNAVI" w:date="2024-01-28T19:27:00Z">
        <w:r w:rsidR="00F86F79">
          <w:rPr>
            <w:rFonts w:asciiTheme="majorHAnsi" w:hAnsiTheme="majorHAnsi" w:cstheme="majorHAnsi"/>
            <w:lang w:val="en-US"/>
          </w:rPr>
          <w:t xml:space="preserve">patients </w:t>
        </w:r>
      </w:ins>
      <w:r w:rsidRPr="00E1285E">
        <w:rPr>
          <w:rFonts w:asciiTheme="majorHAnsi" w:hAnsiTheme="majorHAnsi" w:cstheme="majorHAnsi"/>
          <w:lang w:val="en-US"/>
        </w:rPr>
        <w:t>to leave feedback on scale of 5 stars and comments.</w:t>
      </w:r>
    </w:p>
    <w:p w14:paraId="7BE10D7B" w14:textId="77777777" w:rsidR="00B04C00" w:rsidRPr="00E1285E" w:rsidRDefault="00B04C00" w:rsidP="00B04C00">
      <w:pPr>
        <w:pStyle w:val="ListParagraph"/>
        <w:autoSpaceDE w:val="0"/>
        <w:autoSpaceDN w:val="0"/>
        <w:adjustRightInd w:val="0"/>
        <w:rPr>
          <w:rFonts w:asciiTheme="majorHAnsi" w:hAnsiTheme="majorHAnsi" w:cstheme="majorHAnsi"/>
          <w:lang w:val="en-US"/>
        </w:rPr>
      </w:pPr>
    </w:p>
    <w:p w14:paraId="21258305" w14:textId="350911C6" w:rsidR="005F7DB2" w:rsidRPr="00E1285E" w:rsidRDefault="005F7DB2" w:rsidP="00B04C00">
      <w:pPr>
        <w:autoSpaceDE w:val="0"/>
        <w:autoSpaceDN w:val="0"/>
        <w:adjustRightInd w:val="0"/>
        <w:spacing w:after="40"/>
        <w:rPr>
          <w:rFonts w:asciiTheme="majorHAnsi" w:hAnsiTheme="majorHAnsi" w:cstheme="majorHAnsi"/>
          <w:lang w:val="en-US"/>
        </w:rPr>
      </w:pPr>
      <w:commentRangeStart w:id="443"/>
      <w:commentRangeStart w:id="444"/>
      <w:r w:rsidRPr="00E1285E">
        <w:rPr>
          <w:rFonts w:asciiTheme="majorHAnsi" w:hAnsiTheme="majorHAnsi" w:cstheme="majorHAnsi"/>
          <w:b/>
          <w:bCs/>
          <w:lang w:val="en-US"/>
        </w:rPr>
        <w:t>Logic for Follow-up Appointments:</w:t>
      </w:r>
      <w:r w:rsidR="00B04C00" w:rsidRPr="00E1285E">
        <w:rPr>
          <w:rFonts w:asciiTheme="majorHAnsi" w:hAnsiTheme="majorHAnsi" w:cstheme="majorHAnsi"/>
          <w:b/>
          <w:bCs/>
          <w:lang w:val="en-US"/>
        </w:rPr>
        <w:t xml:space="preserve"> </w:t>
      </w:r>
      <w:r w:rsidRPr="00E1285E">
        <w:rPr>
          <w:rFonts w:asciiTheme="majorHAnsi" w:hAnsiTheme="majorHAnsi" w:cstheme="majorHAnsi"/>
          <w:lang w:val="en-US"/>
        </w:rPr>
        <w:t>If a Follow-up is required, provide logic for scheduling a new appointment within the specified time frame.</w:t>
      </w:r>
      <w:commentRangeEnd w:id="443"/>
      <w:r w:rsidR="00F86F79">
        <w:rPr>
          <w:rStyle w:val="CommentReference"/>
        </w:rPr>
        <w:commentReference w:id="443"/>
      </w:r>
      <w:commentRangeEnd w:id="444"/>
      <w:r w:rsidR="005B6B21">
        <w:rPr>
          <w:rStyle w:val="CommentReference"/>
        </w:rPr>
        <w:commentReference w:id="444"/>
      </w:r>
    </w:p>
    <w:p w14:paraId="37FBAC07" w14:textId="77777777" w:rsidR="00B04C00" w:rsidRPr="00E1285E" w:rsidRDefault="00B04C00" w:rsidP="00B04C00">
      <w:pPr>
        <w:autoSpaceDE w:val="0"/>
        <w:autoSpaceDN w:val="0"/>
        <w:adjustRightInd w:val="0"/>
        <w:spacing w:after="40"/>
        <w:rPr>
          <w:rFonts w:asciiTheme="majorHAnsi" w:hAnsiTheme="majorHAnsi" w:cstheme="majorHAnsi"/>
          <w:b/>
          <w:bCs/>
          <w:lang w:val="en-US"/>
        </w:rPr>
      </w:pPr>
    </w:p>
    <w:p w14:paraId="64935A9B" w14:textId="05B73CB9" w:rsidR="00B04C00" w:rsidRPr="00E1285E" w:rsidRDefault="005F7DB2" w:rsidP="005F7DB2">
      <w:pPr>
        <w:autoSpaceDE w:val="0"/>
        <w:autoSpaceDN w:val="0"/>
        <w:adjustRightInd w:val="0"/>
        <w:spacing w:after="40"/>
        <w:rPr>
          <w:rFonts w:asciiTheme="majorHAnsi" w:hAnsiTheme="majorHAnsi" w:cstheme="majorHAnsi"/>
          <w:b/>
          <w:bCs/>
          <w:lang w:val="en-US"/>
        </w:rPr>
      </w:pPr>
      <w:r w:rsidRPr="00E1285E">
        <w:rPr>
          <w:rFonts w:asciiTheme="majorHAnsi" w:hAnsiTheme="majorHAnsi" w:cstheme="majorHAnsi"/>
          <w:b/>
          <w:bCs/>
          <w:lang w:val="en-US"/>
        </w:rPr>
        <w:t>Notifications:</w:t>
      </w:r>
      <w:r w:rsidR="00B04C00" w:rsidRPr="00E1285E">
        <w:rPr>
          <w:rFonts w:asciiTheme="majorHAnsi" w:hAnsiTheme="majorHAnsi" w:cstheme="majorHAnsi"/>
          <w:b/>
          <w:bCs/>
          <w:lang w:val="en-US"/>
        </w:rPr>
        <w:t xml:space="preserve"> </w:t>
      </w:r>
      <w:r w:rsidRPr="00E1285E">
        <w:rPr>
          <w:rFonts w:asciiTheme="majorHAnsi" w:hAnsiTheme="majorHAnsi" w:cstheme="majorHAnsi"/>
          <w:lang w:val="en-US"/>
        </w:rPr>
        <w:t>Implement notifications for new appointments, messages, and other relevant events.</w:t>
      </w:r>
    </w:p>
    <w:p w14:paraId="357FF2D8" w14:textId="05DC182E" w:rsidR="005F7DB2" w:rsidRPr="00E1285E" w:rsidRDefault="005F7DB2" w:rsidP="00B04C00">
      <w:pPr>
        <w:autoSpaceDE w:val="0"/>
        <w:autoSpaceDN w:val="0"/>
        <w:adjustRightInd w:val="0"/>
        <w:spacing w:after="40"/>
        <w:rPr>
          <w:rFonts w:asciiTheme="majorHAnsi" w:hAnsiTheme="majorHAnsi" w:cstheme="majorHAnsi"/>
          <w:lang w:val="en-US"/>
        </w:rPr>
      </w:pPr>
      <w:r w:rsidRPr="00E1285E">
        <w:rPr>
          <w:rFonts w:asciiTheme="majorHAnsi" w:hAnsiTheme="majorHAnsi" w:cstheme="majorHAnsi"/>
          <w:b/>
          <w:bCs/>
          <w:lang w:val="en-US"/>
        </w:rPr>
        <w:t>Documentation:</w:t>
      </w:r>
      <w:r w:rsidR="00B04C00" w:rsidRPr="00E1285E">
        <w:rPr>
          <w:rFonts w:asciiTheme="majorHAnsi" w:hAnsiTheme="majorHAnsi" w:cstheme="majorHAnsi"/>
          <w:b/>
          <w:bCs/>
          <w:lang w:val="en-US"/>
        </w:rPr>
        <w:t xml:space="preserve"> </w:t>
      </w:r>
      <w:r w:rsidRPr="00E1285E">
        <w:rPr>
          <w:rFonts w:asciiTheme="majorHAnsi" w:hAnsiTheme="majorHAnsi" w:cstheme="majorHAnsi"/>
          <w:lang w:val="en-US"/>
        </w:rPr>
        <w:t>Update documentation to include details on how the doctor's appointment management works.</w:t>
      </w:r>
    </w:p>
    <w:p w14:paraId="55832494" w14:textId="77777777" w:rsidR="00B04C00" w:rsidRPr="00E1285E" w:rsidRDefault="00B04C00" w:rsidP="005F7DB2">
      <w:pPr>
        <w:autoSpaceDE w:val="0"/>
        <w:autoSpaceDN w:val="0"/>
        <w:adjustRightInd w:val="0"/>
        <w:rPr>
          <w:rFonts w:asciiTheme="majorHAnsi" w:hAnsiTheme="majorHAnsi" w:cstheme="majorHAnsi"/>
          <w:b/>
          <w:bCs/>
          <w:lang w:val="en-US"/>
        </w:rPr>
      </w:pPr>
    </w:p>
    <w:p w14:paraId="559F02D3" w14:textId="5A1AE9AB" w:rsidR="005F7DB2" w:rsidRPr="00E1285E" w:rsidRDefault="005F7DB2" w:rsidP="005F7DB2">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By following these steps, you can implement a robust "Access List of Open Appointments" feature for doctors in your application.</w:t>
      </w:r>
    </w:p>
    <w:p w14:paraId="1062D796" w14:textId="77777777" w:rsidR="001151BE" w:rsidRPr="00E1285E" w:rsidRDefault="001151BE" w:rsidP="001151BE">
      <w:pPr>
        <w:rPr>
          <w:rFonts w:asciiTheme="majorHAnsi" w:hAnsiTheme="majorHAnsi" w:cstheme="majorHAnsi"/>
          <w:highlight w:val="white"/>
        </w:rPr>
      </w:pPr>
    </w:p>
    <w:p w14:paraId="3AF552DC" w14:textId="70FD2596" w:rsidR="001151BE" w:rsidRPr="00E1285E" w:rsidRDefault="001151BE" w:rsidP="001151BE">
      <w:pPr>
        <w:pStyle w:val="Heading2"/>
        <w:numPr>
          <w:ilvl w:val="2"/>
          <w:numId w:val="6"/>
        </w:numPr>
        <w:spacing w:line="276" w:lineRule="auto"/>
        <w:jc w:val="both"/>
        <w:rPr>
          <w:rFonts w:asciiTheme="majorHAnsi" w:hAnsiTheme="majorHAnsi" w:cstheme="majorHAnsi"/>
        </w:rPr>
      </w:pPr>
      <w:bookmarkStart w:id="445" w:name="_Toc154149822"/>
      <w:r w:rsidRPr="00E1285E">
        <w:rPr>
          <w:rFonts w:asciiTheme="majorHAnsi" w:hAnsiTheme="majorHAnsi" w:cstheme="majorHAnsi"/>
        </w:rPr>
        <w:t>C</w:t>
      </w:r>
      <w:r w:rsidR="00214FF6" w:rsidRPr="00E1285E">
        <w:rPr>
          <w:rFonts w:asciiTheme="majorHAnsi" w:hAnsiTheme="majorHAnsi" w:cstheme="majorHAnsi"/>
        </w:rPr>
        <w:t>hat</w:t>
      </w:r>
      <w:r w:rsidRPr="00E1285E">
        <w:rPr>
          <w:rFonts w:asciiTheme="majorHAnsi" w:hAnsiTheme="majorHAnsi" w:cstheme="majorHAnsi"/>
        </w:rPr>
        <w:t xml:space="preserve"> </w:t>
      </w:r>
      <w:r w:rsidR="00214FF6" w:rsidRPr="00E1285E">
        <w:rPr>
          <w:rFonts w:asciiTheme="majorHAnsi" w:hAnsiTheme="majorHAnsi" w:cstheme="majorHAnsi"/>
        </w:rPr>
        <w:t>Listing</w:t>
      </w:r>
      <w:r w:rsidRPr="00E1285E">
        <w:rPr>
          <w:rFonts w:asciiTheme="majorHAnsi" w:hAnsiTheme="majorHAnsi" w:cstheme="majorHAnsi"/>
        </w:rPr>
        <w:t xml:space="preserve"> section</w:t>
      </w:r>
      <w:bookmarkEnd w:id="445"/>
    </w:p>
    <w:p w14:paraId="449FA4FC" w14:textId="77777777" w:rsidR="009D65C7" w:rsidRPr="00E1285E" w:rsidRDefault="009D65C7" w:rsidP="009D65C7">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To implement the "Chat Listing Screen" and the "Detail Chat Screen" features, follow these steps:</w:t>
      </w:r>
    </w:p>
    <w:p w14:paraId="3DAB51C8" w14:textId="77777777" w:rsidR="009D65C7" w:rsidRPr="00E1285E" w:rsidRDefault="009D65C7" w:rsidP="009D65C7">
      <w:pPr>
        <w:autoSpaceDE w:val="0"/>
        <w:autoSpaceDN w:val="0"/>
        <w:adjustRightInd w:val="0"/>
        <w:rPr>
          <w:rFonts w:asciiTheme="majorHAnsi" w:hAnsiTheme="majorHAnsi" w:cstheme="majorHAnsi"/>
          <w:b/>
          <w:bCs/>
          <w:lang w:val="en-US"/>
        </w:rPr>
      </w:pPr>
    </w:p>
    <w:p w14:paraId="3B8938F4" w14:textId="3116403E" w:rsidR="009D65C7" w:rsidRPr="00E1285E" w:rsidRDefault="009D65C7" w:rsidP="009D65C7">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Chat Listing Screen:</w:t>
      </w:r>
    </w:p>
    <w:p w14:paraId="6042B7F6" w14:textId="77777777"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UI Design: </w:t>
      </w:r>
    </w:p>
    <w:p w14:paraId="40CFD31E" w14:textId="77777777"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Create a clean and intuitive user interface for the Chat Listing Screen. </w:t>
      </w:r>
    </w:p>
    <w:p w14:paraId="54252F03" w14:textId="7A9853B2"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Display a list of all users who have communicated with the doctor or whose chats have been transferred.</w:t>
      </w:r>
    </w:p>
    <w:p w14:paraId="42518925" w14:textId="77777777"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User Interactions: </w:t>
      </w:r>
    </w:p>
    <w:p w14:paraId="1DDB781E" w14:textId="77777777"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Enable users to tap on a specific chat to navigate to the Detail Chat Screen.</w:t>
      </w:r>
    </w:p>
    <w:p w14:paraId="0FF81A84" w14:textId="17EA9825"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swipe actions for additional options (e.g., delete chat, mark as important).</w:t>
      </w:r>
    </w:p>
    <w:p w14:paraId="5BEC257F" w14:textId="77777777"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Chat Preview:</w:t>
      </w:r>
    </w:p>
    <w:p w14:paraId="05C03335" w14:textId="77777777"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Show a preview of the last message exchanged between the user and the doctor.</w:t>
      </w:r>
    </w:p>
    <w:p w14:paraId="11CE1541" w14:textId="3B7B56DD"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Display the user's name, profile picture, and any relevant information.</w:t>
      </w:r>
    </w:p>
    <w:p w14:paraId="161E220F" w14:textId="1BD54094"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Filters and Sorting: </w:t>
      </w:r>
      <w:r w:rsidRPr="00E1285E">
        <w:rPr>
          <w:rFonts w:asciiTheme="majorHAnsi" w:hAnsiTheme="majorHAnsi" w:cstheme="majorHAnsi"/>
          <w:lang w:val="en-US"/>
        </w:rPr>
        <w:t>Include options for filtering and sorting chats based on different criteria (e.g., date, patient name).</w:t>
      </w:r>
    </w:p>
    <w:p w14:paraId="24F912FE" w14:textId="33568620"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Unread Messages: </w:t>
      </w:r>
      <w:r w:rsidRPr="00E1285E">
        <w:rPr>
          <w:rFonts w:asciiTheme="majorHAnsi" w:hAnsiTheme="majorHAnsi" w:cstheme="majorHAnsi"/>
          <w:lang w:val="en-US"/>
        </w:rPr>
        <w:t>Highlight chats with unread messages to grab the user's attention.</w:t>
      </w:r>
    </w:p>
    <w:p w14:paraId="3F3E87A4" w14:textId="77777777" w:rsidR="009D65C7" w:rsidRPr="00E1285E" w:rsidRDefault="009D65C7" w:rsidP="009D65C7">
      <w:pPr>
        <w:autoSpaceDE w:val="0"/>
        <w:autoSpaceDN w:val="0"/>
        <w:adjustRightInd w:val="0"/>
        <w:rPr>
          <w:rFonts w:asciiTheme="majorHAnsi" w:hAnsiTheme="majorHAnsi" w:cstheme="majorHAnsi"/>
          <w:b/>
          <w:bCs/>
          <w:lang w:val="en-US"/>
        </w:rPr>
      </w:pPr>
    </w:p>
    <w:p w14:paraId="025A5DF0" w14:textId="36142E3C" w:rsidR="009D65C7" w:rsidRPr="00E1285E" w:rsidRDefault="009D65C7" w:rsidP="009D65C7">
      <w:pPr>
        <w:autoSpaceDE w:val="0"/>
        <w:autoSpaceDN w:val="0"/>
        <w:adjustRightInd w:val="0"/>
        <w:rPr>
          <w:rFonts w:asciiTheme="majorHAnsi" w:hAnsiTheme="majorHAnsi" w:cstheme="majorHAnsi"/>
          <w:b/>
          <w:bCs/>
          <w:lang w:val="en-US"/>
        </w:rPr>
      </w:pPr>
      <w:commentRangeStart w:id="446"/>
      <w:commentRangeStart w:id="447"/>
      <w:r w:rsidRPr="00E1285E">
        <w:rPr>
          <w:rFonts w:asciiTheme="majorHAnsi" w:hAnsiTheme="majorHAnsi" w:cstheme="majorHAnsi"/>
          <w:b/>
          <w:bCs/>
          <w:lang w:val="en-US"/>
        </w:rPr>
        <w:t xml:space="preserve">Detail Chat Screen: </w:t>
      </w:r>
      <w:commentRangeEnd w:id="446"/>
      <w:r w:rsidR="00425286">
        <w:rPr>
          <w:rStyle w:val="CommentReference"/>
        </w:rPr>
        <w:commentReference w:id="446"/>
      </w:r>
      <w:commentRangeEnd w:id="447"/>
      <w:r w:rsidR="00975782">
        <w:rPr>
          <w:rStyle w:val="CommentReference"/>
        </w:rPr>
        <w:commentReference w:id="447"/>
      </w:r>
    </w:p>
    <w:p w14:paraId="27CBB103" w14:textId="6E74CE44"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Full Message History: </w:t>
      </w:r>
      <w:r w:rsidRPr="00E1285E">
        <w:rPr>
          <w:rFonts w:asciiTheme="majorHAnsi" w:hAnsiTheme="majorHAnsi" w:cstheme="majorHAnsi"/>
          <w:lang w:val="en-US"/>
        </w:rPr>
        <w:t>Display all messages exchanged between the doctor and the user in chronological order.</w:t>
      </w:r>
    </w:p>
    <w:p w14:paraId="74AFFE7C" w14:textId="77777777"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Text + Image Chat:</w:t>
      </w:r>
    </w:p>
    <w:p w14:paraId="4913C2F3" w14:textId="77777777"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a chat interface that supports both text and image messages.</w:t>
      </w:r>
    </w:p>
    <w:p w14:paraId="49485FFB" w14:textId="76A8E986"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Enable users and doctors to send and receive images within the chat.</w:t>
      </w:r>
    </w:p>
    <w:p w14:paraId="5172FBD4" w14:textId="08582D17"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lastRenderedPageBreak/>
        <w:t xml:space="preserve">Access Diet Chart &amp; Advisory Notes: </w:t>
      </w:r>
      <w:r w:rsidRPr="00E1285E">
        <w:rPr>
          <w:rFonts w:asciiTheme="majorHAnsi" w:hAnsiTheme="majorHAnsi" w:cstheme="majorHAnsi"/>
          <w:lang w:val="en-US"/>
        </w:rPr>
        <w:t>Integrate buttons or links within the chat to quickly access Diet Chart and Advisory Notes provided by the doctor.</w:t>
      </w:r>
    </w:p>
    <w:p w14:paraId="13BD4DDE" w14:textId="77777777"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User Interaction:</w:t>
      </w:r>
    </w:p>
    <w:p w14:paraId="0652446A" w14:textId="77777777"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users and doctors to respond to messages.</w:t>
      </w:r>
    </w:p>
    <w:p w14:paraId="7AE05131" w14:textId="315433C1" w:rsidR="009D65C7" w:rsidRPr="00E1285E" w:rsidRDefault="009D65C7" w:rsidP="00526E5F">
      <w:pPr>
        <w:pStyle w:val="ListParagraph"/>
        <w:numPr>
          <w:ilvl w:val="1"/>
          <w:numId w:val="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Include options for marking messages as important or marking them as read/unread.</w:t>
      </w:r>
    </w:p>
    <w:p w14:paraId="7D30D4BA" w14:textId="4C098AE9"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Dynamic Updates: </w:t>
      </w:r>
      <w:r w:rsidRPr="00E1285E">
        <w:rPr>
          <w:rFonts w:asciiTheme="majorHAnsi" w:hAnsiTheme="majorHAnsi" w:cstheme="majorHAnsi"/>
          <w:lang w:val="en-US"/>
        </w:rPr>
        <w:t>Implement real-time updates to ensure that users see new messages instantly.</w:t>
      </w:r>
    </w:p>
    <w:p w14:paraId="0EAD0C9B" w14:textId="033B7711"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Multimedia Content: </w:t>
      </w:r>
      <w:r w:rsidRPr="00E1285E">
        <w:rPr>
          <w:rFonts w:asciiTheme="majorHAnsi" w:hAnsiTheme="majorHAnsi" w:cstheme="majorHAnsi"/>
          <w:lang w:val="en-US"/>
        </w:rPr>
        <w:t>Enable the display of multimedia content within the chat, such as images, charts, and documents.</w:t>
      </w:r>
    </w:p>
    <w:p w14:paraId="0B7BEF07" w14:textId="4C5D5226"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Search Functionality: </w:t>
      </w:r>
      <w:r w:rsidRPr="00E1285E">
        <w:rPr>
          <w:rFonts w:asciiTheme="majorHAnsi" w:hAnsiTheme="majorHAnsi" w:cstheme="majorHAnsi"/>
          <w:lang w:val="en-US"/>
        </w:rPr>
        <w:t>Include a search bar to facilitate the quick retrieval of specific messages or information.</w:t>
      </w:r>
    </w:p>
    <w:p w14:paraId="5BF3051C" w14:textId="62F50A25"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Timestamps: </w:t>
      </w:r>
      <w:r w:rsidRPr="00E1285E">
        <w:rPr>
          <w:rFonts w:asciiTheme="majorHAnsi" w:hAnsiTheme="majorHAnsi" w:cstheme="majorHAnsi"/>
          <w:lang w:val="en-US"/>
        </w:rPr>
        <w:t>Display timestamps for each message to indicate when it was sent.</w:t>
      </w:r>
    </w:p>
    <w:p w14:paraId="540739E7" w14:textId="7D5928BE"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Integration with Diet Chart and Advisory Notes: </w:t>
      </w:r>
      <w:r w:rsidRPr="00E1285E">
        <w:rPr>
          <w:rFonts w:asciiTheme="majorHAnsi" w:hAnsiTheme="majorHAnsi" w:cstheme="majorHAnsi"/>
          <w:lang w:val="en-US"/>
        </w:rPr>
        <w:t>Provide seamless integration with the Diet Chart and Advisory Notes sections for quick access to additional information.</w:t>
      </w:r>
    </w:p>
    <w:p w14:paraId="5C5185F7" w14:textId="177C310B" w:rsidR="009D65C7" w:rsidRPr="00E1285E" w:rsidRDefault="009D65C7" w:rsidP="00526E5F">
      <w:pPr>
        <w:pStyle w:val="ListParagraph"/>
        <w:numPr>
          <w:ilvl w:val="0"/>
          <w:numId w:val="9"/>
        </w:num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Notifications: </w:t>
      </w:r>
      <w:r w:rsidRPr="00E1285E">
        <w:rPr>
          <w:rFonts w:asciiTheme="majorHAnsi" w:hAnsiTheme="majorHAnsi" w:cstheme="majorHAnsi"/>
          <w:lang w:val="en-US"/>
        </w:rPr>
        <w:t>Implement notifications to inform users about new messages and important updates.</w:t>
      </w:r>
    </w:p>
    <w:p w14:paraId="192A4574" w14:textId="77777777" w:rsidR="009D65C7" w:rsidRPr="00E1285E" w:rsidRDefault="009D65C7" w:rsidP="009D65C7">
      <w:pPr>
        <w:autoSpaceDE w:val="0"/>
        <w:autoSpaceDN w:val="0"/>
        <w:adjustRightInd w:val="0"/>
        <w:rPr>
          <w:rFonts w:asciiTheme="majorHAnsi" w:hAnsiTheme="majorHAnsi" w:cstheme="majorHAnsi"/>
          <w:b/>
          <w:bCs/>
          <w:lang w:val="en-US"/>
        </w:rPr>
      </w:pPr>
    </w:p>
    <w:p w14:paraId="20CA0B7A" w14:textId="3E59E16F" w:rsidR="009D65C7" w:rsidRPr="00E1285E" w:rsidRDefault="009D65C7" w:rsidP="009D65C7">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By implementing these features, you'll create a comprehensive and user-friendly chat system within your application for efficient communication between doctors and users.</w:t>
      </w:r>
    </w:p>
    <w:p w14:paraId="2B535601" w14:textId="3A97DB70" w:rsidR="001151BE" w:rsidRPr="00E1285E" w:rsidRDefault="001151BE" w:rsidP="001151BE">
      <w:pPr>
        <w:autoSpaceDE w:val="0"/>
        <w:autoSpaceDN w:val="0"/>
        <w:adjustRightInd w:val="0"/>
        <w:rPr>
          <w:rFonts w:asciiTheme="majorHAnsi" w:hAnsiTheme="majorHAnsi" w:cstheme="majorHAnsi"/>
          <w:lang w:val="en-US"/>
        </w:rPr>
      </w:pPr>
    </w:p>
    <w:p w14:paraId="6ECA198C" w14:textId="77777777" w:rsidR="00214FF6" w:rsidRPr="00E1285E" w:rsidRDefault="00214FF6" w:rsidP="001151BE">
      <w:pPr>
        <w:autoSpaceDE w:val="0"/>
        <w:autoSpaceDN w:val="0"/>
        <w:adjustRightInd w:val="0"/>
        <w:rPr>
          <w:rFonts w:asciiTheme="majorHAnsi" w:hAnsiTheme="majorHAnsi" w:cstheme="majorHAnsi"/>
          <w:lang w:val="en-US"/>
        </w:rPr>
      </w:pPr>
    </w:p>
    <w:p w14:paraId="3717264D" w14:textId="77777777" w:rsidR="001151BE" w:rsidRPr="00E1285E" w:rsidRDefault="001151BE" w:rsidP="001151BE">
      <w:pPr>
        <w:pStyle w:val="Heading2"/>
        <w:numPr>
          <w:ilvl w:val="2"/>
          <w:numId w:val="6"/>
        </w:numPr>
        <w:spacing w:line="276" w:lineRule="auto"/>
        <w:jc w:val="both"/>
        <w:rPr>
          <w:rFonts w:asciiTheme="majorHAnsi" w:hAnsiTheme="majorHAnsi" w:cstheme="majorHAnsi"/>
          <w:highlight w:val="white"/>
        </w:rPr>
      </w:pPr>
      <w:bookmarkStart w:id="448" w:name="_Toc154149823"/>
      <w:commentRangeStart w:id="449"/>
      <w:commentRangeStart w:id="450"/>
      <w:r w:rsidRPr="00E1285E">
        <w:rPr>
          <w:rFonts w:asciiTheme="majorHAnsi" w:hAnsiTheme="majorHAnsi" w:cstheme="majorHAnsi"/>
          <w:highlight w:val="white"/>
        </w:rPr>
        <w:t>Notifications Module</w:t>
      </w:r>
      <w:bookmarkEnd w:id="448"/>
      <w:commentRangeEnd w:id="449"/>
      <w:r w:rsidR="00124DB7">
        <w:rPr>
          <w:rStyle w:val="CommentReference"/>
          <w:rFonts w:ascii="Calibri" w:hAnsi="Calibri"/>
          <w:bCs w:val="0"/>
        </w:rPr>
        <w:commentReference w:id="449"/>
      </w:r>
      <w:commentRangeEnd w:id="450"/>
      <w:r w:rsidR="00B36FFA">
        <w:rPr>
          <w:rStyle w:val="CommentReference"/>
          <w:rFonts w:ascii="Calibri" w:hAnsi="Calibri"/>
          <w:bCs w:val="0"/>
        </w:rPr>
        <w:commentReference w:id="450"/>
      </w:r>
    </w:p>
    <w:p w14:paraId="0E252BD2" w14:textId="77777777" w:rsidR="001151BE" w:rsidRPr="00E1285E" w:rsidRDefault="001151BE" w:rsidP="001151BE">
      <w:pPr>
        <w:widowControl w:val="0"/>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As soon as selects th</w:t>
      </w:r>
      <w:r w:rsidRPr="00E1285E">
        <w:rPr>
          <w:rFonts w:asciiTheme="majorHAnsi" w:hAnsiTheme="majorHAnsi" w:cstheme="majorHAnsi"/>
        </w:rPr>
        <w:t xml:space="preserve">e </w:t>
      </w:r>
      <w:r w:rsidRPr="00E1285E">
        <w:rPr>
          <w:rFonts w:asciiTheme="majorHAnsi" w:hAnsiTheme="majorHAnsi" w:cstheme="majorHAnsi"/>
          <w:color w:val="000000"/>
        </w:rPr>
        <w:t xml:space="preserve">Notification module </w:t>
      </w:r>
      <w:r w:rsidRPr="00E1285E">
        <w:rPr>
          <w:rFonts w:asciiTheme="majorHAnsi" w:hAnsiTheme="majorHAnsi" w:cstheme="majorHAnsi"/>
        </w:rPr>
        <w:t>then the user</w:t>
      </w:r>
      <w:r w:rsidRPr="00E1285E">
        <w:rPr>
          <w:rFonts w:asciiTheme="majorHAnsi" w:hAnsiTheme="majorHAnsi" w:cstheme="majorHAnsi"/>
          <w:color w:val="000000"/>
        </w:rPr>
        <w:t xml:space="preserve"> will redirect to Notification screen there will </w:t>
      </w:r>
      <w:r w:rsidRPr="00E1285E">
        <w:rPr>
          <w:rFonts w:asciiTheme="majorHAnsi" w:hAnsiTheme="majorHAnsi" w:cstheme="majorHAnsi"/>
        </w:rPr>
        <w:t>display a list</w:t>
      </w:r>
      <w:r w:rsidRPr="00E1285E">
        <w:rPr>
          <w:rFonts w:asciiTheme="majorHAnsi" w:hAnsiTheme="majorHAnsi" w:cstheme="majorHAnsi"/>
          <w:color w:val="000000"/>
        </w:rPr>
        <w:t xml:space="preserve"> of all </w:t>
      </w:r>
      <w:r w:rsidRPr="00E1285E">
        <w:rPr>
          <w:rFonts w:asciiTheme="majorHAnsi" w:hAnsiTheme="majorHAnsi" w:cstheme="majorHAnsi"/>
        </w:rPr>
        <w:t>notifications</w:t>
      </w:r>
      <w:r w:rsidRPr="00E1285E">
        <w:rPr>
          <w:rFonts w:asciiTheme="majorHAnsi" w:hAnsiTheme="majorHAnsi" w:cstheme="majorHAnsi"/>
          <w:color w:val="000000"/>
        </w:rPr>
        <w:t xml:space="preserve"> in chronological order. Latest notification will appear on the top of the screen </w:t>
      </w:r>
      <w:r w:rsidRPr="00E1285E">
        <w:rPr>
          <w:rFonts w:asciiTheme="majorHAnsi" w:hAnsiTheme="majorHAnsi" w:cstheme="majorHAnsi"/>
        </w:rPr>
        <w:t>and the unread</w:t>
      </w:r>
      <w:r w:rsidRPr="00E1285E">
        <w:rPr>
          <w:rFonts w:asciiTheme="majorHAnsi" w:hAnsiTheme="majorHAnsi" w:cstheme="majorHAnsi"/>
          <w:color w:val="000000"/>
        </w:rPr>
        <w:t xml:space="preserve"> notification will display in different </w:t>
      </w:r>
      <w:r w:rsidRPr="00E1285E">
        <w:rPr>
          <w:rFonts w:asciiTheme="majorHAnsi" w:hAnsiTheme="majorHAnsi" w:cstheme="majorHAnsi"/>
        </w:rPr>
        <w:t>colours</w:t>
      </w:r>
      <w:r w:rsidRPr="00E1285E">
        <w:rPr>
          <w:rFonts w:asciiTheme="majorHAnsi" w:hAnsiTheme="majorHAnsi" w:cstheme="majorHAnsi"/>
          <w:color w:val="000000"/>
        </w:rPr>
        <w:t>.</w:t>
      </w:r>
    </w:p>
    <w:p w14:paraId="430ED495" w14:textId="77777777" w:rsidR="001151BE" w:rsidRPr="00E1285E" w:rsidRDefault="001151BE" w:rsidP="001151BE">
      <w:pPr>
        <w:widowControl w:val="0"/>
        <w:pBdr>
          <w:top w:val="nil"/>
          <w:left w:val="nil"/>
          <w:bottom w:val="nil"/>
          <w:right w:val="nil"/>
          <w:between w:val="nil"/>
        </w:pBdr>
        <w:spacing w:line="276" w:lineRule="auto"/>
        <w:rPr>
          <w:rFonts w:asciiTheme="majorHAnsi" w:hAnsiTheme="majorHAnsi" w:cstheme="majorHAnsi"/>
          <w:color w:val="000000"/>
        </w:rPr>
      </w:pPr>
    </w:p>
    <w:p w14:paraId="2AFE21EF" w14:textId="77777777" w:rsidR="001151BE" w:rsidRPr="00E1285E" w:rsidRDefault="001151BE" w:rsidP="001151BE">
      <w:pPr>
        <w:widowControl w:val="0"/>
        <w:pBdr>
          <w:top w:val="nil"/>
          <w:left w:val="nil"/>
          <w:bottom w:val="nil"/>
          <w:right w:val="nil"/>
          <w:between w:val="nil"/>
        </w:pBdr>
        <w:spacing w:after="240" w:line="276" w:lineRule="auto"/>
        <w:rPr>
          <w:rFonts w:asciiTheme="majorHAnsi" w:hAnsiTheme="majorHAnsi" w:cstheme="majorHAnsi"/>
          <w:highlight w:val="yellow"/>
        </w:rPr>
      </w:pPr>
      <w:r w:rsidRPr="00E1285E">
        <w:rPr>
          <w:rFonts w:asciiTheme="majorHAnsi" w:hAnsiTheme="majorHAnsi" w:cstheme="majorHAnsi"/>
          <w:color w:val="000000"/>
        </w:rPr>
        <w:t xml:space="preserve">Through this section, </w:t>
      </w:r>
      <w:r w:rsidRPr="00E1285E">
        <w:rPr>
          <w:rFonts w:asciiTheme="majorHAnsi" w:hAnsiTheme="majorHAnsi" w:cstheme="majorHAnsi"/>
        </w:rPr>
        <w:t>users</w:t>
      </w:r>
      <w:r w:rsidRPr="00E1285E">
        <w:rPr>
          <w:rFonts w:asciiTheme="majorHAnsi" w:hAnsiTheme="majorHAnsi" w:cstheme="majorHAnsi"/>
          <w:color w:val="000000"/>
        </w:rPr>
        <w:t xml:space="preserve"> would be able to access all the notifications received. Following types of the notifications will appear in the notification section:</w:t>
      </w:r>
    </w:p>
    <w:p w14:paraId="7268A470" w14:textId="35A0D2F5" w:rsidR="001151BE" w:rsidRPr="00E1285E" w:rsidRDefault="001151BE"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sidRPr="00E1285E">
        <w:rPr>
          <w:rFonts w:asciiTheme="majorHAnsi" w:eastAsia="Times New Roman" w:hAnsiTheme="majorHAnsi" w:cstheme="majorHAnsi"/>
          <w:lang w:val="en-IN" w:eastAsia="en-US"/>
        </w:rPr>
        <w:t xml:space="preserve">When Doctor initiate Video Call </w:t>
      </w:r>
    </w:p>
    <w:p w14:paraId="75C9D43F" w14:textId="5AE06D85" w:rsidR="00A35FB9" w:rsidRPr="00E1285E" w:rsidRDefault="00A35FB9" w:rsidP="00526E5F">
      <w:pPr>
        <w:pStyle w:val="ListParagraph"/>
        <w:numPr>
          <w:ilvl w:val="0"/>
          <w:numId w:val="19"/>
        </w:numPr>
        <w:spacing w:before="100" w:beforeAutospacing="1" w:after="100" w:afterAutospacing="1"/>
        <w:rPr>
          <w:rFonts w:asciiTheme="majorHAnsi" w:eastAsia="Times New Roman" w:hAnsiTheme="majorHAnsi" w:cstheme="majorHAnsi"/>
          <w:lang w:val="en-IN" w:eastAsia="en-US"/>
        </w:rPr>
      </w:pPr>
      <w:r w:rsidRPr="00E1285E">
        <w:rPr>
          <w:rFonts w:asciiTheme="majorHAnsi" w:hAnsiTheme="majorHAnsi" w:cstheme="majorHAnsi"/>
          <w:lang w:val="en-US"/>
        </w:rPr>
        <w:t>User will be notified on predefined conditions</w:t>
      </w:r>
    </w:p>
    <w:p w14:paraId="1D0B18B1" w14:textId="77777777" w:rsidR="001151BE" w:rsidRPr="00E1285E" w:rsidRDefault="001151BE" w:rsidP="001151BE">
      <w:pPr>
        <w:spacing w:line="276" w:lineRule="auto"/>
        <w:rPr>
          <w:rFonts w:asciiTheme="majorHAnsi" w:hAnsiTheme="majorHAnsi" w:cstheme="majorHAnsi"/>
          <w:color w:val="000000"/>
        </w:rPr>
      </w:pPr>
      <w:r w:rsidRPr="00E1285E">
        <w:rPr>
          <w:rFonts w:asciiTheme="majorHAnsi" w:hAnsiTheme="majorHAnsi" w:cstheme="majorHAnsi"/>
          <w:color w:val="000000"/>
        </w:rPr>
        <w:t xml:space="preserve">By clicking on the notification, </w:t>
      </w:r>
      <w:r w:rsidRPr="00E1285E">
        <w:rPr>
          <w:rFonts w:asciiTheme="majorHAnsi" w:hAnsiTheme="majorHAnsi" w:cstheme="majorHAnsi"/>
        </w:rPr>
        <w:t>the user</w:t>
      </w:r>
      <w:r w:rsidRPr="00E1285E">
        <w:rPr>
          <w:rFonts w:asciiTheme="majorHAnsi" w:hAnsiTheme="majorHAnsi" w:cstheme="majorHAnsi"/>
          <w:color w:val="000000"/>
        </w:rPr>
        <w:t xml:space="preserve"> will be redirected to the respective screen. </w:t>
      </w:r>
    </w:p>
    <w:p w14:paraId="4DBEF872" w14:textId="77777777" w:rsidR="001151BE" w:rsidRPr="00E1285E" w:rsidRDefault="001151BE" w:rsidP="001151BE">
      <w:pPr>
        <w:spacing w:line="276" w:lineRule="auto"/>
        <w:rPr>
          <w:rFonts w:asciiTheme="majorHAnsi" w:hAnsiTheme="majorHAnsi" w:cstheme="majorHAnsi"/>
          <w:color w:val="000000"/>
        </w:rPr>
      </w:pPr>
    </w:p>
    <w:p w14:paraId="324E0575" w14:textId="77777777" w:rsidR="001151BE" w:rsidRPr="00E1285E" w:rsidRDefault="001151BE" w:rsidP="001151BE">
      <w:pPr>
        <w:spacing w:line="276" w:lineRule="auto"/>
        <w:rPr>
          <w:rFonts w:asciiTheme="majorHAnsi" w:hAnsiTheme="majorHAnsi" w:cstheme="majorHAnsi"/>
          <w:b/>
          <w:color w:val="000000"/>
        </w:rPr>
      </w:pPr>
      <w:r w:rsidRPr="00E1285E">
        <w:rPr>
          <w:rFonts w:asciiTheme="majorHAnsi" w:hAnsiTheme="majorHAnsi" w:cstheme="majorHAnsi"/>
          <w:b/>
          <w:color w:val="000000"/>
        </w:rPr>
        <w:t>Action Perform:</w:t>
      </w:r>
    </w:p>
    <w:p w14:paraId="76341D63" w14:textId="77777777" w:rsidR="001151BE" w:rsidRPr="00E1285E" w:rsidRDefault="001151BE" w:rsidP="00526E5F">
      <w:pPr>
        <w:pStyle w:val="ListParagraph"/>
        <w:numPr>
          <w:ilvl w:val="0"/>
          <w:numId w:val="19"/>
        </w:numPr>
        <w:spacing w:line="276" w:lineRule="auto"/>
        <w:rPr>
          <w:rFonts w:asciiTheme="majorHAnsi" w:hAnsiTheme="majorHAnsi" w:cstheme="majorHAnsi"/>
        </w:rPr>
      </w:pPr>
      <w:r w:rsidRPr="00E1285E">
        <w:rPr>
          <w:rFonts w:asciiTheme="majorHAnsi" w:hAnsiTheme="majorHAnsi" w:cstheme="majorHAnsi"/>
        </w:rPr>
        <w:t>Delete Notification: User would be able to delete specific notification or all notifications.</w:t>
      </w:r>
    </w:p>
    <w:p w14:paraId="48584E88" w14:textId="77777777" w:rsidR="001151BE" w:rsidRPr="00E1285E" w:rsidRDefault="001151BE" w:rsidP="001151BE">
      <w:pPr>
        <w:spacing w:line="276" w:lineRule="auto"/>
        <w:rPr>
          <w:rFonts w:asciiTheme="majorHAnsi" w:hAnsiTheme="majorHAnsi" w:cstheme="majorHAnsi"/>
        </w:rPr>
      </w:pPr>
      <w:r w:rsidRPr="00E1285E">
        <w:rPr>
          <w:rFonts w:asciiTheme="majorHAnsi" w:hAnsiTheme="majorHAnsi" w:cstheme="majorHAnsi"/>
        </w:rPr>
        <w:t>Mark all as Read: As soon as user will select “Mark all as Read” option then list of all the notifications will mark read.</w:t>
      </w:r>
    </w:p>
    <w:p w14:paraId="7EC9A313" w14:textId="77777777" w:rsidR="001151BE" w:rsidRPr="00E1285E" w:rsidRDefault="001151BE" w:rsidP="001151BE">
      <w:pPr>
        <w:pStyle w:val="NormalWeb"/>
        <w:ind w:left="1440"/>
        <w:rPr>
          <w:rFonts w:asciiTheme="majorHAnsi" w:hAnsiTheme="majorHAnsi" w:cstheme="majorHAnsi"/>
          <w:lang w:val="en-IN" w:eastAsia="en-US"/>
        </w:rPr>
      </w:pPr>
    </w:p>
    <w:p w14:paraId="188210C8" w14:textId="77777777" w:rsidR="001151BE" w:rsidRPr="00E1285E" w:rsidRDefault="001151BE" w:rsidP="001151BE">
      <w:pPr>
        <w:pStyle w:val="Heading2"/>
        <w:numPr>
          <w:ilvl w:val="2"/>
          <w:numId w:val="6"/>
        </w:numPr>
        <w:spacing w:line="276" w:lineRule="auto"/>
        <w:jc w:val="both"/>
        <w:rPr>
          <w:rFonts w:asciiTheme="majorHAnsi" w:hAnsiTheme="majorHAnsi" w:cstheme="majorHAnsi"/>
          <w:highlight w:val="white"/>
        </w:rPr>
      </w:pPr>
      <w:bookmarkStart w:id="451" w:name="_Toc154149824"/>
      <w:r w:rsidRPr="00E1285E">
        <w:rPr>
          <w:rFonts w:asciiTheme="majorHAnsi" w:hAnsiTheme="majorHAnsi" w:cstheme="majorHAnsi"/>
          <w:highlight w:val="white"/>
        </w:rPr>
        <w:t>My Account Module</w:t>
      </w:r>
      <w:bookmarkEnd w:id="451"/>
    </w:p>
    <w:p w14:paraId="50CA8C51" w14:textId="77777777" w:rsidR="001151BE" w:rsidRPr="00E1285E" w:rsidRDefault="001151BE" w:rsidP="001151BE">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In this section, users can would be able to manage:</w:t>
      </w:r>
    </w:p>
    <w:p w14:paraId="0575DA18"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Account info</w:t>
      </w:r>
    </w:p>
    <w:p w14:paraId="153C75F5"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commentRangeStart w:id="452"/>
      <w:r w:rsidRPr="00E1285E">
        <w:rPr>
          <w:rFonts w:asciiTheme="majorHAnsi" w:hAnsiTheme="majorHAnsi" w:cstheme="majorHAnsi"/>
          <w:lang w:val="en-US"/>
        </w:rPr>
        <w:t>Change Password</w:t>
      </w:r>
      <w:commentRangeEnd w:id="452"/>
      <w:r w:rsidR="00124DB7">
        <w:rPr>
          <w:rStyle w:val="CommentReference"/>
        </w:rPr>
        <w:commentReference w:id="452"/>
      </w:r>
    </w:p>
    <w:p w14:paraId="4B85E410" w14:textId="29EDAD6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 xml:space="preserve">Manage </w:t>
      </w:r>
      <w:r w:rsidR="00B473DB" w:rsidRPr="00E1285E">
        <w:rPr>
          <w:rFonts w:asciiTheme="majorHAnsi" w:hAnsiTheme="majorHAnsi" w:cstheme="majorHAnsi"/>
          <w:lang w:val="en-US"/>
        </w:rPr>
        <w:t>Availability Calendar</w:t>
      </w:r>
    </w:p>
    <w:p w14:paraId="03A0E8EF" w14:textId="56F0D0EB"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commentRangeStart w:id="453"/>
      <w:commentRangeStart w:id="454"/>
      <w:r w:rsidRPr="00E1285E">
        <w:rPr>
          <w:rFonts w:asciiTheme="majorHAnsi" w:hAnsiTheme="majorHAnsi" w:cstheme="majorHAnsi"/>
          <w:lang w:val="en-US"/>
        </w:rPr>
        <w:t>Logout</w:t>
      </w:r>
      <w:commentRangeEnd w:id="453"/>
      <w:r w:rsidR="00124DB7">
        <w:rPr>
          <w:rStyle w:val="CommentReference"/>
        </w:rPr>
        <w:commentReference w:id="453"/>
      </w:r>
      <w:commentRangeEnd w:id="454"/>
      <w:r w:rsidR="00355BC4">
        <w:rPr>
          <w:rStyle w:val="CommentReference"/>
        </w:rPr>
        <w:commentReference w:id="454"/>
      </w:r>
    </w:p>
    <w:p w14:paraId="6F8BB4B0" w14:textId="77777777" w:rsidR="0096717F" w:rsidRPr="00E1285E" w:rsidRDefault="0096717F" w:rsidP="0096717F">
      <w:pPr>
        <w:autoSpaceDE w:val="0"/>
        <w:autoSpaceDN w:val="0"/>
        <w:adjustRightInd w:val="0"/>
        <w:rPr>
          <w:rFonts w:asciiTheme="majorHAnsi" w:hAnsiTheme="majorHAnsi" w:cstheme="majorHAnsi"/>
          <w:lang w:val="en-US"/>
        </w:rPr>
      </w:pPr>
    </w:p>
    <w:p w14:paraId="4F14C1A9" w14:textId="77777777" w:rsidR="001151BE" w:rsidRPr="00E1285E" w:rsidRDefault="001151BE" w:rsidP="001151BE">
      <w:pPr>
        <w:spacing w:line="276" w:lineRule="auto"/>
        <w:rPr>
          <w:rFonts w:asciiTheme="majorHAnsi" w:hAnsiTheme="majorHAnsi" w:cstheme="majorHAnsi"/>
        </w:rPr>
      </w:pPr>
      <w:r w:rsidRPr="00E1285E">
        <w:rPr>
          <w:rFonts w:asciiTheme="majorHAnsi" w:hAnsiTheme="majorHAnsi" w:cstheme="majorHAnsi"/>
          <w:b/>
          <w:color w:val="000000"/>
        </w:rPr>
        <w:lastRenderedPageBreak/>
        <w:t xml:space="preserve">Account Information: </w:t>
      </w:r>
      <w:r w:rsidRPr="00E1285E">
        <w:rPr>
          <w:rFonts w:asciiTheme="majorHAnsi" w:hAnsiTheme="majorHAnsi" w:cstheme="majorHAnsi"/>
          <w:color w:val="000000"/>
        </w:rPr>
        <w:t xml:space="preserve">User would be able to update account information, which he entered </w:t>
      </w:r>
      <w:r w:rsidRPr="00E1285E">
        <w:rPr>
          <w:rFonts w:asciiTheme="majorHAnsi" w:hAnsiTheme="majorHAnsi" w:cstheme="majorHAnsi"/>
        </w:rPr>
        <w:t>at the</w:t>
      </w:r>
      <w:r w:rsidRPr="00E1285E">
        <w:rPr>
          <w:rFonts w:asciiTheme="majorHAnsi" w:hAnsiTheme="majorHAnsi" w:cstheme="majorHAnsi"/>
          <w:color w:val="000000"/>
        </w:rPr>
        <w:t xml:space="preserve"> time of </w:t>
      </w:r>
      <w:commentRangeStart w:id="455"/>
      <w:commentRangeStart w:id="456"/>
      <w:r w:rsidRPr="00E1285E">
        <w:rPr>
          <w:rFonts w:asciiTheme="majorHAnsi" w:hAnsiTheme="majorHAnsi" w:cstheme="majorHAnsi"/>
          <w:color w:val="000000"/>
        </w:rPr>
        <w:t>registration</w:t>
      </w:r>
      <w:commentRangeEnd w:id="455"/>
      <w:r w:rsidR="00124DB7">
        <w:rPr>
          <w:rStyle w:val="CommentReference"/>
        </w:rPr>
        <w:commentReference w:id="455"/>
      </w:r>
      <w:commentRangeEnd w:id="456"/>
      <w:r w:rsidR="00FC0AA8">
        <w:rPr>
          <w:rStyle w:val="CommentReference"/>
        </w:rPr>
        <w:commentReference w:id="456"/>
      </w:r>
      <w:r w:rsidRPr="00E1285E">
        <w:rPr>
          <w:rFonts w:asciiTheme="majorHAnsi" w:hAnsiTheme="majorHAnsi" w:cstheme="majorHAnsi"/>
          <w:color w:val="000000"/>
        </w:rPr>
        <w:t xml:space="preserve"> </w:t>
      </w:r>
      <w:r w:rsidRPr="00E1285E">
        <w:rPr>
          <w:rFonts w:asciiTheme="majorHAnsi" w:hAnsiTheme="majorHAnsi" w:cstheme="majorHAnsi"/>
        </w:rPr>
        <w:t>with the system</w:t>
      </w:r>
      <w:r w:rsidRPr="00E1285E">
        <w:rPr>
          <w:rFonts w:asciiTheme="majorHAnsi" w:hAnsiTheme="majorHAnsi" w:cstheme="majorHAnsi"/>
          <w:color w:val="000000"/>
        </w:rPr>
        <w:t>.</w:t>
      </w:r>
    </w:p>
    <w:p w14:paraId="6A564A02" w14:textId="77777777" w:rsidR="001151BE" w:rsidRPr="00E1285E" w:rsidRDefault="001151BE"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Full Name &amp; Last Name: Alphabetic Only</w:t>
      </w:r>
    </w:p>
    <w:p w14:paraId="0B6211DC" w14:textId="77777777" w:rsidR="001151BE" w:rsidRPr="00E1285E" w:rsidRDefault="001151BE"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 xml:space="preserve">Email Address </w:t>
      </w:r>
      <w:r w:rsidRPr="00E1285E">
        <w:rPr>
          <w:rFonts w:asciiTheme="majorHAnsi" w:hAnsiTheme="majorHAnsi" w:cstheme="majorHAnsi"/>
          <w:color w:val="000000"/>
        </w:rPr>
        <w:t>(Editable with OTP verification)</w:t>
      </w:r>
    </w:p>
    <w:p w14:paraId="4C53E450" w14:textId="77777777" w:rsidR="001151BE" w:rsidRPr="00E1285E" w:rsidRDefault="001151BE"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Profile Picture: JPG, PNG</w:t>
      </w:r>
    </w:p>
    <w:p w14:paraId="496A9E2A" w14:textId="77777777" w:rsidR="001151BE" w:rsidRPr="00E1285E" w:rsidRDefault="001151BE"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Date of Birth</w:t>
      </w:r>
    </w:p>
    <w:p w14:paraId="1A428794" w14:textId="77777777" w:rsidR="001151BE" w:rsidRPr="00E1285E" w:rsidRDefault="001151BE"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Gender</w:t>
      </w:r>
    </w:p>
    <w:p w14:paraId="0557F5D6" w14:textId="2824F2E2" w:rsidR="001151BE" w:rsidRPr="00E1285E" w:rsidRDefault="001151BE"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color w:val="000000"/>
        </w:rPr>
        <w:t>Phone number (Editable with OTP verification)</w:t>
      </w:r>
    </w:p>
    <w:p w14:paraId="2C86A0AB" w14:textId="72FF881F" w:rsidR="00BD0C6B" w:rsidRPr="00E1285E" w:rsidRDefault="00BD0C6B" w:rsidP="00526E5F">
      <w:pPr>
        <w:widowControl w:val="0"/>
        <w:numPr>
          <w:ilvl w:val="0"/>
          <w:numId w:val="16"/>
        </w:numPr>
        <w:spacing w:line="276" w:lineRule="auto"/>
        <w:rPr>
          <w:rFonts w:asciiTheme="majorHAnsi" w:hAnsiTheme="majorHAnsi" w:cstheme="majorHAnsi"/>
        </w:rPr>
      </w:pPr>
      <w:r w:rsidRPr="00E1285E">
        <w:rPr>
          <w:rFonts w:asciiTheme="majorHAnsi" w:hAnsiTheme="majorHAnsi" w:cstheme="majorHAnsi"/>
        </w:rPr>
        <w:t>Year of Experience</w:t>
      </w:r>
    </w:p>
    <w:p w14:paraId="1A7EC7A5" w14:textId="77777777" w:rsidR="001151BE" w:rsidRPr="00E1285E" w:rsidRDefault="001151BE" w:rsidP="001151BE">
      <w:pPr>
        <w:widowControl w:val="0"/>
        <w:spacing w:line="276" w:lineRule="auto"/>
        <w:rPr>
          <w:rFonts w:asciiTheme="majorHAnsi" w:hAnsiTheme="majorHAnsi" w:cstheme="majorHAnsi"/>
        </w:rPr>
      </w:pPr>
    </w:p>
    <w:p w14:paraId="0CBDC190" w14:textId="77777777" w:rsidR="001151BE" w:rsidRPr="00E1285E" w:rsidRDefault="001151BE" w:rsidP="001151BE">
      <w:pPr>
        <w:widowControl w:val="0"/>
        <w:spacing w:line="276" w:lineRule="auto"/>
        <w:rPr>
          <w:rFonts w:asciiTheme="majorHAnsi" w:hAnsiTheme="majorHAnsi" w:cstheme="majorHAnsi"/>
        </w:rPr>
      </w:pPr>
      <w:r w:rsidRPr="00E1285E">
        <w:rPr>
          <w:rFonts w:asciiTheme="majorHAnsi" w:hAnsiTheme="majorHAnsi" w:cstheme="majorHAnsi"/>
        </w:rPr>
        <w:t>All the Fields will have necessary validation. Changing Mobile number will need OTP verification.</w:t>
      </w:r>
    </w:p>
    <w:p w14:paraId="66B762C3" w14:textId="77777777" w:rsidR="001151BE" w:rsidRPr="00E1285E" w:rsidRDefault="001151BE" w:rsidP="001151BE">
      <w:pPr>
        <w:widowControl w:val="0"/>
        <w:spacing w:line="276" w:lineRule="auto"/>
        <w:rPr>
          <w:rFonts w:asciiTheme="majorHAnsi" w:hAnsiTheme="majorHAnsi" w:cstheme="majorHAnsi"/>
        </w:rPr>
      </w:pPr>
      <w:r w:rsidRPr="00E1285E">
        <w:rPr>
          <w:rFonts w:asciiTheme="majorHAnsi" w:hAnsiTheme="majorHAnsi" w:cstheme="majorHAnsi"/>
        </w:rPr>
        <w:t xml:space="preserve">    </w:t>
      </w:r>
    </w:p>
    <w:p w14:paraId="2454CE8C" w14:textId="77777777" w:rsidR="001151BE" w:rsidRPr="00E1285E" w:rsidRDefault="001151BE" w:rsidP="001151BE">
      <w:pPr>
        <w:spacing w:line="276" w:lineRule="auto"/>
        <w:rPr>
          <w:rFonts w:asciiTheme="majorHAnsi" w:hAnsiTheme="majorHAnsi" w:cstheme="majorHAnsi"/>
        </w:rPr>
      </w:pPr>
      <w:r w:rsidRPr="00E1285E">
        <w:rPr>
          <w:rFonts w:asciiTheme="majorHAnsi" w:hAnsiTheme="majorHAnsi" w:cstheme="majorHAnsi"/>
          <w:b/>
        </w:rPr>
        <w:t xml:space="preserve">Change Password: </w:t>
      </w:r>
      <w:r w:rsidRPr="00E1285E">
        <w:rPr>
          <w:rFonts w:asciiTheme="majorHAnsi" w:hAnsiTheme="majorHAnsi" w:cstheme="majorHAnsi"/>
        </w:rPr>
        <w:t>User would be able to change their password by providing certain details:</w:t>
      </w:r>
    </w:p>
    <w:p w14:paraId="6484A66D" w14:textId="77777777" w:rsidR="001151BE" w:rsidRPr="00E1285E" w:rsidRDefault="001151BE" w:rsidP="00526E5F">
      <w:pPr>
        <w:numPr>
          <w:ilvl w:val="0"/>
          <w:numId w:val="17"/>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Current Password</w:t>
      </w:r>
    </w:p>
    <w:p w14:paraId="4FF18E12" w14:textId="77777777" w:rsidR="001151BE" w:rsidRPr="00E1285E" w:rsidRDefault="001151BE" w:rsidP="00526E5F">
      <w:pPr>
        <w:numPr>
          <w:ilvl w:val="0"/>
          <w:numId w:val="17"/>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Enter New Password (Alpha-numeric and max 8 char)</w:t>
      </w:r>
    </w:p>
    <w:p w14:paraId="00E426A7" w14:textId="77777777" w:rsidR="001151BE" w:rsidRPr="00E1285E" w:rsidRDefault="001151BE" w:rsidP="00526E5F">
      <w:pPr>
        <w:numPr>
          <w:ilvl w:val="0"/>
          <w:numId w:val="17"/>
        </w:numPr>
        <w:pBdr>
          <w:top w:val="nil"/>
          <w:left w:val="nil"/>
          <w:bottom w:val="nil"/>
          <w:right w:val="nil"/>
          <w:between w:val="nil"/>
        </w:pBdr>
        <w:spacing w:line="276" w:lineRule="auto"/>
        <w:rPr>
          <w:rFonts w:asciiTheme="majorHAnsi" w:hAnsiTheme="majorHAnsi" w:cstheme="majorHAnsi"/>
          <w:color w:val="000000"/>
        </w:rPr>
      </w:pPr>
      <w:r w:rsidRPr="00E1285E">
        <w:rPr>
          <w:rFonts w:asciiTheme="majorHAnsi" w:hAnsiTheme="majorHAnsi" w:cstheme="majorHAnsi"/>
          <w:color w:val="000000"/>
        </w:rPr>
        <w:t>Re-enter New Password</w:t>
      </w:r>
    </w:p>
    <w:p w14:paraId="2B2065DB" w14:textId="77777777" w:rsidR="008B2F42" w:rsidRDefault="008B2F42" w:rsidP="001151BE">
      <w:pPr>
        <w:pStyle w:val="NormalWeb"/>
        <w:rPr>
          <w:rFonts w:asciiTheme="majorHAnsi" w:hAnsiTheme="majorHAnsi" w:cstheme="majorHAnsi"/>
          <w:b/>
          <w:lang w:val="en-IN" w:eastAsia="en-US"/>
        </w:rPr>
      </w:pPr>
    </w:p>
    <w:p w14:paraId="610444DE" w14:textId="77777777" w:rsidR="001151BE" w:rsidRPr="00E1285E" w:rsidRDefault="001151BE" w:rsidP="001151BE">
      <w:pPr>
        <w:autoSpaceDE w:val="0"/>
        <w:autoSpaceDN w:val="0"/>
        <w:adjustRightInd w:val="0"/>
        <w:rPr>
          <w:rFonts w:asciiTheme="majorHAnsi" w:hAnsiTheme="majorHAnsi" w:cstheme="majorHAnsi"/>
          <w:lang w:val="en-US"/>
        </w:rPr>
      </w:pPr>
      <w:r w:rsidRPr="00E1285E">
        <w:rPr>
          <w:rFonts w:asciiTheme="majorHAnsi" w:hAnsiTheme="majorHAnsi" w:cstheme="majorHAnsi"/>
          <w:b/>
          <w:lang w:val="en-IN" w:eastAsia="en-US"/>
        </w:rPr>
        <w:t>Settings:</w:t>
      </w:r>
      <w:r w:rsidRPr="00E1285E">
        <w:rPr>
          <w:rFonts w:asciiTheme="majorHAnsi" w:hAnsiTheme="majorHAnsi" w:cstheme="majorHAnsi"/>
          <w:lang w:val="en-US"/>
        </w:rPr>
        <w:t xml:space="preserve"> User will have following settings available:</w:t>
      </w:r>
    </w:p>
    <w:p w14:paraId="7BD2ED4F" w14:textId="77777777" w:rsidR="001151BE" w:rsidRPr="00E1285E" w:rsidRDefault="001151BE"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User can turn on-off notifications for different conditions below Notify if consuming Mobile Network for Watching Videos or Calls.</w:t>
      </w:r>
    </w:p>
    <w:p w14:paraId="364582B3" w14:textId="77777777" w:rsidR="001151BE" w:rsidRPr="00E1285E" w:rsidRDefault="001151BE" w:rsidP="001151BE">
      <w:pPr>
        <w:autoSpaceDE w:val="0"/>
        <w:autoSpaceDN w:val="0"/>
        <w:adjustRightInd w:val="0"/>
        <w:rPr>
          <w:rFonts w:asciiTheme="majorHAnsi" w:hAnsiTheme="majorHAnsi" w:cstheme="majorHAnsi"/>
          <w:lang w:val="en-US"/>
        </w:rPr>
      </w:pPr>
    </w:p>
    <w:p w14:paraId="7EAEF650" w14:textId="61722546" w:rsidR="008D7B30" w:rsidRPr="00E1285E" w:rsidRDefault="008D7B30" w:rsidP="001151BE">
      <w:pPr>
        <w:pStyle w:val="Heading2"/>
        <w:numPr>
          <w:ilvl w:val="2"/>
          <w:numId w:val="6"/>
        </w:numPr>
        <w:spacing w:line="276" w:lineRule="auto"/>
        <w:jc w:val="both"/>
        <w:rPr>
          <w:rFonts w:asciiTheme="majorHAnsi" w:hAnsiTheme="majorHAnsi" w:cstheme="majorHAnsi"/>
          <w:highlight w:val="white"/>
        </w:rPr>
      </w:pPr>
      <w:bookmarkStart w:id="457" w:name="_Toc154149825"/>
      <w:r w:rsidRPr="00E1285E">
        <w:rPr>
          <w:rFonts w:asciiTheme="majorHAnsi" w:hAnsiTheme="majorHAnsi" w:cstheme="majorHAnsi"/>
          <w:highlight w:val="white"/>
        </w:rPr>
        <w:t>Manage Availability Calendar</w:t>
      </w:r>
      <w:bookmarkEnd w:id="457"/>
    </w:p>
    <w:p w14:paraId="443B02C2" w14:textId="77777777" w:rsidR="00E00067" w:rsidRPr="00E1285E" w:rsidRDefault="00E00067" w:rsidP="00E00067">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To implement the "Manage Availability Calendar" and "Leaves Management" features for doctors, follow these steps:</w:t>
      </w:r>
    </w:p>
    <w:p w14:paraId="7C5D26EA" w14:textId="77777777" w:rsidR="001443B0" w:rsidRPr="00E1285E" w:rsidRDefault="001443B0" w:rsidP="00E00067">
      <w:pPr>
        <w:autoSpaceDE w:val="0"/>
        <w:autoSpaceDN w:val="0"/>
        <w:adjustRightInd w:val="0"/>
        <w:rPr>
          <w:rFonts w:asciiTheme="majorHAnsi" w:hAnsiTheme="majorHAnsi" w:cstheme="majorHAnsi"/>
          <w:b/>
          <w:bCs/>
          <w:lang w:val="en-US"/>
        </w:rPr>
      </w:pPr>
    </w:p>
    <w:p w14:paraId="26E597EE" w14:textId="00B00930" w:rsidR="00E00067" w:rsidRPr="00E1285E" w:rsidRDefault="00E00067" w:rsidP="00E00067">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Manage Availability Calendar:</w:t>
      </w:r>
    </w:p>
    <w:p w14:paraId="13BAB924" w14:textId="77777777" w:rsidR="001443B0" w:rsidRPr="00E1285E" w:rsidRDefault="001443B0" w:rsidP="001443B0">
      <w:pPr>
        <w:autoSpaceDE w:val="0"/>
        <w:autoSpaceDN w:val="0"/>
        <w:adjustRightInd w:val="0"/>
        <w:rPr>
          <w:rFonts w:asciiTheme="majorHAnsi" w:hAnsiTheme="majorHAnsi" w:cstheme="majorHAnsi"/>
          <w:b/>
          <w:bCs/>
          <w:lang w:val="en-US"/>
        </w:rPr>
      </w:pPr>
    </w:p>
    <w:p w14:paraId="51025BED" w14:textId="0E6A0126" w:rsidR="00E00067" w:rsidRPr="00E1285E" w:rsidRDefault="00E00067" w:rsidP="001443B0">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Calendar UI:</w:t>
      </w:r>
    </w:p>
    <w:p w14:paraId="67888786" w14:textId="77777777" w:rsidR="001443B0"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Create a user-friendly calendar interface for doctors to manage their availability.</w:t>
      </w:r>
    </w:p>
    <w:p w14:paraId="2E5FC7CF" w14:textId="6A06BDAF" w:rsidR="00AA208A"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Display the current month with options to navigate between months.</w:t>
      </w:r>
    </w:p>
    <w:p w14:paraId="59BA26FA" w14:textId="3B5E5E98" w:rsidR="00E00067" w:rsidRPr="00E1285E" w:rsidRDefault="00E00067" w:rsidP="00AA208A">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Time Slots:</w:t>
      </w:r>
    </w:p>
    <w:p w14:paraId="3EA018BD" w14:textId="77777777" w:rsidR="00AA208A"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doctors to set their daily start and end times.</w:t>
      </w:r>
    </w:p>
    <w:p w14:paraId="70E5B39F" w14:textId="34CBEC9D" w:rsidR="000D2B8D"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Specify the average duration of a session.</w:t>
      </w:r>
    </w:p>
    <w:p w14:paraId="6313EB61" w14:textId="77777777" w:rsidR="008B2F42" w:rsidRPr="008B2F42" w:rsidRDefault="008B2F42" w:rsidP="008B2F42">
      <w:pPr>
        <w:pStyle w:val="CommentText"/>
        <w:rPr>
          <w:highlight w:val="yellow"/>
        </w:rPr>
      </w:pPr>
      <w:r w:rsidRPr="008B2F42">
        <w:rPr>
          <w:rFonts w:asciiTheme="majorHAnsi" w:hAnsiTheme="majorHAnsi" w:cstheme="majorHAnsi"/>
          <w:highlight w:val="yellow"/>
          <w:lang w:val="en-US"/>
        </w:rPr>
        <w:t xml:space="preserve">UrNavi tech: </w:t>
      </w:r>
      <w:r w:rsidRPr="008B2F42">
        <w:rPr>
          <w:highlight w:val="yellow"/>
        </w:rPr>
        <w:t>Doc shall be able to set different time slot each day/week based on his schedule</w:t>
      </w:r>
    </w:p>
    <w:p w14:paraId="3CCF5200" w14:textId="24F8EA91" w:rsidR="008B2F42" w:rsidRPr="008B2F42" w:rsidRDefault="008B2F42" w:rsidP="008B2F42">
      <w:pPr>
        <w:autoSpaceDE w:val="0"/>
        <w:autoSpaceDN w:val="0"/>
        <w:adjustRightInd w:val="0"/>
        <w:rPr>
          <w:rFonts w:asciiTheme="majorHAnsi" w:hAnsiTheme="majorHAnsi" w:cstheme="majorHAnsi"/>
          <w:lang w:val="en-US"/>
        </w:rPr>
      </w:pPr>
      <w:r w:rsidRPr="008B2F42">
        <w:rPr>
          <w:rFonts w:asciiTheme="majorHAnsi" w:hAnsiTheme="majorHAnsi" w:cstheme="majorHAnsi"/>
          <w:highlight w:val="yellow"/>
          <w:lang w:val="en-US"/>
        </w:rPr>
        <w:t>[Inventcolabs]: Noted</w:t>
      </w:r>
    </w:p>
    <w:p w14:paraId="3ED81FD1" w14:textId="45B94DAD"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Breaks:</w:t>
      </w:r>
    </w:p>
    <w:p w14:paraId="04495C30" w14:textId="1E7AB922" w:rsidR="00E00067"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Enable doctors to add multiple breaks within their working hours.</w:t>
      </w:r>
    </w:p>
    <w:p w14:paraId="7A0DE1FB" w14:textId="52E83DF7" w:rsidR="000D2B8D"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Define the start and end times of breaks.</w:t>
      </w:r>
    </w:p>
    <w:p w14:paraId="0E48A3E2" w14:textId="3F7EAF0A"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Days Off:</w:t>
      </w:r>
    </w:p>
    <w:p w14:paraId="13C3D325" w14:textId="5F364551" w:rsidR="00E00067"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doctors to mark specific days as off in the next 10-15 days.</w:t>
      </w:r>
    </w:p>
    <w:p w14:paraId="5A87F534" w14:textId="14BC60F3" w:rsidR="00E00067"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Ensure a visual representation of off days on the calendar.</w:t>
      </w:r>
    </w:p>
    <w:p w14:paraId="41BF85FA" w14:textId="77777777" w:rsidR="000D2B8D" w:rsidRPr="00E1285E" w:rsidRDefault="000D2B8D" w:rsidP="000D2B8D">
      <w:pPr>
        <w:autoSpaceDE w:val="0"/>
        <w:autoSpaceDN w:val="0"/>
        <w:adjustRightInd w:val="0"/>
        <w:rPr>
          <w:rFonts w:asciiTheme="majorHAnsi" w:hAnsiTheme="majorHAnsi" w:cstheme="majorHAnsi"/>
          <w:b/>
          <w:bCs/>
          <w:lang w:val="en-US"/>
        </w:rPr>
      </w:pPr>
    </w:p>
    <w:p w14:paraId="40B7F315" w14:textId="66304BDF"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Availability Status:</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Implement a color-coded system to represent different availability statuses (available, busy, off).</w:t>
      </w:r>
    </w:p>
    <w:p w14:paraId="04178AAE" w14:textId="77777777" w:rsidR="000D2B8D" w:rsidRPr="00E1285E" w:rsidRDefault="000D2B8D" w:rsidP="000D2B8D">
      <w:pPr>
        <w:autoSpaceDE w:val="0"/>
        <w:autoSpaceDN w:val="0"/>
        <w:adjustRightInd w:val="0"/>
        <w:rPr>
          <w:rFonts w:asciiTheme="majorHAnsi" w:hAnsiTheme="majorHAnsi" w:cstheme="majorHAnsi"/>
          <w:b/>
          <w:bCs/>
          <w:lang w:val="en-US"/>
        </w:rPr>
      </w:pPr>
    </w:p>
    <w:p w14:paraId="39D42FD4" w14:textId="446C373A"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Dynamic Updates:</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Ensure real-time updates for changes made to the availability calendar.</w:t>
      </w:r>
    </w:p>
    <w:p w14:paraId="48B2889B" w14:textId="77777777" w:rsidR="000D2B8D" w:rsidRPr="00E1285E" w:rsidRDefault="000D2B8D" w:rsidP="00E00067">
      <w:pPr>
        <w:autoSpaceDE w:val="0"/>
        <w:autoSpaceDN w:val="0"/>
        <w:adjustRightInd w:val="0"/>
        <w:rPr>
          <w:rFonts w:asciiTheme="majorHAnsi" w:hAnsiTheme="majorHAnsi" w:cstheme="majorHAnsi"/>
          <w:b/>
          <w:bCs/>
          <w:lang w:val="en-US"/>
        </w:rPr>
      </w:pPr>
    </w:p>
    <w:p w14:paraId="1C3BB48E" w14:textId="068F761A" w:rsidR="00E00067" w:rsidRPr="00E1285E" w:rsidRDefault="00E00067" w:rsidP="00E00067">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Leaves Management:</w:t>
      </w:r>
    </w:p>
    <w:p w14:paraId="57A6E474" w14:textId="77777777" w:rsidR="000D2B8D" w:rsidRPr="00E1285E" w:rsidRDefault="000D2B8D" w:rsidP="000D2B8D">
      <w:pPr>
        <w:autoSpaceDE w:val="0"/>
        <w:autoSpaceDN w:val="0"/>
        <w:adjustRightInd w:val="0"/>
        <w:rPr>
          <w:rFonts w:asciiTheme="majorHAnsi" w:hAnsiTheme="majorHAnsi" w:cstheme="majorHAnsi"/>
          <w:b/>
          <w:bCs/>
          <w:lang w:val="en-US"/>
        </w:rPr>
      </w:pPr>
    </w:p>
    <w:p w14:paraId="398A6B93" w14:textId="4D6FDE10"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Leaves Listing:</w:t>
      </w:r>
    </w:p>
    <w:p w14:paraId="0E4DC4E4" w14:textId="55EC1590" w:rsidR="00E00067"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Create a dedicated section to view all leaves taken by the doctor.</w:t>
      </w:r>
    </w:p>
    <w:p w14:paraId="5887142D" w14:textId="6BFB8AF0" w:rsidR="00E00067"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Provide options for filtering leaves based on date range.</w:t>
      </w:r>
    </w:p>
    <w:p w14:paraId="5C763835" w14:textId="77777777" w:rsidR="000D2B8D" w:rsidRPr="00E1285E" w:rsidRDefault="000D2B8D" w:rsidP="000D2B8D">
      <w:pPr>
        <w:autoSpaceDE w:val="0"/>
        <w:autoSpaceDN w:val="0"/>
        <w:adjustRightInd w:val="0"/>
        <w:rPr>
          <w:rFonts w:asciiTheme="majorHAnsi" w:hAnsiTheme="majorHAnsi" w:cstheme="majorHAnsi"/>
          <w:b/>
          <w:bCs/>
          <w:lang w:val="en-US"/>
        </w:rPr>
      </w:pPr>
    </w:p>
    <w:p w14:paraId="3120936D" w14:textId="77777777" w:rsidR="000D2B8D" w:rsidRPr="00E1285E" w:rsidRDefault="000D2B8D" w:rsidP="000D2B8D">
      <w:pPr>
        <w:autoSpaceDE w:val="0"/>
        <w:autoSpaceDN w:val="0"/>
        <w:adjustRightInd w:val="0"/>
        <w:rPr>
          <w:rFonts w:asciiTheme="majorHAnsi" w:hAnsiTheme="majorHAnsi" w:cstheme="majorHAnsi"/>
          <w:b/>
          <w:bCs/>
          <w:lang w:val="en-US"/>
        </w:rPr>
      </w:pPr>
    </w:p>
    <w:p w14:paraId="511DE8C6" w14:textId="3E572B30"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Leave Request:</w:t>
      </w:r>
    </w:p>
    <w:p w14:paraId="003A629A" w14:textId="77777777" w:rsidR="000D2B8D"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Allow doctors to submit leave requests with details such as start date, end date, and reason.</w:t>
      </w:r>
    </w:p>
    <w:p w14:paraId="27DB5C32" w14:textId="62054BD0" w:rsidR="00E00067" w:rsidRPr="00E1285E" w:rsidRDefault="00E00067" w:rsidP="00526E5F">
      <w:pPr>
        <w:pStyle w:val="ListParagraph"/>
        <w:numPr>
          <w:ilvl w:val="0"/>
          <w:numId w:val="18"/>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an approval process for leave requests.</w:t>
      </w:r>
    </w:p>
    <w:p w14:paraId="1B2688AA" w14:textId="77777777" w:rsidR="000D2B8D" w:rsidRPr="00E1285E" w:rsidRDefault="000D2B8D" w:rsidP="000D2B8D">
      <w:pPr>
        <w:autoSpaceDE w:val="0"/>
        <w:autoSpaceDN w:val="0"/>
        <w:adjustRightInd w:val="0"/>
        <w:rPr>
          <w:rFonts w:asciiTheme="majorHAnsi" w:hAnsiTheme="majorHAnsi" w:cstheme="majorHAnsi"/>
          <w:b/>
          <w:bCs/>
          <w:lang w:val="en-US"/>
        </w:rPr>
      </w:pPr>
    </w:p>
    <w:p w14:paraId="54D9B7E0" w14:textId="61810B7B"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Dynamic Updates:</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Ensure that the leave status is dynamically updated based on approval or rejection.</w:t>
      </w:r>
    </w:p>
    <w:p w14:paraId="0335ECCC" w14:textId="77777777" w:rsidR="000D2B8D" w:rsidRPr="00E1285E" w:rsidRDefault="000D2B8D" w:rsidP="000D2B8D">
      <w:pPr>
        <w:autoSpaceDE w:val="0"/>
        <w:autoSpaceDN w:val="0"/>
        <w:adjustRightInd w:val="0"/>
        <w:rPr>
          <w:rFonts w:asciiTheme="majorHAnsi" w:hAnsiTheme="majorHAnsi" w:cstheme="majorHAnsi"/>
          <w:b/>
          <w:bCs/>
          <w:lang w:val="en-US"/>
        </w:rPr>
      </w:pPr>
    </w:p>
    <w:p w14:paraId="4532A2E2" w14:textId="4F861F56"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Leave Types:</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Categorize leaves into types (e.g., vacation, medical) for better organization.</w:t>
      </w:r>
    </w:p>
    <w:p w14:paraId="5C5DA002" w14:textId="77777777" w:rsidR="000D2B8D" w:rsidRPr="00E1285E" w:rsidRDefault="000D2B8D" w:rsidP="000D2B8D">
      <w:pPr>
        <w:autoSpaceDE w:val="0"/>
        <w:autoSpaceDN w:val="0"/>
        <w:adjustRightInd w:val="0"/>
        <w:rPr>
          <w:rFonts w:asciiTheme="majorHAnsi" w:hAnsiTheme="majorHAnsi" w:cstheme="majorHAnsi"/>
          <w:b/>
          <w:bCs/>
          <w:lang w:val="en-US"/>
        </w:rPr>
      </w:pPr>
    </w:p>
    <w:p w14:paraId="7D418CA5" w14:textId="6B4C0B03"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Leave Balances:</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Display available leave balances to help doctors keep track of their remaining leave days.</w:t>
      </w:r>
    </w:p>
    <w:p w14:paraId="0EE2AFC9" w14:textId="066A88C6"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Leave Details:</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Provide detailed information about each leave, including the reason and duration.</w:t>
      </w:r>
    </w:p>
    <w:p w14:paraId="710B6AAD" w14:textId="086257BB"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Integration with Availability Calendar:</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Automatically update the availability calendar based on approved leaves.</w:t>
      </w:r>
    </w:p>
    <w:p w14:paraId="7ABF453E" w14:textId="77777777" w:rsidR="000D2B8D" w:rsidRPr="00E1285E" w:rsidRDefault="000D2B8D" w:rsidP="000D2B8D">
      <w:pPr>
        <w:autoSpaceDE w:val="0"/>
        <w:autoSpaceDN w:val="0"/>
        <w:adjustRightInd w:val="0"/>
        <w:rPr>
          <w:rFonts w:asciiTheme="majorHAnsi" w:hAnsiTheme="majorHAnsi" w:cstheme="majorHAnsi"/>
          <w:b/>
          <w:bCs/>
          <w:lang w:val="en-US"/>
        </w:rPr>
      </w:pPr>
    </w:p>
    <w:p w14:paraId="03E9BF70" w14:textId="51C6470B"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Notifications:</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Send notifications to doctors regarding the status of their leave requests.</w:t>
      </w:r>
    </w:p>
    <w:p w14:paraId="7A2E4643" w14:textId="63E4B86F"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Leave History:</w:t>
      </w:r>
      <w:r w:rsidR="000D2B8D" w:rsidRPr="00E1285E">
        <w:rPr>
          <w:rFonts w:asciiTheme="majorHAnsi" w:hAnsiTheme="majorHAnsi" w:cstheme="majorHAnsi"/>
          <w:lang w:val="en-US"/>
        </w:rPr>
        <w:t xml:space="preserve"> </w:t>
      </w:r>
      <w:r w:rsidRPr="00E1285E">
        <w:rPr>
          <w:rFonts w:asciiTheme="majorHAnsi" w:hAnsiTheme="majorHAnsi" w:cstheme="majorHAnsi"/>
          <w:lang w:val="en-US"/>
        </w:rPr>
        <w:t>Maintain a history of leaves taken by the doctor for reference.</w:t>
      </w:r>
    </w:p>
    <w:p w14:paraId="7E86EB92" w14:textId="77777777" w:rsidR="000D2B8D" w:rsidRPr="00E1285E" w:rsidRDefault="000D2B8D" w:rsidP="000D2B8D">
      <w:pPr>
        <w:autoSpaceDE w:val="0"/>
        <w:autoSpaceDN w:val="0"/>
        <w:adjustRightInd w:val="0"/>
        <w:rPr>
          <w:rFonts w:asciiTheme="majorHAnsi" w:hAnsiTheme="majorHAnsi" w:cstheme="majorHAnsi"/>
          <w:b/>
          <w:bCs/>
          <w:lang w:val="en-US"/>
        </w:rPr>
      </w:pPr>
    </w:p>
    <w:p w14:paraId="258D2BDB" w14:textId="565463D6" w:rsidR="00E00067" w:rsidRPr="00E1285E" w:rsidRDefault="00E00067" w:rsidP="000D2B8D">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By incorporating these features, you'll provide doctors with a robust system for managing their availability and leaves while maintaining the necessary privacy and confidentiality of sensitive information.</w:t>
      </w:r>
    </w:p>
    <w:p w14:paraId="5A8C283F" w14:textId="77777777" w:rsidR="008D7B30" w:rsidRPr="00E1285E" w:rsidRDefault="008D7B30" w:rsidP="008D7B30">
      <w:pPr>
        <w:rPr>
          <w:rFonts w:asciiTheme="majorHAnsi" w:hAnsiTheme="majorHAnsi" w:cstheme="majorHAnsi"/>
          <w:highlight w:val="white"/>
        </w:rPr>
      </w:pPr>
    </w:p>
    <w:p w14:paraId="23B3E8BE" w14:textId="2819BE87" w:rsidR="001151BE" w:rsidRPr="00E1285E" w:rsidRDefault="001151BE" w:rsidP="001151BE">
      <w:pPr>
        <w:pStyle w:val="Heading2"/>
        <w:numPr>
          <w:ilvl w:val="2"/>
          <w:numId w:val="6"/>
        </w:numPr>
        <w:spacing w:line="276" w:lineRule="auto"/>
        <w:jc w:val="both"/>
        <w:rPr>
          <w:rFonts w:asciiTheme="majorHAnsi" w:hAnsiTheme="majorHAnsi" w:cstheme="majorHAnsi"/>
          <w:highlight w:val="white"/>
        </w:rPr>
      </w:pPr>
      <w:bookmarkStart w:id="458" w:name="_Toc154149826"/>
      <w:r w:rsidRPr="00E1285E">
        <w:rPr>
          <w:rFonts w:asciiTheme="majorHAnsi" w:hAnsiTheme="majorHAnsi" w:cstheme="majorHAnsi"/>
          <w:highlight w:val="white"/>
        </w:rPr>
        <w:t>Logout Module</w:t>
      </w:r>
      <w:bookmarkEnd w:id="458"/>
    </w:p>
    <w:p w14:paraId="47F48116" w14:textId="77777777" w:rsidR="001151BE" w:rsidRPr="00E1285E" w:rsidRDefault="001151BE" w:rsidP="001151BE">
      <w:p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The "Logout" functionality involves clearing locally saved data and navigating the user to the login screen.</w:t>
      </w:r>
    </w:p>
    <w:p w14:paraId="0A090E73" w14:textId="77777777" w:rsidR="001151BE" w:rsidRPr="00E1285E" w:rsidRDefault="001151BE" w:rsidP="001151BE">
      <w:pPr>
        <w:autoSpaceDE w:val="0"/>
        <w:autoSpaceDN w:val="0"/>
        <w:adjustRightInd w:val="0"/>
        <w:rPr>
          <w:rFonts w:asciiTheme="majorHAnsi" w:hAnsiTheme="majorHAnsi" w:cstheme="majorHAnsi"/>
          <w:lang w:val="en-US"/>
        </w:rPr>
      </w:pPr>
    </w:p>
    <w:p w14:paraId="187C0302" w14:textId="77777777" w:rsidR="001151BE" w:rsidRPr="00E1285E" w:rsidRDefault="001151BE" w:rsidP="001151B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Clear Locally Saved Data:</w:t>
      </w:r>
    </w:p>
    <w:p w14:paraId="688C242A"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Clear user-specific data stored locally, including session tokens, user preferences, and any cached data.</w:t>
      </w:r>
    </w:p>
    <w:p w14:paraId="63544130"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This can be done using methods provided by the development framework or platform.</w:t>
      </w:r>
    </w:p>
    <w:p w14:paraId="3255B7CA" w14:textId="77777777" w:rsidR="001151BE" w:rsidRPr="00E1285E" w:rsidRDefault="001151BE" w:rsidP="001151BE">
      <w:pPr>
        <w:autoSpaceDE w:val="0"/>
        <w:autoSpaceDN w:val="0"/>
        <w:adjustRightInd w:val="0"/>
        <w:rPr>
          <w:rFonts w:asciiTheme="majorHAnsi" w:hAnsiTheme="majorHAnsi" w:cstheme="majorHAnsi"/>
          <w:b/>
          <w:bCs/>
          <w:lang w:val="en-US"/>
        </w:rPr>
      </w:pPr>
    </w:p>
    <w:p w14:paraId="1D7882B2" w14:textId="77777777" w:rsidR="001151BE" w:rsidRPr="00E1285E" w:rsidRDefault="001151BE" w:rsidP="001151BE">
      <w:pPr>
        <w:autoSpaceDE w:val="0"/>
        <w:autoSpaceDN w:val="0"/>
        <w:adjustRightInd w:val="0"/>
        <w:rPr>
          <w:rFonts w:asciiTheme="majorHAnsi" w:hAnsiTheme="majorHAnsi" w:cstheme="majorHAnsi"/>
          <w:b/>
          <w:bCs/>
          <w:lang w:val="en-US"/>
        </w:rPr>
      </w:pPr>
      <w:r w:rsidRPr="00E1285E">
        <w:rPr>
          <w:rFonts w:asciiTheme="majorHAnsi" w:hAnsiTheme="majorHAnsi" w:cstheme="majorHAnsi"/>
          <w:b/>
          <w:bCs/>
          <w:lang w:val="en-US"/>
        </w:rPr>
        <w:t>Navigation to Login Screen:</w:t>
      </w:r>
    </w:p>
    <w:p w14:paraId="333AB6FD"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After clearing data, navigate the user to the login screen.</w:t>
      </w:r>
    </w:p>
    <w:p w14:paraId="6E8AD6F5"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Ensure that the login screen is the entry point for users who are not logged in.</w:t>
      </w:r>
    </w:p>
    <w:p w14:paraId="5F65670B" w14:textId="77777777" w:rsidR="001151BE" w:rsidRPr="00E1285E" w:rsidRDefault="001151BE" w:rsidP="001151BE">
      <w:pPr>
        <w:autoSpaceDE w:val="0"/>
        <w:autoSpaceDN w:val="0"/>
        <w:adjustRightInd w:val="0"/>
        <w:rPr>
          <w:rFonts w:asciiTheme="majorHAnsi" w:hAnsiTheme="majorHAnsi" w:cstheme="majorHAnsi"/>
          <w:b/>
          <w:bCs/>
          <w:lang w:val="en-US"/>
        </w:rPr>
      </w:pPr>
    </w:p>
    <w:p w14:paraId="502EFC84" w14:textId="77777777" w:rsidR="001151BE" w:rsidRPr="00E1285E" w:rsidRDefault="001151BE" w:rsidP="001151BE">
      <w:pPr>
        <w:autoSpaceDE w:val="0"/>
        <w:autoSpaceDN w:val="0"/>
        <w:adjustRightInd w:val="0"/>
        <w:rPr>
          <w:rFonts w:asciiTheme="majorHAnsi" w:hAnsiTheme="majorHAnsi" w:cstheme="majorHAnsi"/>
          <w:b/>
          <w:bCs/>
          <w:lang w:val="en-US"/>
        </w:rPr>
      </w:pPr>
      <w:commentRangeStart w:id="459"/>
      <w:commentRangeStart w:id="460"/>
      <w:r w:rsidRPr="00E1285E">
        <w:rPr>
          <w:rFonts w:asciiTheme="majorHAnsi" w:hAnsiTheme="majorHAnsi" w:cstheme="majorHAnsi"/>
          <w:b/>
          <w:bCs/>
          <w:lang w:val="en-US"/>
        </w:rPr>
        <w:t>Confirm Logout:</w:t>
      </w:r>
      <w:commentRangeEnd w:id="459"/>
      <w:r w:rsidR="00DC0B2B">
        <w:rPr>
          <w:rStyle w:val="CommentReference"/>
        </w:rPr>
        <w:commentReference w:id="459"/>
      </w:r>
      <w:commentRangeEnd w:id="460"/>
      <w:r w:rsidR="0063575E">
        <w:rPr>
          <w:rStyle w:val="CommentReference"/>
        </w:rPr>
        <w:commentReference w:id="460"/>
      </w:r>
    </w:p>
    <w:p w14:paraId="359A46E5"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Implement a confirmation dialog to ensure that the user wants to log out.</w:t>
      </w:r>
    </w:p>
    <w:p w14:paraId="7A9E8B17" w14:textId="77777777" w:rsidR="001151BE" w:rsidRPr="00E1285E" w:rsidRDefault="001151BE" w:rsidP="00526E5F">
      <w:pPr>
        <w:pStyle w:val="ListParagraph"/>
        <w:numPr>
          <w:ilvl w:val="0"/>
          <w:numId w:val="19"/>
        </w:numPr>
        <w:autoSpaceDE w:val="0"/>
        <w:autoSpaceDN w:val="0"/>
        <w:adjustRightInd w:val="0"/>
        <w:rPr>
          <w:rFonts w:asciiTheme="majorHAnsi" w:hAnsiTheme="majorHAnsi" w:cstheme="majorHAnsi"/>
          <w:lang w:val="en-US"/>
        </w:rPr>
      </w:pPr>
      <w:r w:rsidRPr="00E1285E">
        <w:rPr>
          <w:rFonts w:asciiTheme="majorHAnsi" w:hAnsiTheme="majorHAnsi" w:cstheme="majorHAnsi"/>
          <w:lang w:val="en-US"/>
        </w:rPr>
        <w:t>This can help prevent accidental logouts.</w:t>
      </w:r>
    </w:p>
    <w:p w14:paraId="2F4AF1A2" w14:textId="77777777" w:rsidR="001151BE" w:rsidRPr="00E1285E" w:rsidRDefault="001151BE" w:rsidP="001151BE">
      <w:pPr>
        <w:autoSpaceDE w:val="0"/>
        <w:autoSpaceDN w:val="0"/>
        <w:adjustRightInd w:val="0"/>
        <w:rPr>
          <w:rFonts w:asciiTheme="majorHAnsi" w:hAnsiTheme="majorHAnsi" w:cstheme="majorHAnsi"/>
          <w:lang w:val="en-US"/>
        </w:rPr>
      </w:pPr>
    </w:p>
    <w:p w14:paraId="6924AC7D" w14:textId="77777777" w:rsidR="001151BE" w:rsidRPr="00E1285E" w:rsidRDefault="001151BE" w:rsidP="001151BE">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Revoke Server-Side Tokens:</w:t>
      </w:r>
      <w:r w:rsidRPr="00E1285E">
        <w:rPr>
          <w:rFonts w:asciiTheme="majorHAnsi" w:hAnsiTheme="majorHAnsi" w:cstheme="majorHAnsi"/>
          <w:lang w:val="en-US"/>
        </w:rPr>
        <w:t xml:space="preserve"> If your application uses server-side tokens, send a request to revoke the user's authentication token on the server.</w:t>
      </w:r>
    </w:p>
    <w:p w14:paraId="3EFA330B" w14:textId="77777777" w:rsidR="001151BE" w:rsidRPr="00E1285E" w:rsidRDefault="001151BE" w:rsidP="001151BE">
      <w:pPr>
        <w:autoSpaceDE w:val="0"/>
        <w:autoSpaceDN w:val="0"/>
        <w:adjustRightInd w:val="0"/>
        <w:rPr>
          <w:rFonts w:asciiTheme="majorHAnsi" w:hAnsiTheme="majorHAnsi" w:cstheme="majorHAnsi"/>
          <w:lang w:val="en-US"/>
        </w:rPr>
      </w:pPr>
    </w:p>
    <w:p w14:paraId="1F84FB99" w14:textId="77777777" w:rsidR="001151BE" w:rsidRPr="00E1285E" w:rsidRDefault="001151BE" w:rsidP="001151BE">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Update Navigation Stack: </w:t>
      </w:r>
      <w:r w:rsidRPr="00E1285E">
        <w:rPr>
          <w:rFonts w:asciiTheme="majorHAnsi" w:hAnsiTheme="majorHAnsi" w:cstheme="majorHAnsi"/>
          <w:lang w:val="en-US"/>
        </w:rPr>
        <w:t>Update the navigation stack to ensure that the user cannot navigate back to screens that require authentication.</w:t>
      </w:r>
    </w:p>
    <w:p w14:paraId="4BB4E4D0" w14:textId="77777777" w:rsidR="001151BE" w:rsidRPr="00E1285E" w:rsidRDefault="001151BE" w:rsidP="001151BE">
      <w:pPr>
        <w:autoSpaceDE w:val="0"/>
        <w:autoSpaceDN w:val="0"/>
        <w:adjustRightInd w:val="0"/>
        <w:rPr>
          <w:rFonts w:asciiTheme="majorHAnsi" w:hAnsiTheme="majorHAnsi" w:cstheme="majorHAnsi"/>
          <w:b/>
          <w:bCs/>
          <w:lang w:val="en-US"/>
        </w:rPr>
      </w:pPr>
    </w:p>
    <w:p w14:paraId="75BADD4B" w14:textId="77777777" w:rsidR="001151BE" w:rsidRPr="00E1285E" w:rsidRDefault="001151BE" w:rsidP="001151BE">
      <w:pPr>
        <w:autoSpaceDE w:val="0"/>
        <w:autoSpaceDN w:val="0"/>
        <w:adjustRightInd w:val="0"/>
        <w:rPr>
          <w:rFonts w:asciiTheme="majorHAnsi" w:hAnsiTheme="majorHAnsi" w:cstheme="majorHAnsi"/>
          <w:lang w:val="en-US"/>
        </w:rPr>
      </w:pPr>
      <w:r w:rsidRPr="00E1285E">
        <w:rPr>
          <w:rFonts w:asciiTheme="majorHAnsi" w:hAnsiTheme="majorHAnsi" w:cstheme="majorHAnsi"/>
          <w:b/>
          <w:bCs/>
          <w:lang w:val="en-US"/>
        </w:rPr>
        <w:t xml:space="preserve">Display Logout Success Message: </w:t>
      </w:r>
      <w:r w:rsidRPr="00E1285E">
        <w:rPr>
          <w:rFonts w:asciiTheme="majorHAnsi" w:hAnsiTheme="majorHAnsi" w:cstheme="majorHAnsi"/>
          <w:lang w:val="en-US"/>
        </w:rPr>
        <w:t>Optionally, display a success message on the login screen or a dedicated logout confirmation screen.</w:t>
      </w:r>
    </w:p>
    <w:p w14:paraId="6FE9DA81" w14:textId="77777777" w:rsidR="00BD06CF" w:rsidRPr="00E1285E" w:rsidRDefault="00BD06CF" w:rsidP="00F1557E">
      <w:pPr>
        <w:autoSpaceDE w:val="0"/>
        <w:autoSpaceDN w:val="0"/>
        <w:adjustRightInd w:val="0"/>
        <w:rPr>
          <w:rFonts w:asciiTheme="majorHAnsi" w:hAnsiTheme="majorHAnsi" w:cstheme="majorHAnsi"/>
          <w:lang w:val="en-US"/>
        </w:rPr>
      </w:pPr>
    </w:p>
    <w:p w14:paraId="4FB7B313" w14:textId="77777777" w:rsidR="008424F6" w:rsidRPr="00E1285E" w:rsidRDefault="008424F6" w:rsidP="008424F6">
      <w:pPr>
        <w:pStyle w:val="Heading2"/>
        <w:numPr>
          <w:ilvl w:val="1"/>
          <w:numId w:val="6"/>
        </w:numPr>
        <w:spacing w:line="276" w:lineRule="auto"/>
        <w:jc w:val="both"/>
        <w:rPr>
          <w:rFonts w:asciiTheme="majorHAnsi" w:hAnsiTheme="majorHAnsi" w:cstheme="majorHAnsi"/>
        </w:rPr>
      </w:pPr>
      <w:bookmarkStart w:id="461" w:name="_Toc154149827"/>
      <w:commentRangeStart w:id="462"/>
      <w:commentRangeStart w:id="463"/>
      <w:r w:rsidRPr="00E1285E">
        <w:rPr>
          <w:rFonts w:asciiTheme="majorHAnsi" w:hAnsiTheme="majorHAnsi" w:cstheme="majorHAnsi"/>
        </w:rPr>
        <w:t>Non-Functional Requirements</w:t>
      </w:r>
      <w:bookmarkEnd w:id="461"/>
      <w:commentRangeEnd w:id="462"/>
      <w:r w:rsidR="00D05FFC">
        <w:rPr>
          <w:rStyle w:val="CommentReference"/>
          <w:rFonts w:ascii="Calibri" w:hAnsi="Calibri"/>
          <w:bCs w:val="0"/>
        </w:rPr>
        <w:commentReference w:id="462"/>
      </w:r>
      <w:commentRangeEnd w:id="463"/>
      <w:r w:rsidR="00BA4E7D">
        <w:rPr>
          <w:rStyle w:val="CommentReference"/>
          <w:rFonts w:ascii="Calibri" w:hAnsi="Calibri"/>
          <w:bCs w:val="0"/>
        </w:rPr>
        <w:commentReference w:id="463"/>
      </w:r>
    </w:p>
    <w:p w14:paraId="555DCAE6" w14:textId="77777777" w:rsidR="008424F6" w:rsidRPr="00E1285E" w:rsidRDefault="008424F6" w:rsidP="00526E5F">
      <w:pPr>
        <w:numPr>
          <w:ilvl w:val="0"/>
          <w:numId w:val="13"/>
        </w:numPr>
        <w:pBdr>
          <w:top w:val="nil"/>
          <w:left w:val="nil"/>
          <w:bottom w:val="nil"/>
          <w:right w:val="nil"/>
          <w:between w:val="nil"/>
        </w:pBdr>
        <w:spacing w:line="276" w:lineRule="auto"/>
        <w:jc w:val="both"/>
        <w:rPr>
          <w:rFonts w:asciiTheme="majorHAnsi" w:hAnsiTheme="majorHAnsi" w:cstheme="majorHAnsi"/>
          <w:color w:val="000000"/>
        </w:rPr>
      </w:pPr>
      <w:r w:rsidRPr="00E1285E">
        <w:rPr>
          <w:rFonts w:asciiTheme="majorHAnsi" w:hAnsiTheme="majorHAnsi" w:cstheme="majorHAnsi"/>
          <w:color w:val="000000"/>
        </w:rPr>
        <w:t xml:space="preserve">Tools for </w:t>
      </w:r>
      <w:r w:rsidRPr="00E1285E">
        <w:rPr>
          <w:rFonts w:asciiTheme="majorHAnsi" w:hAnsiTheme="majorHAnsi" w:cstheme="majorHAnsi"/>
        </w:rPr>
        <w:t>Mobile application</w:t>
      </w:r>
    </w:p>
    <w:p w14:paraId="0A3DC215" w14:textId="77777777" w:rsidR="008424F6" w:rsidRPr="00E1285E" w:rsidRDefault="008424F6" w:rsidP="00526E5F">
      <w:pPr>
        <w:numPr>
          <w:ilvl w:val="1"/>
          <w:numId w:val="13"/>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Flutter SDK</w:t>
      </w:r>
    </w:p>
    <w:p w14:paraId="7E4B6203" w14:textId="77777777" w:rsidR="008424F6" w:rsidRPr="00E1285E" w:rsidRDefault="008424F6" w:rsidP="00526E5F">
      <w:pPr>
        <w:numPr>
          <w:ilvl w:val="1"/>
          <w:numId w:val="13"/>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Visual Studio IDE</w:t>
      </w:r>
    </w:p>
    <w:p w14:paraId="2CFC0ABF" w14:textId="77777777" w:rsidR="008424F6" w:rsidRPr="00E1285E" w:rsidRDefault="008424F6" w:rsidP="00526E5F">
      <w:pPr>
        <w:numPr>
          <w:ilvl w:val="0"/>
          <w:numId w:val="13"/>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color w:val="000000"/>
        </w:rPr>
        <w:t xml:space="preserve">Tools for </w:t>
      </w:r>
      <w:r w:rsidRPr="00E1285E">
        <w:rPr>
          <w:rFonts w:asciiTheme="majorHAnsi" w:hAnsiTheme="majorHAnsi" w:cstheme="majorHAnsi"/>
        </w:rPr>
        <w:t>Backend Panel</w:t>
      </w:r>
    </w:p>
    <w:p w14:paraId="5C350C63" w14:textId="77777777" w:rsidR="008424F6" w:rsidRPr="00E1285E" w:rsidRDefault="008424F6" w:rsidP="00526E5F">
      <w:pPr>
        <w:numPr>
          <w:ilvl w:val="1"/>
          <w:numId w:val="13"/>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MERN Stack Framework</w:t>
      </w:r>
    </w:p>
    <w:p w14:paraId="7A292B58" w14:textId="77777777" w:rsidR="008424F6" w:rsidRPr="00E1285E" w:rsidRDefault="008424F6" w:rsidP="00526E5F">
      <w:pPr>
        <w:numPr>
          <w:ilvl w:val="1"/>
          <w:numId w:val="13"/>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MongoDB</w:t>
      </w:r>
    </w:p>
    <w:p w14:paraId="1870D910" w14:textId="77777777" w:rsidR="008424F6" w:rsidRPr="00E1285E" w:rsidRDefault="008424F6" w:rsidP="008424F6">
      <w:pPr>
        <w:pBdr>
          <w:top w:val="nil"/>
          <w:left w:val="nil"/>
          <w:bottom w:val="nil"/>
          <w:right w:val="nil"/>
          <w:between w:val="nil"/>
        </w:pBdr>
        <w:spacing w:line="276" w:lineRule="auto"/>
        <w:ind w:left="1440"/>
        <w:jc w:val="both"/>
        <w:rPr>
          <w:rFonts w:asciiTheme="majorHAnsi" w:hAnsiTheme="majorHAnsi" w:cstheme="majorHAnsi"/>
        </w:rPr>
      </w:pPr>
    </w:p>
    <w:p w14:paraId="3C440BA9" w14:textId="77777777" w:rsidR="008424F6" w:rsidRPr="00E1285E" w:rsidRDefault="008424F6" w:rsidP="008424F6">
      <w:pPr>
        <w:pStyle w:val="Heading1"/>
        <w:numPr>
          <w:ilvl w:val="0"/>
          <w:numId w:val="6"/>
        </w:numPr>
        <w:spacing w:line="276" w:lineRule="auto"/>
        <w:jc w:val="both"/>
        <w:rPr>
          <w:rFonts w:asciiTheme="majorHAnsi" w:hAnsiTheme="majorHAnsi" w:cstheme="majorHAnsi"/>
          <w:sz w:val="24"/>
          <w:szCs w:val="24"/>
        </w:rPr>
      </w:pPr>
      <w:bookmarkStart w:id="464" w:name="_Toc154149828"/>
      <w:commentRangeStart w:id="465"/>
      <w:commentRangeStart w:id="466"/>
      <w:r w:rsidRPr="00E1285E">
        <w:rPr>
          <w:rFonts w:asciiTheme="majorHAnsi" w:hAnsiTheme="majorHAnsi" w:cstheme="majorHAnsi"/>
        </w:rPr>
        <w:t>Assumptions/Suggestions:</w:t>
      </w:r>
      <w:bookmarkEnd w:id="464"/>
      <w:commentRangeEnd w:id="465"/>
      <w:r w:rsidR="00D05FFC">
        <w:rPr>
          <w:rStyle w:val="CommentReference"/>
          <w:b w:val="0"/>
          <w:bCs w:val="0"/>
          <w:color w:val="auto"/>
        </w:rPr>
        <w:commentReference w:id="465"/>
      </w:r>
      <w:commentRangeEnd w:id="466"/>
      <w:r w:rsidR="00E41A28">
        <w:rPr>
          <w:rStyle w:val="CommentReference"/>
          <w:b w:val="0"/>
          <w:bCs w:val="0"/>
          <w:color w:val="auto"/>
        </w:rPr>
        <w:commentReference w:id="466"/>
      </w:r>
    </w:p>
    <w:p w14:paraId="19802BDD" w14:textId="13B03013" w:rsidR="008424F6" w:rsidRPr="00E1285E" w:rsidRDefault="008424F6" w:rsidP="008424F6">
      <w:pPr>
        <w:pStyle w:val="ListParagraph1"/>
        <w:numPr>
          <w:ilvl w:val="0"/>
          <w:numId w:val="1"/>
        </w:numPr>
        <w:spacing w:after="0"/>
        <w:jc w:val="both"/>
        <w:rPr>
          <w:rFonts w:asciiTheme="majorHAnsi" w:hAnsiTheme="majorHAnsi" w:cstheme="majorHAnsi"/>
          <w:lang w:val="en-GB"/>
        </w:rPr>
      </w:pPr>
      <w:r w:rsidRPr="00E1285E">
        <w:rPr>
          <w:rFonts w:asciiTheme="majorHAnsi" w:hAnsiTheme="majorHAnsi" w:cstheme="majorHAnsi"/>
          <w:b w:val="0"/>
          <w:lang w:val="en-GB"/>
        </w:rPr>
        <w:t>This app will work on the devices having iOS version greater than 10.</w:t>
      </w:r>
      <w:r w:rsidR="00235BF0" w:rsidRPr="00E1285E">
        <w:rPr>
          <w:rFonts w:asciiTheme="majorHAnsi" w:hAnsiTheme="majorHAnsi" w:cstheme="majorHAnsi"/>
          <w:b w:val="0"/>
          <w:lang w:val="en-GB"/>
        </w:rPr>
        <w:t>2</w:t>
      </w:r>
      <w:r w:rsidRPr="00E1285E">
        <w:rPr>
          <w:rFonts w:asciiTheme="majorHAnsi" w:hAnsiTheme="majorHAnsi" w:cstheme="majorHAnsi"/>
          <w:b w:val="0"/>
          <w:lang w:val="en-GB"/>
        </w:rPr>
        <w:t xml:space="preserve">, Android version greater than 9.0. </w:t>
      </w:r>
    </w:p>
    <w:p w14:paraId="651F6C1D" w14:textId="317357D6" w:rsidR="008424F6" w:rsidRPr="00E1285E" w:rsidRDefault="008424F6" w:rsidP="008424F6">
      <w:pPr>
        <w:pStyle w:val="ListParagraph1"/>
        <w:numPr>
          <w:ilvl w:val="0"/>
          <w:numId w:val="1"/>
        </w:numPr>
        <w:spacing w:after="0"/>
        <w:jc w:val="both"/>
        <w:rPr>
          <w:rFonts w:asciiTheme="majorHAnsi" w:hAnsiTheme="majorHAnsi" w:cstheme="majorHAnsi"/>
          <w:lang w:val="en-GB"/>
        </w:rPr>
      </w:pPr>
      <w:commentRangeStart w:id="467"/>
      <w:commentRangeStart w:id="468"/>
      <w:r w:rsidRPr="00E1285E">
        <w:rPr>
          <w:rFonts w:asciiTheme="majorHAnsi" w:hAnsiTheme="majorHAnsi" w:cstheme="majorHAnsi"/>
          <w:b w:val="0"/>
          <w:lang w:val="en-GB"/>
        </w:rPr>
        <w:t>We are only responsible to the OS, Android versions, which are currently in iTunes and Android. If there is any version released after that, we do not provide any guarantee for that. iOS latest version is iOS 1</w:t>
      </w:r>
      <w:r w:rsidR="004101EB" w:rsidRPr="00E1285E">
        <w:rPr>
          <w:rFonts w:asciiTheme="majorHAnsi" w:hAnsiTheme="majorHAnsi" w:cstheme="majorHAnsi"/>
          <w:b w:val="0"/>
          <w:lang w:val="en-GB"/>
        </w:rPr>
        <w:t>7</w:t>
      </w:r>
      <w:r w:rsidRPr="00E1285E">
        <w:rPr>
          <w:rFonts w:asciiTheme="majorHAnsi" w:hAnsiTheme="majorHAnsi" w:cstheme="majorHAnsi"/>
          <w:b w:val="0"/>
          <w:lang w:val="en-GB"/>
        </w:rPr>
        <w:t>.x and Android 1</w:t>
      </w:r>
      <w:r w:rsidR="007B0580" w:rsidRPr="00E1285E">
        <w:rPr>
          <w:rFonts w:asciiTheme="majorHAnsi" w:hAnsiTheme="majorHAnsi" w:cstheme="majorHAnsi"/>
          <w:b w:val="0"/>
          <w:lang w:val="en-GB"/>
        </w:rPr>
        <w:t>4</w:t>
      </w:r>
      <w:r w:rsidRPr="00E1285E">
        <w:rPr>
          <w:rFonts w:asciiTheme="majorHAnsi" w:hAnsiTheme="majorHAnsi" w:cstheme="majorHAnsi"/>
          <w:b w:val="0"/>
          <w:lang w:val="en-GB"/>
        </w:rPr>
        <w:t xml:space="preserve">.0. </w:t>
      </w:r>
      <w:commentRangeEnd w:id="467"/>
      <w:r w:rsidR="00D05FFC">
        <w:rPr>
          <w:rStyle w:val="CommentReference"/>
          <w:b w:val="0"/>
          <w:lang w:val="en-AU"/>
        </w:rPr>
        <w:commentReference w:id="467"/>
      </w:r>
      <w:commentRangeEnd w:id="468"/>
      <w:r w:rsidR="00E81FB8">
        <w:rPr>
          <w:rStyle w:val="CommentReference"/>
          <w:b w:val="0"/>
          <w:lang w:val="en-AU"/>
        </w:rPr>
        <w:commentReference w:id="468"/>
      </w:r>
    </w:p>
    <w:p w14:paraId="2B738230" w14:textId="77777777" w:rsidR="00613783" w:rsidRPr="00E1285E" w:rsidRDefault="008424F6" w:rsidP="008424F6">
      <w:pPr>
        <w:pStyle w:val="ListParagraph1"/>
        <w:numPr>
          <w:ilvl w:val="0"/>
          <w:numId w:val="1"/>
        </w:numPr>
        <w:spacing w:after="0"/>
        <w:jc w:val="both"/>
        <w:rPr>
          <w:rFonts w:asciiTheme="majorHAnsi" w:hAnsiTheme="majorHAnsi" w:cstheme="majorHAnsi"/>
          <w:lang w:val="en-GB"/>
        </w:rPr>
      </w:pPr>
      <w:r w:rsidRPr="00E1285E">
        <w:rPr>
          <w:rFonts w:asciiTheme="majorHAnsi" w:hAnsiTheme="majorHAnsi" w:cstheme="majorHAnsi"/>
          <w:b w:val="0"/>
          <w:lang w:val="en-GB"/>
        </w:rPr>
        <w:t>We can test application in</w:t>
      </w:r>
      <w:r w:rsidR="00613783" w:rsidRPr="00E1285E">
        <w:rPr>
          <w:rFonts w:asciiTheme="majorHAnsi" w:hAnsiTheme="majorHAnsi" w:cstheme="majorHAnsi"/>
          <w:b w:val="0"/>
          <w:lang w:val="en-GB"/>
        </w:rPr>
        <w:t>:</w:t>
      </w:r>
    </w:p>
    <w:p w14:paraId="01838289" w14:textId="305CA801" w:rsidR="008424F6" w:rsidRPr="00E1285E" w:rsidRDefault="00613783" w:rsidP="00B876B4">
      <w:pPr>
        <w:pStyle w:val="ListParagraph1"/>
        <w:numPr>
          <w:ilvl w:val="1"/>
          <w:numId w:val="1"/>
        </w:numPr>
        <w:spacing w:after="0"/>
        <w:jc w:val="both"/>
        <w:rPr>
          <w:rFonts w:asciiTheme="majorHAnsi" w:hAnsiTheme="majorHAnsi" w:cstheme="majorHAnsi"/>
          <w:lang w:val="en-GB"/>
        </w:rPr>
      </w:pPr>
      <w:r w:rsidRPr="00E1285E">
        <w:rPr>
          <w:rFonts w:asciiTheme="majorHAnsi" w:hAnsiTheme="majorHAnsi" w:cstheme="majorHAnsi"/>
          <w:b w:val="0"/>
          <w:lang w:val="en-GB"/>
        </w:rPr>
        <w:t>F</w:t>
      </w:r>
      <w:r w:rsidR="008424F6" w:rsidRPr="00E1285E">
        <w:rPr>
          <w:rFonts w:asciiTheme="majorHAnsi" w:hAnsiTheme="majorHAnsi" w:cstheme="majorHAnsi"/>
          <w:b w:val="0"/>
          <w:lang w:val="en-GB"/>
        </w:rPr>
        <w:t>ollowing Android devices: Samsung S7, Note 2, Motog2, HTC desire, Sony Z1 and Nexux.</w:t>
      </w:r>
    </w:p>
    <w:p w14:paraId="2D3367C2" w14:textId="77777777" w:rsidR="008424F6" w:rsidRPr="00E1285E" w:rsidRDefault="008424F6" w:rsidP="00B876B4">
      <w:pPr>
        <w:pStyle w:val="ListParagraph1"/>
        <w:numPr>
          <w:ilvl w:val="1"/>
          <w:numId w:val="1"/>
        </w:numPr>
        <w:spacing w:after="0"/>
        <w:jc w:val="both"/>
        <w:rPr>
          <w:rFonts w:asciiTheme="majorHAnsi" w:hAnsiTheme="majorHAnsi" w:cstheme="majorHAnsi"/>
          <w:lang w:val="en-GB"/>
        </w:rPr>
      </w:pPr>
      <w:r w:rsidRPr="00E1285E">
        <w:rPr>
          <w:rFonts w:asciiTheme="majorHAnsi" w:hAnsiTheme="majorHAnsi" w:cstheme="majorHAnsi"/>
          <w:b w:val="0"/>
          <w:lang w:val="en-GB"/>
        </w:rPr>
        <w:t>Following iPhone devices: iPhone 6, iPhone 6s, iPhone X, iPhone 11, iPhone 13.</w:t>
      </w:r>
    </w:p>
    <w:p w14:paraId="7C49B584" w14:textId="62EEAB3E" w:rsidR="008424F6" w:rsidRPr="00E1285E" w:rsidRDefault="008424F6" w:rsidP="003344AC">
      <w:pPr>
        <w:numPr>
          <w:ilvl w:val="0"/>
          <w:numId w:val="1"/>
        </w:numPr>
        <w:pBdr>
          <w:top w:val="nil"/>
          <w:left w:val="nil"/>
          <w:bottom w:val="nil"/>
          <w:right w:val="nil"/>
          <w:between w:val="nil"/>
        </w:pBdr>
        <w:spacing w:line="276" w:lineRule="auto"/>
        <w:jc w:val="both"/>
        <w:rPr>
          <w:rFonts w:asciiTheme="majorHAnsi" w:hAnsiTheme="majorHAnsi" w:cstheme="majorHAnsi"/>
          <w:b/>
          <w:color w:val="000000"/>
        </w:rPr>
      </w:pPr>
      <w:r w:rsidRPr="00E1285E">
        <w:rPr>
          <w:rFonts w:asciiTheme="majorHAnsi" w:hAnsiTheme="majorHAnsi" w:cstheme="majorHAnsi"/>
          <w:color w:val="000000"/>
        </w:rPr>
        <w:t>Integration with GEO Location features to allow location-based searching.</w:t>
      </w:r>
    </w:p>
    <w:p w14:paraId="32C5957B" w14:textId="77777777" w:rsidR="008424F6" w:rsidRPr="00E1285E" w:rsidRDefault="008424F6" w:rsidP="008424F6">
      <w:pPr>
        <w:numPr>
          <w:ilvl w:val="0"/>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App will work in Portrait orientation only. </w:t>
      </w:r>
    </w:p>
    <w:p w14:paraId="61046FF7" w14:textId="6D4AE5BC" w:rsidR="008424F6" w:rsidRPr="00E1285E" w:rsidRDefault="008424F6">
      <w:pPr>
        <w:numPr>
          <w:ilvl w:val="0"/>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The proposal includes development cost as per the features discussed. It does not include any costing related to hardware or domain hosting or any 3rd party </w:t>
      </w:r>
      <w:commentRangeStart w:id="469"/>
      <w:commentRangeStart w:id="470"/>
      <w:r w:rsidRPr="00E1285E">
        <w:rPr>
          <w:rFonts w:asciiTheme="majorHAnsi" w:hAnsiTheme="majorHAnsi" w:cstheme="majorHAnsi"/>
        </w:rPr>
        <w:t xml:space="preserve">API </w:t>
      </w:r>
      <w:commentRangeEnd w:id="469"/>
      <w:r w:rsidR="00D05FFC">
        <w:rPr>
          <w:rStyle w:val="CommentReference"/>
        </w:rPr>
        <w:commentReference w:id="469"/>
      </w:r>
      <w:commentRangeEnd w:id="470"/>
      <w:r w:rsidR="003F3039">
        <w:rPr>
          <w:rStyle w:val="CommentReference"/>
        </w:rPr>
        <w:commentReference w:id="470"/>
      </w:r>
      <w:r w:rsidRPr="00E1285E">
        <w:rPr>
          <w:rFonts w:asciiTheme="majorHAnsi" w:hAnsiTheme="majorHAnsi" w:cstheme="majorHAnsi"/>
        </w:rPr>
        <w:t>integration or other costs which may or may not be required at later stage and is not envisioned at this point of time. Please note that if we require any API integration for payment gateway</w:t>
      </w:r>
      <w:r w:rsidR="008A1B3D" w:rsidRPr="00E1285E">
        <w:rPr>
          <w:rFonts w:asciiTheme="majorHAnsi" w:hAnsiTheme="majorHAnsi" w:cstheme="majorHAnsi"/>
        </w:rPr>
        <w:t>, SMS</w:t>
      </w:r>
      <w:r w:rsidR="003344AC" w:rsidRPr="00E1285E">
        <w:rPr>
          <w:rFonts w:asciiTheme="majorHAnsi" w:hAnsiTheme="majorHAnsi" w:cstheme="majorHAnsi"/>
        </w:rPr>
        <w:t xml:space="preserve">  </w:t>
      </w:r>
      <w:r w:rsidRPr="00E1285E">
        <w:rPr>
          <w:rFonts w:asciiTheme="majorHAnsi" w:hAnsiTheme="majorHAnsi" w:cstheme="majorHAnsi"/>
        </w:rPr>
        <w:t>feature and if its paid then the same needs to be borne by client. We will let you know about this while we are in development mode.</w:t>
      </w:r>
    </w:p>
    <w:p w14:paraId="0248403C" w14:textId="77777777" w:rsidR="008424F6" w:rsidRPr="00E1285E" w:rsidRDefault="008424F6" w:rsidP="008424F6">
      <w:pPr>
        <w:numPr>
          <w:ilvl w:val="0"/>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Servers and domain name etc. will be provided by client, however client will require our assistance in uploading the final product to the server. While development is going on the product will be tested on our test servers and once live it will shift to client servers.</w:t>
      </w:r>
    </w:p>
    <w:p w14:paraId="0AC8ECA9" w14:textId="77777777" w:rsidR="008424F6" w:rsidRPr="00E1285E" w:rsidRDefault="008424F6" w:rsidP="008424F6">
      <w:pPr>
        <w:numPr>
          <w:ilvl w:val="0"/>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we would require for the following:</w:t>
      </w:r>
    </w:p>
    <w:p w14:paraId="592BCFD5" w14:textId="49CC9A7E" w:rsidR="008424F6" w:rsidRPr="00E1285E" w:rsidRDefault="008424F6" w:rsidP="008424F6">
      <w:pPr>
        <w:numPr>
          <w:ilvl w:val="1"/>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Payment Gateway API</w:t>
      </w:r>
      <w:ins w:id="471" w:author="Microsoft Office User" w:date="2024-01-30T15:42:00Z">
        <w:r w:rsidR="00E7062B">
          <w:rPr>
            <w:rFonts w:asciiTheme="majorHAnsi" w:hAnsiTheme="majorHAnsi" w:cstheme="majorHAnsi"/>
          </w:rPr>
          <w:t>: Stripe We suggest</w:t>
        </w:r>
      </w:ins>
      <w:ins w:id="472" w:author="Microsoft Office User" w:date="2024-01-30T15:52:00Z">
        <w:r w:rsidR="0002229B">
          <w:rPr>
            <w:rFonts w:asciiTheme="majorHAnsi" w:hAnsiTheme="majorHAnsi" w:cstheme="majorHAnsi"/>
          </w:rPr>
          <w:t xml:space="preserve">: </w:t>
        </w:r>
        <w:r w:rsidR="0002229B" w:rsidRPr="0002229B">
          <w:rPr>
            <w:rFonts w:asciiTheme="majorHAnsi" w:hAnsiTheme="majorHAnsi" w:cstheme="majorHAnsi"/>
          </w:rPr>
          <w:t>https://stripe.com/in/pricing?utm_campaign=IN_EN_Search_Brand_Stripe_EXA-19968032780&amp;utm_medium=cpc&amp;utm_source=google&amp;ad_content=654755077636&amp;utm_term=stripe+pricing&amp;utm_matchtype=e&amp;utm_adposition=&amp;utm_device=c&amp;gclid=Cj0KCQiA2eKtBhDcARIsAEGTG43an6gZiz9iIcgZ4MWVBbyEPhBgZRKX38YLp-4eqaTVckrBWUrhamYaAoLhEALw_wcB</w:t>
        </w:r>
      </w:ins>
    </w:p>
    <w:p w14:paraId="00D10050" w14:textId="5776D21F" w:rsidR="008424F6" w:rsidRPr="00E1285E" w:rsidRDefault="008F1AEE" w:rsidP="008424F6">
      <w:pPr>
        <w:numPr>
          <w:ilvl w:val="1"/>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SMS API</w:t>
      </w:r>
      <w:ins w:id="473" w:author="Microsoft Office User" w:date="2024-01-30T15:42:00Z">
        <w:r w:rsidR="00E7062B">
          <w:rPr>
            <w:rFonts w:asciiTheme="majorHAnsi" w:hAnsiTheme="majorHAnsi" w:cstheme="majorHAnsi"/>
          </w:rPr>
          <w:t>: Twilio we suggest</w:t>
        </w:r>
      </w:ins>
      <w:ins w:id="474" w:author="Microsoft Office User" w:date="2024-01-30T15:51:00Z">
        <w:r w:rsidR="00FB65A6">
          <w:rPr>
            <w:rFonts w:asciiTheme="majorHAnsi" w:hAnsiTheme="majorHAnsi" w:cstheme="majorHAnsi"/>
          </w:rPr>
          <w:t xml:space="preserve">: </w:t>
        </w:r>
      </w:ins>
      <w:ins w:id="475" w:author="Microsoft Office User" w:date="2024-01-30T15:52:00Z">
        <w:r w:rsidR="00FB65A6" w:rsidRPr="00FB65A6">
          <w:rPr>
            <w:rFonts w:asciiTheme="majorHAnsi" w:hAnsiTheme="majorHAnsi" w:cstheme="majorHAnsi"/>
          </w:rPr>
          <w:t>https://www.twilio.com/en-us/sms/pricing/in</w:t>
        </w:r>
      </w:ins>
    </w:p>
    <w:p w14:paraId="6D05C00C" w14:textId="0F604225" w:rsidR="008424F6" w:rsidRDefault="008424F6" w:rsidP="008424F6">
      <w:pPr>
        <w:numPr>
          <w:ilvl w:val="1"/>
          <w:numId w:val="1"/>
        </w:numPr>
        <w:pBdr>
          <w:top w:val="nil"/>
          <w:left w:val="nil"/>
          <w:bottom w:val="nil"/>
          <w:right w:val="nil"/>
          <w:between w:val="nil"/>
        </w:pBdr>
        <w:spacing w:line="276" w:lineRule="auto"/>
        <w:jc w:val="both"/>
        <w:rPr>
          <w:ins w:id="476" w:author="Microsoft Office User" w:date="2024-01-30T15:50:00Z"/>
          <w:rFonts w:asciiTheme="majorHAnsi" w:hAnsiTheme="majorHAnsi" w:cstheme="majorHAnsi"/>
        </w:rPr>
      </w:pPr>
      <w:r w:rsidRPr="00E1285E">
        <w:rPr>
          <w:rFonts w:asciiTheme="majorHAnsi" w:hAnsiTheme="majorHAnsi" w:cstheme="majorHAnsi"/>
        </w:rPr>
        <w:t>Server and Hosting (Dedicated Preferred)</w:t>
      </w:r>
      <w:ins w:id="477" w:author="Microsoft Office User" w:date="2024-01-30T15:42:00Z">
        <w:r w:rsidR="00E7062B">
          <w:rPr>
            <w:rFonts w:asciiTheme="majorHAnsi" w:hAnsiTheme="majorHAnsi" w:cstheme="majorHAnsi"/>
          </w:rPr>
          <w:t>: AWS</w:t>
        </w:r>
      </w:ins>
      <w:ins w:id="478" w:author="Microsoft Office User" w:date="2024-01-30T15:47:00Z">
        <w:r w:rsidR="00804F7F">
          <w:rPr>
            <w:rFonts w:asciiTheme="majorHAnsi" w:hAnsiTheme="majorHAnsi" w:cstheme="majorHAnsi"/>
          </w:rPr>
          <w:t xml:space="preserve"> For Pricing details: </w:t>
        </w:r>
      </w:ins>
      <w:ins w:id="479" w:author="Microsoft Office User" w:date="2024-01-30T15:50:00Z">
        <w:r w:rsidR="005F338A">
          <w:rPr>
            <w:rFonts w:asciiTheme="majorHAnsi" w:hAnsiTheme="majorHAnsi" w:cstheme="majorHAnsi"/>
          </w:rPr>
          <w:fldChar w:fldCharType="begin"/>
        </w:r>
        <w:r w:rsidR="005F338A">
          <w:rPr>
            <w:rFonts w:asciiTheme="majorHAnsi" w:hAnsiTheme="majorHAnsi" w:cstheme="majorHAnsi"/>
          </w:rPr>
          <w:instrText xml:space="preserve"> HYPERLINK "</w:instrText>
        </w:r>
      </w:ins>
      <w:ins w:id="480" w:author="Microsoft Office User" w:date="2024-01-30T15:47:00Z">
        <w:r w:rsidR="005F338A" w:rsidRPr="00804F7F">
          <w:rPr>
            <w:rFonts w:asciiTheme="majorHAnsi" w:hAnsiTheme="majorHAnsi" w:cstheme="majorHAnsi"/>
          </w:rPr>
          <w:instrText>https://aws.amazon.com/ec2/pricing/on-demand/</w:instrText>
        </w:r>
      </w:ins>
      <w:ins w:id="481" w:author="Microsoft Office User" w:date="2024-01-30T15:50:00Z">
        <w:r w:rsidR="005F338A">
          <w:rPr>
            <w:rFonts w:asciiTheme="majorHAnsi" w:hAnsiTheme="majorHAnsi" w:cstheme="majorHAnsi"/>
          </w:rPr>
          <w:instrText xml:space="preserve">" </w:instrText>
        </w:r>
        <w:r w:rsidR="005F338A">
          <w:rPr>
            <w:rFonts w:asciiTheme="majorHAnsi" w:hAnsiTheme="majorHAnsi" w:cstheme="majorHAnsi"/>
          </w:rPr>
          <w:fldChar w:fldCharType="separate"/>
        </w:r>
      </w:ins>
      <w:ins w:id="482" w:author="Microsoft Office User" w:date="2024-01-30T15:47:00Z">
        <w:r w:rsidR="005F338A" w:rsidRPr="002D1636">
          <w:rPr>
            <w:rStyle w:val="Hyperlink"/>
            <w:rFonts w:asciiTheme="majorHAnsi" w:hAnsiTheme="majorHAnsi" w:cstheme="majorHAnsi"/>
          </w:rPr>
          <w:t>https://aws.amazon.com/ec2/pricing/on-demand/</w:t>
        </w:r>
      </w:ins>
      <w:ins w:id="483" w:author="Microsoft Office User" w:date="2024-01-30T15:50:00Z">
        <w:r w:rsidR="005F338A">
          <w:rPr>
            <w:rFonts w:asciiTheme="majorHAnsi" w:hAnsiTheme="majorHAnsi" w:cstheme="majorHAnsi"/>
          </w:rPr>
          <w:fldChar w:fldCharType="end"/>
        </w:r>
      </w:ins>
    </w:p>
    <w:p w14:paraId="160D3B16" w14:textId="43220506" w:rsidR="005F338A" w:rsidRPr="00E1285E" w:rsidRDefault="005F338A" w:rsidP="008424F6">
      <w:pPr>
        <w:numPr>
          <w:ilvl w:val="1"/>
          <w:numId w:val="1"/>
        </w:numPr>
        <w:pBdr>
          <w:top w:val="nil"/>
          <w:left w:val="nil"/>
          <w:bottom w:val="nil"/>
          <w:right w:val="nil"/>
          <w:between w:val="nil"/>
        </w:pBdr>
        <w:spacing w:line="276" w:lineRule="auto"/>
        <w:jc w:val="both"/>
        <w:rPr>
          <w:rFonts w:asciiTheme="majorHAnsi" w:hAnsiTheme="majorHAnsi" w:cstheme="majorHAnsi"/>
        </w:rPr>
      </w:pPr>
      <w:ins w:id="484" w:author="Microsoft Office User" w:date="2024-01-30T15:50:00Z">
        <w:r>
          <w:rPr>
            <w:rFonts w:asciiTheme="majorHAnsi" w:hAnsiTheme="majorHAnsi" w:cstheme="majorHAnsi"/>
          </w:rPr>
          <w:lastRenderedPageBreak/>
          <w:t xml:space="preserve">CDN Pricing: </w:t>
        </w:r>
        <w:r w:rsidRPr="005F338A">
          <w:rPr>
            <w:rFonts w:asciiTheme="majorHAnsi" w:hAnsiTheme="majorHAnsi" w:cstheme="majorHAnsi"/>
          </w:rPr>
          <w:t>https://aws.amazon.com/cloudfront/pricing/</w:t>
        </w:r>
      </w:ins>
    </w:p>
    <w:p w14:paraId="10A5750A" w14:textId="481324AF" w:rsidR="008424F6" w:rsidRPr="00E1285E" w:rsidRDefault="008424F6" w:rsidP="008424F6">
      <w:pPr>
        <w:numPr>
          <w:ilvl w:val="1"/>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 xml:space="preserve">Domain </w:t>
      </w:r>
      <w:ins w:id="485" w:author="Microsoft Office User" w:date="2024-01-30T15:42:00Z">
        <w:r w:rsidR="00E7062B">
          <w:rPr>
            <w:rFonts w:asciiTheme="majorHAnsi" w:hAnsiTheme="majorHAnsi" w:cstheme="majorHAnsi"/>
          </w:rPr>
          <w:t>: From Godaddy</w:t>
        </w:r>
      </w:ins>
      <w:del w:id="486" w:author="Microsoft Office User" w:date="2024-01-30T15:42:00Z">
        <w:r w:rsidRPr="00E1285E" w:rsidDel="00E7062B">
          <w:rPr>
            <w:rFonts w:asciiTheme="majorHAnsi" w:hAnsiTheme="majorHAnsi" w:cstheme="majorHAnsi"/>
          </w:rPr>
          <w:delText xml:space="preserve"> </w:delText>
        </w:r>
      </w:del>
    </w:p>
    <w:p w14:paraId="3687B635" w14:textId="41460E2D" w:rsidR="008424F6" w:rsidRPr="00E1285E" w:rsidRDefault="008424F6" w:rsidP="008424F6">
      <w:pPr>
        <w:numPr>
          <w:ilvl w:val="2"/>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SMTP (For sending mail to the users through the portal)</w:t>
      </w:r>
    </w:p>
    <w:p w14:paraId="0F65E43A" w14:textId="2686E2C5" w:rsidR="008424F6" w:rsidRPr="00E1285E" w:rsidRDefault="008424F6" w:rsidP="008424F6">
      <w:pPr>
        <w:numPr>
          <w:ilvl w:val="2"/>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SSL (Security Socket Layer for secured payments and website security)</w:t>
      </w:r>
      <w:r w:rsidR="00F344C8" w:rsidRPr="00E1285E">
        <w:rPr>
          <w:rFonts w:asciiTheme="majorHAnsi" w:hAnsiTheme="majorHAnsi" w:cstheme="majorHAnsi"/>
        </w:rPr>
        <w:t xml:space="preserve"> </w:t>
      </w:r>
    </w:p>
    <w:p w14:paraId="52F137CC" w14:textId="27C64E0D" w:rsidR="008424F6" w:rsidRPr="00E1285E" w:rsidRDefault="008424F6" w:rsidP="008424F6">
      <w:pPr>
        <w:numPr>
          <w:ilvl w:val="1"/>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Apple Developer Account</w:t>
      </w:r>
      <w:ins w:id="487" w:author="Microsoft Office User" w:date="2024-01-30T15:52:00Z">
        <w:r w:rsidR="00E41A28">
          <w:rPr>
            <w:rFonts w:asciiTheme="majorHAnsi" w:hAnsiTheme="majorHAnsi" w:cstheme="majorHAnsi"/>
          </w:rPr>
          <w:t>: 99 USD per Year</w:t>
        </w:r>
      </w:ins>
    </w:p>
    <w:p w14:paraId="0AF665D4" w14:textId="1AF74FEA" w:rsidR="008424F6" w:rsidRPr="00E1285E" w:rsidRDefault="008424F6" w:rsidP="008424F6">
      <w:pPr>
        <w:numPr>
          <w:ilvl w:val="1"/>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Play Store console Account</w:t>
      </w:r>
      <w:ins w:id="488" w:author="Microsoft Office User" w:date="2024-01-30T15:52:00Z">
        <w:r w:rsidR="00E41A28">
          <w:rPr>
            <w:rFonts w:asciiTheme="majorHAnsi" w:hAnsiTheme="majorHAnsi" w:cstheme="majorHAnsi"/>
          </w:rPr>
          <w:t>: 25 USD lifetime</w:t>
        </w:r>
      </w:ins>
    </w:p>
    <w:p w14:paraId="185FC621" w14:textId="6B41F509" w:rsidR="00876824" w:rsidRPr="00E1285E" w:rsidRDefault="008424F6" w:rsidP="00876824">
      <w:pPr>
        <w:numPr>
          <w:ilvl w:val="1"/>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Firebase</w:t>
      </w:r>
      <w:r w:rsidR="00F344C8" w:rsidRPr="00E1285E">
        <w:rPr>
          <w:rFonts w:asciiTheme="majorHAnsi" w:hAnsiTheme="majorHAnsi" w:cstheme="majorHAnsi"/>
        </w:rPr>
        <w:t xml:space="preserve"> form the dev site.</w:t>
      </w:r>
      <w:ins w:id="489" w:author="Microsoft Office User" w:date="2024-01-30T15:42:00Z">
        <w:r w:rsidR="00E7062B">
          <w:rPr>
            <w:rFonts w:asciiTheme="majorHAnsi" w:hAnsiTheme="majorHAnsi" w:cstheme="majorHAnsi"/>
          </w:rPr>
          <w:t>: Google Account</w:t>
        </w:r>
      </w:ins>
    </w:p>
    <w:p w14:paraId="43EB3B2E" w14:textId="7C1F6A87" w:rsidR="005F6E19" w:rsidRDefault="005F6E19" w:rsidP="00876824">
      <w:pPr>
        <w:numPr>
          <w:ilvl w:val="1"/>
          <w:numId w:val="1"/>
        </w:num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Video/Voice Calling API: Agora</w:t>
      </w:r>
    </w:p>
    <w:p w14:paraId="5C46B5AD" w14:textId="5030FD8D" w:rsidR="002D0D38" w:rsidRPr="002D0D38" w:rsidRDefault="002D0D38" w:rsidP="002D0D38">
      <w:pPr>
        <w:pBdr>
          <w:top w:val="nil"/>
          <w:left w:val="nil"/>
          <w:bottom w:val="nil"/>
          <w:right w:val="nil"/>
          <w:between w:val="nil"/>
        </w:pBdr>
        <w:spacing w:line="276" w:lineRule="auto"/>
        <w:jc w:val="both"/>
        <w:rPr>
          <w:highlight w:val="yellow"/>
        </w:rPr>
      </w:pPr>
      <w:r w:rsidRPr="002D0D38">
        <w:rPr>
          <w:rFonts w:asciiTheme="majorHAnsi" w:hAnsiTheme="majorHAnsi" w:cstheme="majorHAnsi"/>
          <w:highlight w:val="yellow"/>
        </w:rPr>
        <w:t xml:space="preserve">URNavi tech: </w:t>
      </w:r>
      <w:r w:rsidRPr="002D0D38">
        <w:rPr>
          <w:highlight w:val="yellow"/>
        </w:rPr>
        <w:t>We need to detailed out AGORA. Can we call on Whatsapp number without revealing identity?</w:t>
      </w:r>
    </w:p>
    <w:p w14:paraId="027BDAA0" w14:textId="083AEF1B" w:rsidR="002D0D38" w:rsidRPr="00E1285E" w:rsidRDefault="002D0D38" w:rsidP="002D0D38">
      <w:pPr>
        <w:pBdr>
          <w:top w:val="nil"/>
          <w:left w:val="nil"/>
          <w:bottom w:val="nil"/>
          <w:right w:val="nil"/>
          <w:between w:val="nil"/>
        </w:pBdr>
        <w:spacing w:line="276" w:lineRule="auto"/>
        <w:jc w:val="both"/>
        <w:rPr>
          <w:rFonts w:asciiTheme="majorHAnsi" w:hAnsiTheme="majorHAnsi" w:cstheme="majorHAnsi"/>
        </w:rPr>
      </w:pPr>
      <w:r w:rsidRPr="002D0D38">
        <w:rPr>
          <w:rFonts w:asciiTheme="majorHAnsi" w:hAnsiTheme="majorHAnsi" w:cstheme="majorHAnsi"/>
          <w:highlight w:val="yellow"/>
        </w:rPr>
        <w:t>[Inventcolabs]: User random number will call to whatsapp</w:t>
      </w:r>
      <w:ins w:id="490" w:author="Microsoft Office User" w:date="2024-01-30T15:51:00Z">
        <w:r w:rsidR="000B446B">
          <w:rPr>
            <w:rFonts w:asciiTheme="majorHAnsi" w:hAnsiTheme="majorHAnsi" w:cstheme="majorHAnsi"/>
            <w:highlight w:val="yellow"/>
          </w:rPr>
          <w:t xml:space="preserve">. For Pricing: </w:t>
        </w:r>
        <w:r w:rsidR="000B446B" w:rsidRPr="000B446B">
          <w:rPr>
            <w:rFonts w:asciiTheme="majorHAnsi" w:hAnsiTheme="majorHAnsi" w:cstheme="majorHAnsi"/>
          </w:rPr>
          <w:t>https://www.agora.io/en/pricing/</w:t>
        </w:r>
      </w:ins>
    </w:p>
    <w:p w14:paraId="24F8F05E" w14:textId="77777777" w:rsidR="003344AC" w:rsidRPr="00E1285E" w:rsidRDefault="003344AC" w:rsidP="008424F6">
      <w:pPr>
        <w:pBdr>
          <w:top w:val="nil"/>
          <w:left w:val="nil"/>
          <w:bottom w:val="nil"/>
          <w:right w:val="nil"/>
          <w:between w:val="nil"/>
        </w:pBdr>
        <w:spacing w:line="276" w:lineRule="auto"/>
        <w:jc w:val="both"/>
        <w:rPr>
          <w:rFonts w:asciiTheme="majorHAnsi" w:hAnsiTheme="majorHAnsi" w:cstheme="majorHAnsi"/>
        </w:rPr>
      </w:pPr>
    </w:p>
    <w:p w14:paraId="735D819F" w14:textId="3CE12944" w:rsidR="008424F6" w:rsidRPr="00E1285E" w:rsidRDefault="008424F6" w:rsidP="008424F6">
      <w:pPr>
        <w:pBdr>
          <w:top w:val="nil"/>
          <w:left w:val="nil"/>
          <w:bottom w:val="nil"/>
          <w:right w:val="nil"/>
          <w:between w:val="nil"/>
        </w:pBdr>
        <w:spacing w:line="276" w:lineRule="auto"/>
        <w:jc w:val="both"/>
        <w:rPr>
          <w:rFonts w:asciiTheme="majorHAnsi" w:hAnsiTheme="majorHAnsi" w:cstheme="majorHAnsi"/>
        </w:rPr>
      </w:pPr>
      <w:r w:rsidRPr="00E1285E">
        <w:rPr>
          <w:rFonts w:asciiTheme="majorHAnsi" w:hAnsiTheme="majorHAnsi" w:cstheme="majorHAnsi"/>
        </w:rPr>
        <w:t>Note: One single account can be used for Play Store</w:t>
      </w:r>
      <w:r w:rsidR="003344AC" w:rsidRPr="00E1285E">
        <w:rPr>
          <w:rFonts w:asciiTheme="majorHAnsi" w:hAnsiTheme="majorHAnsi" w:cstheme="majorHAnsi"/>
        </w:rPr>
        <w:t xml:space="preserve"> &amp; </w:t>
      </w:r>
      <w:r w:rsidRPr="00E1285E">
        <w:rPr>
          <w:rFonts w:asciiTheme="majorHAnsi" w:hAnsiTheme="majorHAnsi" w:cstheme="majorHAnsi"/>
        </w:rPr>
        <w:t>Firebase.</w:t>
      </w:r>
    </w:p>
    <w:p w14:paraId="6542AC3E" w14:textId="77777777" w:rsidR="008424F6" w:rsidRPr="00E1285E" w:rsidRDefault="008424F6" w:rsidP="008424F6">
      <w:pPr>
        <w:pBdr>
          <w:top w:val="nil"/>
          <w:left w:val="nil"/>
          <w:bottom w:val="nil"/>
          <w:right w:val="nil"/>
          <w:between w:val="nil"/>
        </w:pBdr>
        <w:spacing w:line="276" w:lineRule="auto"/>
        <w:ind w:left="720"/>
        <w:jc w:val="both"/>
        <w:rPr>
          <w:rFonts w:asciiTheme="majorHAnsi" w:hAnsiTheme="majorHAnsi" w:cstheme="majorHAnsi"/>
          <w:b/>
          <w:color w:val="000000"/>
        </w:rPr>
      </w:pPr>
    </w:p>
    <w:p w14:paraId="49D6AD8D" w14:textId="77777777" w:rsidR="008424F6" w:rsidRPr="00E1285E" w:rsidRDefault="008424F6" w:rsidP="008424F6">
      <w:pPr>
        <w:spacing w:line="276" w:lineRule="auto"/>
        <w:jc w:val="both"/>
        <w:rPr>
          <w:rFonts w:asciiTheme="majorHAnsi" w:hAnsiTheme="majorHAnsi" w:cstheme="majorHAnsi"/>
        </w:rPr>
      </w:pPr>
      <w:r w:rsidRPr="00E1285E">
        <w:rPr>
          <w:rFonts w:asciiTheme="majorHAnsi" w:hAnsiTheme="majorHAnsi" w:cstheme="majorHAnsi"/>
        </w:rPr>
        <w:t>**********************************End of SRS************************************</w:t>
      </w:r>
    </w:p>
    <w:p w14:paraId="51BB7E6F" w14:textId="0714F63C" w:rsidR="00BF10A7" w:rsidRDefault="00BF10A7" w:rsidP="00A27E08">
      <w:pPr>
        <w:spacing w:line="276" w:lineRule="auto"/>
        <w:jc w:val="both"/>
        <w:rPr>
          <w:ins w:id="491" w:author="Microsoft Office User" w:date="2024-01-30T15:40:00Z"/>
          <w:rFonts w:asciiTheme="majorHAnsi" w:hAnsiTheme="majorHAnsi" w:cstheme="majorHAnsi"/>
        </w:rPr>
      </w:pPr>
      <w:bookmarkStart w:id="492" w:name="_Toc121157301"/>
      <w:bookmarkStart w:id="493" w:name="_Toc121321323"/>
      <w:bookmarkStart w:id="494" w:name="_Toc142470978"/>
      <w:bookmarkStart w:id="495" w:name="_Toc142490923"/>
      <w:bookmarkStart w:id="496" w:name="_Toc146042166"/>
      <w:bookmarkStart w:id="497" w:name="_Toc146107978"/>
      <w:bookmarkStart w:id="498" w:name="_Toc146115893"/>
      <w:bookmarkStart w:id="499" w:name="_Toc146278456"/>
      <w:bookmarkStart w:id="500" w:name="_Toc146295890"/>
      <w:bookmarkStart w:id="501" w:name="_Toc151897156"/>
      <w:bookmarkStart w:id="502" w:name="_Toc151929949"/>
      <w:bookmarkStart w:id="503" w:name="_Toc121157302"/>
      <w:bookmarkStart w:id="504" w:name="_Toc121321324"/>
      <w:bookmarkStart w:id="505" w:name="_Toc142470979"/>
      <w:bookmarkStart w:id="506" w:name="_Toc142490924"/>
      <w:bookmarkStart w:id="507" w:name="_Toc146042167"/>
      <w:bookmarkStart w:id="508" w:name="_Toc146107979"/>
      <w:bookmarkStart w:id="509" w:name="_Toc146115894"/>
      <w:bookmarkStart w:id="510" w:name="_Toc146278457"/>
      <w:bookmarkStart w:id="511" w:name="_Toc146295891"/>
      <w:bookmarkStart w:id="512" w:name="_Toc151897157"/>
      <w:bookmarkStart w:id="513" w:name="_Toc151929950"/>
      <w:bookmarkStart w:id="514" w:name="_Toc121157303"/>
      <w:bookmarkStart w:id="515" w:name="_Toc121321325"/>
      <w:bookmarkStart w:id="516" w:name="_Toc142470980"/>
      <w:bookmarkStart w:id="517" w:name="_Toc142490925"/>
      <w:bookmarkStart w:id="518" w:name="_Toc146042168"/>
      <w:bookmarkStart w:id="519" w:name="_Toc146107980"/>
      <w:bookmarkStart w:id="520" w:name="_Toc146115895"/>
      <w:bookmarkStart w:id="521" w:name="_Toc146278458"/>
      <w:bookmarkStart w:id="522" w:name="_Toc146295892"/>
      <w:bookmarkStart w:id="523" w:name="_Toc151897158"/>
      <w:bookmarkStart w:id="524" w:name="_Toc151929951"/>
      <w:bookmarkStart w:id="525" w:name="_Toc121157304"/>
      <w:bookmarkStart w:id="526" w:name="_Toc121321326"/>
      <w:bookmarkStart w:id="527" w:name="_Toc142470981"/>
      <w:bookmarkStart w:id="528" w:name="_Toc142490926"/>
      <w:bookmarkStart w:id="529" w:name="_Toc146042169"/>
      <w:bookmarkStart w:id="530" w:name="_Toc146107981"/>
      <w:bookmarkStart w:id="531" w:name="_Toc146115896"/>
      <w:bookmarkStart w:id="532" w:name="_Toc146278459"/>
      <w:bookmarkStart w:id="533" w:name="_Toc146295893"/>
      <w:bookmarkStart w:id="534" w:name="_Toc151897159"/>
      <w:bookmarkStart w:id="535" w:name="_Toc151929952"/>
      <w:bookmarkStart w:id="536" w:name="_Toc121157305"/>
      <w:bookmarkStart w:id="537" w:name="_Toc121321327"/>
      <w:bookmarkStart w:id="538" w:name="_Toc142470982"/>
      <w:bookmarkStart w:id="539" w:name="_Toc142490927"/>
      <w:bookmarkStart w:id="540" w:name="_Toc146042170"/>
      <w:bookmarkStart w:id="541" w:name="_Toc146107982"/>
      <w:bookmarkStart w:id="542" w:name="_Toc146115897"/>
      <w:bookmarkStart w:id="543" w:name="_Toc146278460"/>
      <w:bookmarkStart w:id="544" w:name="_Toc146295894"/>
      <w:bookmarkStart w:id="545" w:name="_Toc151897160"/>
      <w:bookmarkStart w:id="546" w:name="_Toc151929953"/>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p>
    <w:p w14:paraId="4A370E60" w14:textId="3D2F43A7" w:rsidR="004455BA" w:rsidRDefault="004455BA" w:rsidP="00A27E08">
      <w:pPr>
        <w:spacing w:line="276" w:lineRule="auto"/>
        <w:jc w:val="both"/>
        <w:rPr>
          <w:ins w:id="547" w:author="Microsoft Office User" w:date="2024-01-30T15:40:00Z"/>
          <w:rFonts w:asciiTheme="majorHAnsi" w:hAnsiTheme="majorHAnsi" w:cstheme="majorHAnsi"/>
        </w:rPr>
      </w:pPr>
    </w:p>
    <w:p w14:paraId="59434225" w14:textId="044D758A" w:rsidR="004455BA" w:rsidRDefault="004455BA" w:rsidP="00A27E08">
      <w:pPr>
        <w:spacing w:line="276" w:lineRule="auto"/>
        <w:jc w:val="both"/>
        <w:rPr>
          <w:ins w:id="548" w:author="Microsoft Office User" w:date="2024-01-30T15:40:00Z"/>
          <w:rFonts w:asciiTheme="majorHAnsi" w:hAnsiTheme="majorHAnsi" w:cstheme="majorHAnsi"/>
        </w:rPr>
      </w:pPr>
    </w:p>
    <w:p w14:paraId="2AA2D86C" w14:textId="44555DEF" w:rsidR="004455BA" w:rsidRDefault="004455BA" w:rsidP="00A27E08">
      <w:pPr>
        <w:spacing w:line="276" w:lineRule="auto"/>
        <w:jc w:val="both"/>
        <w:rPr>
          <w:ins w:id="549" w:author="Microsoft Office User" w:date="2024-01-30T15:40:00Z"/>
          <w:rFonts w:asciiTheme="majorHAnsi" w:hAnsiTheme="majorHAnsi" w:cstheme="majorHAnsi"/>
        </w:rPr>
      </w:pPr>
    </w:p>
    <w:p w14:paraId="1A01643B" w14:textId="426EED12" w:rsidR="004455BA" w:rsidRDefault="004455BA" w:rsidP="00A27E08">
      <w:pPr>
        <w:spacing w:line="276" w:lineRule="auto"/>
        <w:jc w:val="both"/>
        <w:rPr>
          <w:ins w:id="550" w:author="Microsoft Office User" w:date="2024-01-30T15:40:00Z"/>
          <w:rFonts w:asciiTheme="majorHAnsi" w:hAnsiTheme="majorHAnsi" w:cstheme="majorHAnsi"/>
        </w:rPr>
      </w:pPr>
    </w:p>
    <w:p w14:paraId="3489A9E0" w14:textId="2046C427" w:rsidR="004455BA" w:rsidRDefault="004455BA" w:rsidP="00A27E08">
      <w:pPr>
        <w:spacing w:line="276" w:lineRule="auto"/>
        <w:jc w:val="both"/>
        <w:rPr>
          <w:ins w:id="551" w:author="Microsoft Office User" w:date="2024-01-30T15:40:00Z"/>
          <w:rFonts w:asciiTheme="majorHAnsi" w:hAnsiTheme="majorHAnsi" w:cstheme="majorHAnsi"/>
        </w:rPr>
      </w:pPr>
    </w:p>
    <w:p w14:paraId="55DFD479" w14:textId="06E70AAA" w:rsidR="004455BA" w:rsidRDefault="004455BA" w:rsidP="00A27E08">
      <w:pPr>
        <w:spacing w:line="276" w:lineRule="auto"/>
        <w:jc w:val="both"/>
        <w:rPr>
          <w:ins w:id="552" w:author="Microsoft Office User" w:date="2024-01-30T15:40:00Z"/>
          <w:rFonts w:asciiTheme="majorHAnsi" w:hAnsiTheme="majorHAnsi" w:cstheme="majorHAnsi"/>
        </w:rPr>
      </w:pPr>
    </w:p>
    <w:p w14:paraId="6890D407" w14:textId="1722FA32" w:rsidR="004455BA" w:rsidRDefault="004455BA" w:rsidP="00A27E08">
      <w:pPr>
        <w:spacing w:line="276" w:lineRule="auto"/>
        <w:jc w:val="both"/>
        <w:rPr>
          <w:ins w:id="553" w:author="Microsoft Office User" w:date="2024-01-30T15:40:00Z"/>
          <w:rFonts w:asciiTheme="majorHAnsi" w:hAnsiTheme="majorHAnsi" w:cstheme="majorHAnsi"/>
        </w:rPr>
      </w:pPr>
    </w:p>
    <w:p w14:paraId="33E507FD" w14:textId="747034BF" w:rsidR="004455BA" w:rsidRDefault="004455BA" w:rsidP="00A27E08">
      <w:pPr>
        <w:spacing w:line="276" w:lineRule="auto"/>
        <w:jc w:val="both"/>
        <w:rPr>
          <w:ins w:id="554" w:author="Microsoft Office User" w:date="2024-01-30T15:40:00Z"/>
          <w:rFonts w:asciiTheme="majorHAnsi" w:hAnsiTheme="majorHAnsi" w:cstheme="majorHAnsi"/>
        </w:rPr>
      </w:pPr>
    </w:p>
    <w:p w14:paraId="43D9BE43" w14:textId="1364F32C" w:rsidR="004455BA" w:rsidRDefault="004455BA" w:rsidP="00A27E08">
      <w:pPr>
        <w:spacing w:line="276" w:lineRule="auto"/>
        <w:jc w:val="both"/>
        <w:rPr>
          <w:ins w:id="555" w:author="Microsoft Office User" w:date="2024-01-30T15:40:00Z"/>
          <w:rFonts w:asciiTheme="majorHAnsi" w:hAnsiTheme="majorHAnsi" w:cstheme="majorHAnsi"/>
        </w:rPr>
      </w:pPr>
    </w:p>
    <w:p w14:paraId="22D1A8DE" w14:textId="604803DE" w:rsidR="004455BA" w:rsidRDefault="004455BA" w:rsidP="00A27E08">
      <w:pPr>
        <w:spacing w:line="276" w:lineRule="auto"/>
        <w:jc w:val="both"/>
        <w:rPr>
          <w:ins w:id="556" w:author="Microsoft Office User" w:date="2024-01-30T15:40:00Z"/>
          <w:rFonts w:asciiTheme="majorHAnsi" w:hAnsiTheme="majorHAnsi" w:cstheme="majorHAnsi"/>
        </w:rPr>
      </w:pPr>
    </w:p>
    <w:p w14:paraId="45C956D5" w14:textId="77777777" w:rsidR="004455BA" w:rsidRDefault="004455BA" w:rsidP="00A27E08">
      <w:pPr>
        <w:spacing w:line="276" w:lineRule="auto"/>
        <w:jc w:val="both"/>
        <w:rPr>
          <w:ins w:id="557" w:author="Microsoft Office User" w:date="2024-01-30T15:39:00Z"/>
          <w:rFonts w:asciiTheme="majorHAnsi" w:hAnsiTheme="majorHAnsi" w:cstheme="majorHAnsi"/>
        </w:rPr>
      </w:pPr>
    </w:p>
    <w:p w14:paraId="4A2C96CB" w14:textId="2BA1BA98" w:rsidR="004455BA" w:rsidRDefault="004455BA" w:rsidP="00A27E08">
      <w:pPr>
        <w:spacing w:line="276" w:lineRule="auto"/>
        <w:jc w:val="both"/>
        <w:rPr>
          <w:ins w:id="558" w:author="Microsoft Office User" w:date="2024-01-30T15:39:00Z"/>
          <w:rFonts w:asciiTheme="majorHAnsi" w:hAnsiTheme="majorHAnsi" w:cstheme="majorHAnsi"/>
        </w:rPr>
      </w:pPr>
    </w:p>
    <w:p w14:paraId="373B2118" w14:textId="77777777" w:rsidR="004455BA" w:rsidRPr="004455BA" w:rsidRDefault="004455BA" w:rsidP="004455BA">
      <w:pPr>
        <w:jc w:val="center"/>
        <w:rPr>
          <w:ins w:id="559" w:author="Microsoft Office User" w:date="2024-01-30T15:40:00Z"/>
          <w:rFonts w:asciiTheme="majorHAnsi" w:hAnsiTheme="majorHAnsi" w:cstheme="majorHAnsi"/>
          <w:u w:val="single"/>
          <w:lang w:val="en-US"/>
          <w:rPrChange w:id="560" w:author="Microsoft Office User" w:date="2024-01-30T15:41:00Z">
            <w:rPr>
              <w:ins w:id="561" w:author="Microsoft Office User" w:date="2024-01-30T15:40:00Z"/>
              <w:sz w:val="28"/>
              <w:szCs w:val="28"/>
              <w:u w:val="single"/>
              <w:lang w:val="en-US"/>
            </w:rPr>
          </w:rPrChange>
        </w:rPr>
      </w:pPr>
      <w:ins w:id="562" w:author="Microsoft Office User" w:date="2024-01-30T15:40:00Z">
        <w:r w:rsidRPr="004455BA">
          <w:rPr>
            <w:rFonts w:asciiTheme="majorHAnsi" w:hAnsiTheme="majorHAnsi" w:cstheme="majorHAnsi"/>
            <w:u w:val="single"/>
            <w:lang w:val="en-US"/>
            <w:rPrChange w:id="563" w:author="Microsoft Office User" w:date="2024-01-30T15:41:00Z">
              <w:rPr>
                <w:sz w:val="28"/>
                <w:szCs w:val="28"/>
                <w:u w:val="single"/>
                <w:lang w:val="en-US"/>
              </w:rPr>
            </w:rPrChange>
          </w:rPr>
          <w:t>Notes on FRS</w:t>
        </w:r>
      </w:ins>
    </w:p>
    <w:p w14:paraId="72716C8F" w14:textId="77777777" w:rsidR="004455BA" w:rsidRPr="004455BA" w:rsidRDefault="004455BA" w:rsidP="004455BA">
      <w:pPr>
        <w:pStyle w:val="ListParagraph"/>
        <w:numPr>
          <w:ilvl w:val="0"/>
          <w:numId w:val="39"/>
        </w:numPr>
        <w:spacing w:after="160" w:line="360" w:lineRule="auto"/>
        <w:ind w:left="714" w:hanging="357"/>
        <w:rPr>
          <w:ins w:id="564" w:author="Microsoft Office User" w:date="2024-01-30T15:40:00Z"/>
          <w:rFonts w:asciiTheme="majorHAnsi" w:hAnsiTheme="majorHAnsi" w:cstheme="majorHAnsi"/>
          <w:lang w:val="en-US"/>
          <w:rPrChange w:id="565" w:author="Microsoft Office User" w:date="2024-01-30T15:41:00Z">
            <w:rPr>
              <w:ins w:id="566" w:author="Microsoft Office User" w:date="2024-01-30T15:40:00Z"/>
              <w:lang w:val="en-US"/>
            </w:rPr>
          </w:rPrChange>
        </w:rPr>
      </w:pPr>
      <w:ins w:id="567" w:author="Microsoft Office User" w:date="2024-01-30T15:40:00Z">
        <w:r w:rsidRPr="004455BA">
          <w:rPr>
            <w:rFonts w:asciiTheme="majorHAnsi" w:hAnsiTheme="majorHAnsi" w:cstheme="majorHAnsi"/>
            <w:lang w:val="en-US"/>
            <w:rPrChange w:id="568" w:author="Microsoft Office User" w:date="2024-01-30T15:41:00Z">
              <w:rPr>
                <w:lang w:val="en-US"/>
              </w:rPr>
            </w:rPrChange>
          </w:rPr>
          <w:t>Let’s have functionality list grid of various roles/user to get more clarity. We can see things in overlap</w:t>
        </w:r>
      </w:ins>
    </w:p>
    <w:p w14:paraId="045E97CC" w14:textId="77777777" w:rsidR="004455BA" w:rsidRPr="004455BA" w:rsidRDefault="004455BA" w:rsidP="004455BA">
      <w:pPr>
        <w:pStyle w:val="ListParagraph"/>
        <w:numPr>
          <w:ilvl w:val="0"/>
          <w:numId w:val="39"/>
        </w:numPr>
        <w:spacing w:after="60" w:line="360" w:lineRule="auto"/>
        <w:ind w:left="714" w:hanging="357"/>
        <w:rPr>
          <w:ins w:id="569" w:author="Microsoft Office User" w:date="2024-01-30T15:40:00Z"/>
          <w:rFonts w:asciiTheme="majorHAnsi" w:hAnsiTheme="majorHAnsi" w:cstheme="majorHAnsi"/>
          <w:lang w:val="en-US"/>
          <w:rPrChange w:id="570" w:author="Microsoft Office User" w:date="2024-01-30T15:41:00Z">
            <w:rPr>
              <w:ins w:id="571" w:author="Microsoft Office User" w:date="2024-01-30T15:40:00Z"/>
              <w:lang w:val="en-US"/>
            </w:rPr>
          </w:rPrChange>
        </w:rPr>
      </w:pPr>
      <w:ins w:id="572" w:author="Microsoft Office User" w:date="2024-01-30T15:40:00Z">
        <w:r w:rsidRPr="004455BA">
          <w:rPr>
            <w:rFonts w:asciiTheme="majorHAnsi" w:hAnsiTheme="majorHAnsi" w:cstheme="majorHAnsi"/>
            <w:lang w:val="en-US"/>
            <w:rPrChange w:id="573" w:author="Microsoft Office User" w:date="2024-01-30T15:41:00Z">
              <w:rPr>
                <w:lang w:val="en-US"/>
              </w:rPr>
            </w:rPrChange>
          </w:rPr>
          <w:t>TYPES OF APPOINTMENT</w:t>
        </w:r>
      </w:ins>
    </w:p>
    <w:tbl>
      <w:tblPr>
        <w:tblStyle w:val="TableGrid"/>
        <w:tblW w:w="0" w:type="auto"/>
        <w:tblInd w:w="-5" w:type="dxa"/>
        <w:tblLook w:val="04A0" w:firstRow="1" w:lastRow="0" w:firstColumn="1" w:lastColumn="0" w:noHBand="0" w:noVBand="1"/>
      </w:tblPr>
      <w:tblGrid>
        <w:gridCol w:w="616"/>
        <w:gridCol w:w="1751"/>
        <w:gridCol w:w="3482"/>
        <w:gridCol w:w="2511"/>
        <w:gridCol w:w="1274"/>
      </w:tblGrid>
      <w:tr w:rsidR="004455BA" w:rsidRPr="004455BA" w14:paraId="4384F61A" w14:textId="77777777" w:rsidTr="00E81FB8">
        <w:trPr>
          <w:trHeight w:val="313"/>
          <w:ins w:id="574" w:author="Microsoft Office User" w:date="2024-01-30T15:40:00Z"/>
        </w:trPr>
        <w:tc>
          <w:tcPr>
            <w:tcW w:w="623" w:type="dxa"/>
            <w:vAlign w:val="center"/>
          </w:tcPr>
          <w:p w14:paraId="3BF22BAD" w14:textId="77777777" w:rsidR="004455BA" w:rsidRPr="004455BA" w:rsidRDefault="004455BA" w:rsidP="00E81FB8">
            <w:pPr>
              <w:rPr>
                <w:ins w:id="575" w:author="Microsoft Office User" w:date="2024-01-30T15:40:00Z"/>
                <w:rFonts w:asciiTheme="majorHAnsi" w:hAnsiTheme="majorHAnsi" w:cstheme="majorHAnsi"/>
                <w:b/>
                <w:bCs/>
                <w:u w:val="single"/>
                <w:lang w:val="en-US"/>
                <w:rPrChange w:id="576" w:author="Microsoft Office User" w:date="2024-01-30T15:41:00Z">
                  <w:rPr>
                    <w:ins w:id="577" w:author="Microsoft Office User" w:date="2024-01-30T15:40:00Z"/>
                    <w:b/>
                    <w:bCs/>
                    <w:u w:val="single"/>
                    <w:lang w:val="en-US"/>
                  </w:rPr>
                </w:rPrChange>
              </w:rPr>
            </w:pPr>
            <w:ins w:id="578" w:author="Microsoft Office User" w:date="2024-01-30T15:40:00Z">
              <w:r w:rsidRPr="004455BA">
                <w:rPr>
                  <w:rFonts w:asciiTheme="majorHAnsi" w:hAnsiTheme="majorHAnsi" w:cstheme="majorHAnsi"/>
                  <w:b/>
                  <w:bCs/>
                  <w:u w:val="single"/>
                  <w:lang w:val="en-US"/>
                  <w:rPrChange w:id="579" w:author="Microsoft Office User" w:date="2024-01-30T15:41:00Z">
                    <w:rPr>
                      <w:b/>
                      <w:bCs/>
                      <w:u w:val="single"/>
                      <w:lang w:val="en-US"/>
                    </w:rPr>
                  </w:rPrChange>
                </w:rPr>
                <w:t>Sr No</w:t>
              </w:r>
            </w:ins>
          </w:p>
        </w:tc>
        <w:tc>
          <w:tcPr>
            <w:tcW w:w="1765" w:type="dxa"/>
            <w:vAlign w:val="center"/>
          </w:tcPr>
          <w:p w14:paraId="54825906" w14:textId="77777777" w:rsidR="004455BA" w:rsidRPr="004455BA" w:rsidRDefault="004455BA" w:rsidP="00E81FB8">
            <w:pPr>
              <w:rPr>
                <w:ins w:id="580" w:author="Microsoft Office User" w:date="2024-01-30T15:40:00Z"/>
                <w:rFonts w:asciiTheme="majorHAnsi" w:hAnsiTheme="majorHAnsi" w:cstheme="majorHAnsi"/>
                <w:b/>
                <w:bCs/>
                <w:u w:val="single"/>
                <w:lang w:val="en-US"/>
                <w:rPrChange w:id="581" w:author="Microsoft Office User" w:date="2024-01-30T15:41:00Z">
                  <w:rPr>
                    <w:ins w:id="582" w:author="Microsoft Office User" w:date="2024-01-30T15:40:00Z"/>
                    <w:b/>
                    <w:bCs/>
                    <w:u w:val="single"/>
                    <w:lang w:val="en-US"/>
                  </w:rPr>
                </w:rPrChange>
              </w:rPr>
            </w:pPr>
            <w:ins w:id="583" w:author="Microsoft Office User" w:date="2024-01-30T15:40:00Z">
              <w:r w:rsidRPr="004455BA">
                <w:rPr>
                  <w:rFonts w:asciiTheme="majorHAnsi" w:hAnsiTheme="majorHAnsi" w:cstheme="majorHAnsi"/>
                  <w:b/>
                  <w:bCs/>
                  <w:u w:val="single"/>
                  <w:lang w:val="en-US"/>
                  <w:rPrChange w:id="584" w:author="Microsoft Office User" w:date="2024-01-30T15:41:00Z">
                    <w:rPr>
                      <w:b/>
                      <w:bCs/>
                      <w:u w:val="single"/>
                      <w:lang w:val="en-US"/>
                    </w:rPr>
                  </w:rPrChange>
                </w:rPr>
                <w:t>Type of Appointment</w:t>
              </w:r>
            </w:ins>
          </w:p>
        </w:tc>
        <w:tc>
          <w:tcPr>
            <w:tcW w:w="3566" w:type="dxa"/>
            <w:vAlign w:val="center"/>
          </w:tcPr>
          <w:p w14:paraId="279E1878" w14:textId="77777777" w:rsidR="004455BA" w:rsidRPr="004455BA" w:rsidRDefault="004455BA" w:rsidP="00E81FB8">
            <w:pPr>
              <w:rPr>
                <w:ins w:id="585" w:author="Microsoft Office User" w:date="2024-01-30T15:40:00Z"/>
                <w:rFonts w:asciiTheme="majorHAnsi" w:hAnsiTheme="majorHAnsi" w:cstheme="majorHAnsi"/>
                <w:lang w:val="en-US"/>
                <w:rPrChange w:id="586" w:author="Microsoft Office User" w:date="2024-01-30T15:41:00Z">
                  <w:rPr>
                    <w:ins w:id="587" w:author="Microsoft Office User" w:date="2024-01-30T15:40:00Z"/>
                    <w:lang w:val="en-US"/>
                  </w:rPr>
                </w:rPrChange>
              </w:rPr>
            </w:pPr>
            <w:ins w:id="588" w:author="Microsoft Office User" w:date="2024-01-30T15:40:00Z">
              <w:r w:rsidRPr="004455BA">
                <w:rPr>
                  <w:rFonts w:asciiTheme="majorHAnsi" w:hAnsiTheme="majorHAnsi" w:cstheme="majorHAnsi"/>
                  <w:lang w:val="en-US"/>
                  <w:rPrChange w:id="589" w:author="Microsoft Office User" w:date="2024-01-30T15:41:00Z">
                    <w:rPr>
                      <w:lang w:val="en-US"/>
                    </w:rPr>
                  </w:rPrChange>
                </w:rPr>
                <w:t>Characteristics</w:t>
              </w:r>
            </w:ins>
          </w:p>
        </w:tc>
        <w:tc>
          <w:tcPr>
            <w:tcW w:w="2551" w:type="dxa"/>
            <w:vAlign w:val="center"/>
          </w:tcPr>
          <w:p w14:paraId="771D6C89" w14:textId="77777777" w:rsidR="004455BA" w:rsidRPr="004455BA" w:rsidRDefault="004455BA" w:rsidP="00E81FB8">
            <w:pPr>
              <w:rPr>
                <w:ins w:id="590" w:author="Microsoft Office User" w:date="2024-01-30T15:40:00Z"/>
                <w:rFonts w:asciiTheme="majorHAnsi" w:hAnsiTheme="majorHAnsi" w:cstheme="majorHAnsi"/>
                <w:lang w:val="en-US"/>
                <w:rPrChange w:id="591" w:author="Microsoft Office User" w:date="2024-01-30T15:41:00Z">
                  <w:rPr>
                    <w:ins w:id="592" w:author="Microsoft Office User" w:date="2024-01-30T15:40:00Z"/>
                    <w:lang w:val="en-US"/>
                  </w:rPr>
                </w:rPrChange>
              </w:rPr>
            </w:pPr>
            <w:ins w:id="593" w:author="Microsoft Office User" w:date="2024-01-30T15:40:00Z">
              <w:r w:rsidRPr="004455BA">
                <w:rPr>
                  <w:rFonts w:asciiTheme="majorHAnsi" w:hAnsiTheme="majorHAnsi" w:cstheme="majorHAnsi"/>
                  <w:lang w:val="en-US"/>
                  <w:rPrChange w:id="594" w:author="Microsoft Office User" w:date="2024-01-30T15:41:00Z">
                    <w:rPr>
                      <w:lang w:val="en-US"/>
                    </w:rPr>
                  </w:rPrChange>
                </w:rPr>
                <w:t>Method of booking</w:t>
              </w:r>
            </w:ins>
          </w:p>
        </w:tc>
        <w:tc>
          <w:tcPr>
            <w:tcW w:w="1276" w:type="dxa"/>
            <w:vAlign w:val="center"/>
          </w:tcPr>
          <w:p w14:paraId="3ED9C5C5" w14:textId="77777777" w:rsidR="004455BA" w:rsidRPr="004455BA" w:rsidRDefault="004455BA" w:rsidP="00E81FB8">
            <w:pPr>
              <w:rPr>
                <w:ins w:id="595" w:author="Microsoft Office User" w:date="2024-01-30T15:40:00Z"/>
                <w:rFonts w:asciiTheme="majorHAnsi" w:hAnsiTheme="majorHAnsi" w:cstheme="majorHAnsi"/>
                <w:lang w:val="en-US"/>
                <w:rPrChange w:id="596" w:author="Microsoft Office User" w:date="2024-01-30T15:41:00Z">
                  <w:rPr>
                    <w:ins w:id="597" w:author="Microsoft Office User" w:date="2024-01-30T15:40:00Z"/>
                    <w:lang w:val="en-US"/>
                  </w:rPr>
                </w:rPrChange>
              </w:rPr>
            </w:pPr>
            <w:ins w:id="598" w:author="Microsoft Office User" w:date="2024-01-30T15:40:00Z">
              <w:r w:rsidRPr="004455BA">
                <w:rPr>
                  <w:rFonts w:asciiTheme="majorHAnsi" w:hAnsiTheme="majorHAnsi" w:cstheme="majorHAnsi"/>
                  <w:lang w:val="en-US"/>
                  <w:rPrChange w:id="599" w:author="Microsoft Office User" w:date="2024-01-30T15:41:00Z">
                    <w:rPr>
                      <w:lang w:val="en-US"/>
                    </w:rPr>
                  </w:rPrChange>
                </w:rPr>
                <w:t>Chargeable</w:t>
              </w:r>
            </w:ins>
          </w:p>
        </w:tc>
      </w:tr>
      <w:tr w:rsidR="004455BA" w:rsidRPr="004455BA" w14:paraId="4D06C22D" w14:textId="77777777" w:rsidTr="00E81FB8">
        <w:trPr>
          <w:ins w:id="600" w:author="Microsoft Office User" w:date="2024-01-30T15:40:00Z"/>
        </w:trPr>
        <w:tc>
          <w:tcPr>
            <w:tcW w:w="623" w:type="dxa"/>
            <w:vAlign w:val="center"/>
          </w:tcPr>
          <w:p w14:paraId="5EE20D9F" w14:textId="77777777" w:rsidR="004455BA" w:rsidRPr="004455BA" w:rsidRDefault="004455BA" w:rsidP="00E81FB8">
            <w:pPr>
              <w:jc w:val="center"/>
              <w:rPr>
                <w:ins w:id="601" w:author="Microsoft Office User" w:date="2024-01-30T15:40:00Z"/>
                <w:rFonts w:asciiTheme="majorHAnsi" w:hAnsiTheme="majorHAnsi" w:cstheme="majorHAnsi"/>
                <w:lang w:val="en-US"/>
                <w:rPrChange w:id="602" w:author="Microsoft Office User" w:date="2024-01-30T15:41:00Z">
                  <w:rPr>
                    <w:ins w:id="603" w:author="Microsoft Office User" w:date="2024-01-30T15:40:00Z"/>
                    <w:lang w:val="en-US"/>
                  </w:rPr>
                </w:rPrChange>
              </w:rPr>
            </w:pPr>
            <w:ins w:id="604" w:author="Microsoft Office User" w:date="2024-01-30T15:40:00Z">
              <w:r w:rsidRPr="004455BA">
                <w:rPr>
                  <w:rFonts w:asciiTheme="majorHAnsi" w:hAnsiTheme="majorHAnsi" w:cstheme="majorHAnsi"/>
                  <w:lang w:val="en-US"/>
                  <w:rPrChange w:id="605" w:author="Microsoft Office User" w:date="2024-01-30T15:41:00Z">
                    <w:rPr>
                      <w:lang w:val="en-US"/>
                    </w:rPr>
                  </w:rPrChange>
                </w:rPr>
                <w:t>A</w:t>
              </w:r>
            </w:ins>
          </w:p>
        </w:tc>
        <w:tc>
          <w:tcPr>
            <w:tcW w:w="5331" w:type="dxa"/>
            <w:gridSpan w:val="2"/>
            <w:vAlign w:val="center"/>
          </w:tcPr>
          <w:p w14:paraId="21318639" w14:textId="77777777" w:rsidR="004455BA" w:rsidRPr="004455BA" w:rsidRDefault="004455BA" w:rsidP="00E81FB8">
            <w:pPr>
              <w:rPr>
                <w:ins w:id="606" w:author="Microsoft Office User" w:date="2024-01-30T15:40:00Z"/>
                <w:rFonts w:asciiTheme="majorHAnsi" w:hAnsiTheme="majorHAnsi" w:cstheme="majorHAnsi"/>
                <w:lang w:val="en-US"/>
                <w:rPrChange w:id="607" w:author="Microsoft Office User" w:date="2024-01-30T15:41:00Z">
                  <w:rPr>
                    <w:ins w:id="608" w:author="Microsoft Office User" w:date="2024-01-30T15:40:00Z"/>
                    <w:lang w:val="en-US"/>
                  </w:rPr>
                </w:rPrChange>
              </w:rPr>
            </w:pPr>
            <w:ins w:id="609" w:author="Microsoft Office User" w:date="2024-01-30T15:40:00Z">
              <w:r w:rsidRPr="004455BA">
                <w:rPr>
                  <w:rFonts w:asciiTheme="majorHAnsi" w:hAnsiTheme="majorHAnsi" w:cstheme="majorHAnsi"/>
                  <w:b/>
                  <w:bCs/>
                  <w:u w:val="single"/>
                  <w:lang w:val="en-US"/>
                  <w:rPrChange w:id="610" w:author="Microsoft Office User" w:date="2024-01-30T15:41:00Z">
                    <w:rPr>
                      <w:b/>
                      <w:bCs/>
                      <w:u w:val="single"/>
                      <w:lang w:val="en-US"/>
                    </w:rPr>
                  </w:rPrChange>
                </w:rPr>
                <w:t>Actionable to Doc:</w:t>
              </w:r>
            </w:ins>
          </w:p>
        </w:tc>
        <w:tc>
          <w:tcPr>
            <w:tcW w:w="2551" w:type="dxa"/>
            <w:vAlign w:val="center"/>
          </w:tcPr>
          <w:p w14:paraId="03F6FD0C" w14:textId="77777777" w:rsidR="004455BA" w:rsidRPr="004455BA" w:rsidRDefault="004455BA" w:rsidP="00E81FB8">
            <w:pPr>
              <w:rPr>
                <w:ins w:id="611" w:author="Microsoft Office User" w:date="2024-01-30T15:40:00Z"/>
                <w:rFonts w:asciiTheme="majorHAnsi" w:hAnsiTheme="majorHAnsi" w:cstheme="majorHAnsi"/>
                <w:lang w:val="en-US"/>
                <w:rPrChange w:id="612" w:author="Microsoft Office User" w:date="2024-01-30T15:41:00Z">
                  <w:rPr>
                    <w:ins w:id="613" w:author="Microsoft Office User" w:date="2024-01-30T15:40:00Z"/>
                    <w:lang w:val="en-US"/>
                  </w:rPr>
                </w:rPrChange>
              </w:rPr>
            </w:pPr>
          </w:p>
        </w:tc>
        <w:tc>
          <w:tcPr>
            <w:tcW w:w="1276" w:type="dxa"/>
            <w:vAlign w:val="center"/>
          </w:tcPr>
          <w:p w14:paraId="35565BA6" w14:textId="77777777" w:rsidR="004455BA" w:rsidRPr="004455BA" w:rsidRDefault="004455BA" w:rsidP="00E81FB8">
            <w:pPr>
              <w:rPr>
                <w:ins w:id="614" w:author="Microsoft Office User" w:date="2024-01-30T15:40:00Z"/>
                <w:rFonts w:asciiTheme="majorHAnsi" w:hAnsiTheme="majorHAnsi" w:cstheme="majorHAnsi"/>
                <w:lang w:val="en-US"/>
                <w:rPrChange w:id="615" w:author="Microsoft Office User" w:date="2024-01-30T15:41:00Z">
                  <w:rPr>
                    <w:ins w:id="616" w:author="Microsoft Office User" w:date="2024-01-30T15:40:00Z"/>
                    <w:lang w:val="en-US"/>
                  </w:rPr>
                </w:rPrChange>
              </w:rPr>
            </w:pPr>
          </w:p>
        </w:tc>
      </w:tr>
      <w:tr w:rsidR="004455BA" w:rsidRPr="004455BA" w14:paraId="7A9FAE3C" w14:textId="77777777" w:rsidTr="00E81FB8">
        <w:trPr>
          <w:ins w:id="617" w:author="Microsoft Office User" w:date="2024-01-30T15:40:00Z"/>
        </w:trPr>
        <w:tc>
          <w:tcPr>
            <w:tcW w:w="623" w:type="dxa"/>
            <w:vAlign w:val="center"/>
          </w:tcPr>
          <w:p w14:paraId="17540E25" w14:textId="77777777" w:rsidR="004455BA" w:rsidRPr="004455BA" w:rsidRDefault="004455BA" w:rsidP="00E81FB8">
            <w:pPr>
              <w:jc w:val="center"/>
              <w:rPr>
                <w:ins w:id="618" w:author="Microsoft Office User" w:date="2024-01-30T15:40:00Z"/>
                <w:rFonts w:asciiTheme="majorHAnsi" w:hAnsiTheme="majorHAnsi" w:cstheme="majorHAnsi"/>
                <w:lang w:val="en-US"/>
                <w:rPrChange w:id="619" w:author="Microsoft Office User" w:date="2024-01-30T15:41:00Z">
                  <w:rPr>
                    <w:ins w:id="620" w:author="Microsoft Office User" w:date="2024-01-30T15:40:00Z"/>
                    <w:lang w:val="en-US"/>
                  </w:rPr>
                </w:rPrChange>
              </w:rPr>
            </w:pPr>
            <w:ins w:id="621" w:author="Microsoft Office User" w:date="2024-01-30T15:40:00Z">
              <w:r w:rsidRPr="004455BA">
                <w:rPr>
                  <w:rFonts w:asciiTheme="majorHAnsi" w:hAnsiTheme="majorHAnsi" w:cstheme="majorHAnsi"/>
                  <w:lang w:val="en-US"/>
                  <w:rPrChange w:id="622" w:author="Microsoft Office User" w:date="2024-01-30T15:41:00Z">
                    <w:rPr>
                      <w:lang w:val="en-US"/>
                    </w:rPr>
                  </w:rPrChange>
                </w:rPr>
                <w:t>1</w:t>
              </w:r>
            </w:ins>
          </w:p>
        </w:tc>
        <w:tc>
          <w:tcPr>
            <w:tcW w:w="1765" w:type="dxa"/>
            <w:vAlign w:val="center"/>
          </w:tcPr>
          <w:p w14:paraId="0EAF5419" w14:textId="77777777" w:rsidR="004455BA" w:rsidRPr="004455BA" w:rsidRDefault="004455BA" w:rsidP="00E81FB8">
            <w:pPr>
              <w:rPr>
                <w:ins w:id="623" w:author="Microsoft Office User" w:date="2024-01-30T15:40:00Z"/>
                <w:rFonts w:asciiTheme="majorHAnsi" w:hAnsiTheme="majorHAnsi" w:cstheme="majorHAnsi"/>
                <w:lang w:val="en-US"/>
                <w:rPrChange w:id="624" w:author="Microsoft Office User" w:date="2024-01-30T15:41:00Z">
                  <w:rPr>
                    <w:ins w:id="625" w:author="Microsoft Office User" w:date="2024-01-30T15:40:00Z"/>
                    <w:lang w:val="en-US"/>
                  </w:rPr>
                </w:rPrChange>
              </w:rPr>
            </w:pPr>
            <w:ins w:id="626" w:author="Microsoft Office User" w:date="2024-01-30T15:40:00Z">
              <w:r w:rsidRPr="004455BA">
                <w:rPr>
                  <w:rFonts w:asciiTheme="majorHAnsi" w:hAnsiTheme="majorHAnsi" w:cstheme="majorHAnsi"/>
                  <w:lang w:val="en-US"/>
                  <w:rPrChange w:id="627" w:author="Microsoft Office User" w:date="2024-01-30T15:41:00Z">
                    <w:rPr>
                      <w:lang w:val="en-US"/>
                    </w:rPr>
                  </w:rPrChange>
                </w:rPr>
                <w:t>New Appointment</w:t>
              </w:r>
            </w:ins>
          </w:p>
        </w:tc>
        <w:tc>
          <w:tcPr>
            <w:tcW w:w="3566" w:type="dxa"/>
            <w:vAlign w:val="center"/>
          </w:tcPr>
          <w:p w14:paraId="7739EE76" w14:textId="77777777" w:rsidR="004455BA" w:rsidRPr="004455BA" w:rsidRDefault="004455BA" w:rsidP="00E81FB8">
            <w:pPr>
              <w:rPr>
                <w:ins w:id="628" w:author="Microsoft Office User" w:date="2024-01-30T15:40:00Z"/>
                <w:rFonts w:asciiTheme="majorHAnsi" w:hAnsiTheme="majorHAnsi" w:cstheme="majorHAnsi"/>
                <w:lang w:val="en-US"/>
                <w:rPrChange w:id="629" w:author="Microsoft Office User" w:date="2024-01-30T15:41:00Z">
                  <w:rPr>
                    <w:ins w:id="630" w:author="Microsoft Office User" w:date="2024-01-30T15:40:00Z"/>
                    <w:lang w:val="en-US"/>
                  </w:rPr>
                </w:rPrChange>
              </w:rPr>
            </w:pPr>
            <w:ins w:id="631" w:author="Microsoft Office User" w:date="2024-01-30T15:40:00Z">
              <w:r w:rsidRPr="004455BA">
                <w:rPr>
                  <w:rFonts w:asciiTheme="majorHAnsi" w:hAnsiTheme="majorHAnsi" w:cstheme="majorHAnsi"/>
                  <w:lang w:val="en-US"/>
                  <w:rPrChange w:id="632" w:author="Microsoft Office User" w:date="2024-01-30T15:41:00Z">
                    <w:rPr>
                      <w:lang w:val="en-US"/>
                    </w:rPr>
                  </w:rPrChange>
                </w:rPr>
                <w:t>Refer : Logic of New Appointment, Follow-Up Appointment and Follow-Up Date</w:t>
              </w:r>
            </w:ins>
          </w:p>
        </w:tc>
        <w:tc>
          <w:tcPr>
            <w:tcW w:w="2551" w:type="dxa"/>
            <w:vAlign w:val="center"/>
          </w:tcPr>
          <w:p w14:paraId="047E2B98" w14:textId="77777777" w:rsidR="004455BA" w:rsidRPr="004455BA" w:rsidRDefault="004455BA" w:rsidP="00E81FB8">
            <w:pPr>
              <w:rPr>
                <w:ins w:id="633" w:author="Microsoft Office User" w:date="2024-01-30T15:40:00Z"/>
                <w:rFonts w:asciiTheme="majorHAnsi" w:hAnsiTheme="majorHAnsi" w:cstheme="majorHAnsi"/>
                <w:lang w:val="en-US"/>
                <w:rPrChange w:id="634" w:author="Microsoft Office User" w:date="2024-01-30T15:41:00Z">
                  <w:rPr>
                    <w:ins w:id="635" w:author="Microsoft Office User" w:date="2024-01-30T15:40:00Z"/>
                    <w:lang w:val="en-US"/>
                  </w:rPr>
                </w:rPrChange>
              </w:rPr>
            </w:pPr>
            <w:ins w:id="636" w:author="Microsoft Office User" w:date="2024-01-30T15:40:00Z">
              <w:r w:rsidRPr="004455BA">
                <w:rPr>
                  <w:rFonts w:asciiTheme="majorHAnsi" w:hAnsiTheme="majorHAnsi" w:cstheme="majorHAnsi"/>
                  <w:lang w:val="en-US"/>
                  <w:rPrChange w:id="637" w:author="Microsoft Office User" w:date="2024-01-30T15:41:00Z">
                    <w:rPr>
                      <w:lang w:val="en-US"/>
                    </w:rPr>
                  </w:rPrChange>
                </w:rPr>
                <w:t>System booking</w:t>
              </w:r>
            </w:ins>
          </w:p>
        </w:tc>
        <w:tc>
          <w:tcPr>
            <w:tcW w:w="1276" w:type="dxa"/>
            <w:vAlign w:val="center"/>
          </w:tcPr>
          <w:p w14:paraId="775B0A1B" w14:textId="77777777" w:rsidR="004455BA" w:rsidRPr="004455BA" w:rsidRDefault="004455BA" w:rsidP="00E81FB8">
            <w:pPr>
              <w:rPr>
                <w:ins w:id="638" w:author="Microsoft Office User" w:date="2024-01-30T15:40:00Z"/>
                <w:rFonts w:asciiTheme="majorHAnsi" w:hAnsiTheme="majorHAnsi" w:cstheme="majorHAnsi"/>
                <w:lang w:val="en-US"/>
                <w:rPrChange w:id="639" w:author="Microsoft Office User" w:date="2024-01-30T15:41:00Z">
                  <w:rPr>
                    <w:ins w:id="640" w:author="Microsoft Office User" w:date="2024-01-30T15:40:00Z"/>
                    <w:lang w:val="en-US"/>
                  </w:rPr>
                </w:rPrChange>
              </w:rPr>
            </w:pPr>
            <w:ins w:id="641" w:author="Microsoft Office User" w:date="2024-01-30T15:40:00Z">
              <w:r w:rsidRPr="004455BA">
                <w:rPr>
                  <w:rFonts w:asciiTheme="majorHAnsi" w:hAnsiTheme="majorHAnsi" w:cstheme="majorHAnsi"/>
                  <w:lang w:val="en-US"/>
                  <w:rPrChange w:id="642" w:author="Microsoft Office User" w:date="2024-01-30T15:41:00Z">
                    <w:rPr>
                      <w:lang w:val="en-US"/>
                    </w:rPr>
                  </w:rPrChange>
                </w:rPr>
                <w:t>Yes</w:t>
              </w:r>
            </w:ins>
          </w:p>
        </w:tc>
      </w:tr>
      <w:tr w:rsidR="004455BA" w:rsidRPr="004455BA" w14:paraId="370AF40E" w14:textId="77777777" w:rsidTr="00E81FB8">
        <w:trPr>
          <w:ins w:id="643" w:author="Microsoft Office User" w:date="2024-01-30T15:40:00Z"/>
        </w:trPr>
        <w:tc>
          <w:tcPr>
            <w:tcW w:w="623" w:type="dxa"/>
            <w:vAlign w:val="center"/>
          </w:tcPr>
          <w:p w14:paraId="5AEC1A86" w14:textId="77777777" w:rsidR="004455BA" w:rsidRPr="004455BA" w:rsidRDefault="004455BA" w:rsidP="00E81FB8">
            <w:pPr>
              <w:jc w:val="center"/>
              <w:rPr>
                <w:ins w:id="644" w:author="Microsoft Office User" w:date="2024-01-30T15:40:00Z"/>
                <w:rFonts w:asciiTheme="majorHAnsi" w:hAnsiTheme="majorHAnsi" w:cstheme="majorHAnsi"/>
                <w:lang w:val="en-US"/>
                <w:rPrChange w:id="645" w:author="Microsoft Office User" w:date="2024-01-30T15:41:00Z">
                  <w:rPr>
                    <w:ins w:id="646" w:author="Microsoft Office User" w:date="2024-01-30T15:40:00Z"/>
                    <w:lang w:val="en-US"/>
                  </w:rPr>
                </w:rPrChange>
              </w:rPr>
            </w:pPr>
            <w:ins w:id="647" w:author="Microsoft Office User" w:date="2024-01-30T15:40:00Z">
              <w:r w:rsidRPr="004455BA">
                <w:rPr>
                  <w:rFonts w:asciiTheme="majorHAnsi" w:hAnsiTheme="majorHAnsi" w:cstheme="majorHAnsi"/>
                  <w:lang w:val="en-US"/>
                  <w:rPrChange w:id="648" w:author="Microsoft Office User" w:date="2024-01-30T15:41:00Z">
                    <w:rPr>
                      <w:lang w:val="en-US"/>
                    </w:rPr>
                  </w:rPrChange>
                </w:rPr>
                <w:t>2</w:t>
              </w:r>
            </w:ins>
          </w:p>
        </w:tc>
        <w:tc>
          <w:tcPr>
            <w:tcW w:w="1765" w:type="dxa"/>
            <w:vAlign w:val="center"/>
          </w:tcPr>
          <w:p w14:paraId="2EC261B8" w14:textId="77777777" w:rsidR="004455BA" w:rsidRPr="004455BA" w:rsidRDefault="004455BA" w:rsidP="00E81FB8">
            <w:pPr>
              <w:rPr>
                <w:ins w:id="649" w:author="Microsoft Office User" w:date="2024-01-30T15:40:00Z"/>
                <w:rFonts w:asciiTheme="majorHAnsi" w:hAnsiTheme="majorHAnsi" w:cstheme="majorHAnsi"/>
                <w:lang w:val="en-US"/>
                <w:rPrChange w:id="650" w:author="Microsoft Office User" w:date="2024-01-30T15:41:00Z">
                  <w:rPr>
                    <w:ins w:id="651" w:author="Microsoft Office User" w:date="2024-01-30T15:40:00Z"/>
                    <w:lang w:val="en-US"/>
                  </w:rPr>
                </w:rPrChange>
              </w:rPr>
            </w:pPr>
            <w:ins w:id="652" w:author="Microsoft Office User" w:date="2024-01-30T15:40:00Z">
              <w:r w:rsidRPr="004455BA">
                <w:rPr>
                  <w:rFonts w:asciiTheme="majorHAnsi" w:hAnsiTheme="majorHAnsi" w:cstheme="majorHAnsi"/>
                  <w:lang w:val="en-US"/>
                  <w:rPrChange w:id="653" w:author="Microsoft Office User" w:date="2024-01-30T15:41:00Z">
                    <w:rPr>
                      <w:lang w:val="en-US"/>
                    </w:rPr>
                  </w:rPrChange>
                </w:rPr>
                <w:t>Follow-up Appointment</w:t>
              </w:r>
            </w:ins>
          </w:p>
        </w:tc>
        <w:tc>
          <w:tcPr>
            <w:tcW w:w="3566" w:type="dxa"/>
            <w:vAlign w:val="center"/>
          </w:tcPr>
          <w:p w14:paraId="722B9DEB" w14:textId="77777777" w:rsidR="004455BA" w:rsidRPr="004455BA" w:rsidRDefault="004455BA" w:rsidP="00E81FB8">
            <w:pPr>
              <w:rPr>
                <w:ins w:id="654" w:author="Microsoft Office User" w:date="2024-01-30T15:40:00Z"/>
                <w:rFonts w:asciiTheme="majorHAnsi" w:hAnsiTheme="majorHAnsi" w:cstheme="majorHAnsi"/>
                <w:lang w:val="en-US"/>
                <w:rPrChange w:id="655" w:author="Microsoft Office User" w:date="2024-01-30T15:41:00Z">
                  <w:rPr>
                    <w:ins w:id="656" w:author="Microsoft Office User" w:date="2024-01-30T15:40:00Z"/>
                    <w:lang w:val="en-US"/>
                  </w:rPr>
                </w:rPrChange>
              </w:rPr>
            </w:pPr>
            <w:ins w:id="657" w:author="Microsoft Office User" w:date="2024-01-30T15:40:00Z">
              <w:r w:rsidRPr="004455BA">
                <w:rPr>
                  <w:rFonts w:asciiTheme="majorHAnsi" w:hAnsiTheme="majorHAnsi" w:cstheme="majorHAnsi"/>
                  <w:lang w:val="en-US"/>
                  <w:rPrChange w:id="658" w:author="Microsoft Office User" w:date="2024-01-30T15:41:00Z">
                    <w:rPr>
                      <w:lang w:val="en-US"/>
                    </w:rPr>
                  </w:rPrChange>
                </w:rPr>
                <w:t>Refer : Logic of New Appointment, Follow-Up Appointment and Follow-Up Date</w:t>
              </w:r>
            </w:ins>
          </w:p>
        </w:tc>
        <w:tc>
          <w:tcPr>
            <w:tcW w:w="2551" w:type="dxa"/>
            <w:vAlign w:val="center"/>
          </w:tcPr>
          <w:p w14:paraId="0E56248E" w14:textId="77777777" w:rsidR="004455BA" w:rsidRPr="004455BA" w:rsidRDefault="004455BA" w:rsidP="00E81FB8">
            <w:pPr>
              <w:rPr>
                <w:ins w:id="659" w:author="Microsoft Office User" w:date="2024-01-30T15:40:00Z"/>
                <w:rFonts w:asciiTheme="majorHAnsi" w:hAnsiTheme="majorHAnsi" w:cstheme="majorHAnsi"/>
                <w:lang w:val="en-US"/>
                <w:rPrChange w:id="660" w:author="Microsoft Office User" w:date="2024-01-30T15:41:00Z">
                  <w:rPr>
                    <w:ins w:id="661" w:author="Microsoft Office User" w:date="2024-01-30T15:40:00Z"/>
                    <w:lang w:val="en-US"/>
                  </w:rPr>
                </w:rPrChange>
              </w:rPr>
            </w:pPr>
            <w:ins w:id="662" w:author="Microsoft Office User" w:date="2024-01-30T15:40:00Z">
              <w:r w:rsidRPr="004455BA">
                <w:rPr>
                  <w:rFonts w:asciiTheme="majorHAnsi" w:hAnsiTheme="majorHAnsi" w:cstheme="majorHAnsi"/>
                  <w:lang w:val="en-US"/>
                  <w:rPrChange w:id="663" w:author="Microsoft Office User" w:date="2024-01-30T15:41:00Z">
                    <w:rPr>
                      <w:lang w:val="en-US"/>
                    </w:rPr>
                  </w:rPrChange>
                </w:rPr>
                <w:t>System booking</w:t>
              </w:r>
            </w:ins>
          </w:p>
        </w:tc>
        <w:tc>
          <w:tcPr>
            <w:tcW w:w="1276" w:type="dxa"/>
            <w:vAlign w:val="center"/>
          </w:tcPr>
          <w:p w14:paraId="19C50985" w14:textId="77777777" w:rsidR="004455BA" w:rsidRPr="004455BA" w:rsidRDefault="004455BA" w:rsidP="00E81FB8">
            <w:pPr>
              <w:rPr>
                <w:ins w:id="664" w:author="Microsoft Office User" w:date="2024-01-30T15:40:00Z"/>
                <w:rFonts w:asciiTheme="majorHAnsi" w:hAnsiTheme="majorHAnsi" w:cstheme="majorHAnsi"/>
                <w:lang w:val="en-US"/>
                <w:rPrChange w:id="665" w:author="Microsoft Office User" w:date="2024-01-30T15:41:00Z">
                  <w:rPr>
                    <w:ins w:id="666" w:author="Microsoft Office User" w:date="2024-01-30T15:40:00Z"/>
                    <w:lang w:val="en-US"/>
                  </w:rPr>
                </w:rPrChange>
              </w:rPr>
            </w:pPr>
            <w:ins w:id="667" w:author="Microsoft Office User" w:date="2024-01-30T15:40:00Z">
              <w:r w:rsidRPr="004455BA">
                <w:rPr>
                  <w:rFonts w:asciiTheme="majorHAnsi" w:hAnsiTheme="majorHAnsi" w:cstheme="majorHAnsi"/>
                  <w:lang w:val="en-US"/>
                  <w:rPrChange w:id="668" w:author="Microsoft Office User" w:date="2024-01-30T15:41:00Z">
                    <w:rPr>
                      <w:lang w:val="en-US"/>
                    </w:rPr>
                  </w:rPrChange>
                </w:rPr>
                <w:t>Yes</w:t>
              </w:r>
            </w:ins>
          </w:p>
        </w:tc>
      </w:tr>
      <w:tr w:rsidR="004455BA" w:rsidRPr="004455BA" w14:paraId="052C7CC6" w14:textId="77777777" w:rsidTr="00E81FB8">
        <w:trPr>
          <w:ins w:id="669" w:author="Microsoft Office User" w:date="2024-01-30T15:40:00Z"/>
        </w:trPr>
        <w:tc>
          <w:tcPr>
            <w:tcW w:w="623" w:type="dxa"/>
            <w:vAlign w:val="center"/>
          </w:tcPr>
          <w:p w14:paraId="3A419487" w14:textId="77777777" w:rsidR="004455BA" w:rsidRPr="004455BA" w:rsidRDefault="004455BA" w:rsidP="00E81FB8">
            <w:pPr>
              <w:jc w:val="center"/>
              <w:rPr>
                <w:ins w:id="670" w:author="Microsoft Office User" w:date="2024-01-30T15:40:00Z"/>
                <w:rFonts w:asciiTheme="majorHAnsi" w:hAnsiTheme="majorHAnsi" w:cstheme="majorHAnsi"/>
                <w:lang w:val="en-US"/>
                <w:rPrChange w:id="671" w:author="Microsoft Office User" w:date="2024-01-30T15:41:00Z">
                  <w:rPr>
                    <w:ins w:id="672" w:author="Microsoft Office User" w:date="2024-01-30T15:40:00Z"/>
                    <w:lang w:val="en-US"/>
                  </w:rPr>
                </w:rPrChange>
              </w:rPr>
            </w:pPr>
            <w:ins w:id="673" w:author="Microsoft Office User" w:date="2024-01-30T15:40:00Z">
              <w:r w:rsidRPr="004455BA">
                <w:rPr>
                  <w:rFonts w:asciiTheme="majorHAnsi" w:hAnsiTheme="majorHAnsi" w:cstheme="majorHAnsi"/>
                  <w:lang w:val="en-US"/>
                  <w:rPrChange w:id="674" w:author="Microsoft Office User" w:date="2024-01-30T15:41:00Z">
                    <w:rPr>
                      <w:lang w:val="en-US"/>
                    </w:rPr>
                  </w:rPrChange>
                </w:rPr>
                <w:t>3</w:t>
              </w:r>
            </w:ins>
          </w:p>
        </w:tc>
        <w:tc>
          <w:tcPr>
            <w:tcW w:w="1765" w:type="dxa"/>
            <w:vAlign w:val="center"/>
          </w:tcPr>
          <w:p w14:paraId="00EBD7E9" w14:textId="77777777" w:rsidR="004455BA" w:rsidRPr="004455BA" w:rsidRDefault="004455BA" w:rsidP="00E81FB8">
            <w:pPr>
              <w:rPr>
                <w:ins w:id="675" w:author="Microsoft Office User" w:date="2024-01-30T15:40:00Z"/>
                <w:rFonts w:asciiTheme="majorHAnsi" w:hAnsiTheme="majorHAnsi" w:cstheme="majorHAnsi"/>
                <w:lang w:val="en-US"/>
                <w:rPrChange w:id="676" w:author="Microsoft Office User" w:date="2024-01-30T15:41:00Z">
                  <w:rPr>
                    <w:ins w:id="677" w:author="Microsoft Office User" w:date="2024-01-30T15:40:00Z"/>
                    <w:lang w:val="en-US"/>
                  </w:rPr>
                </w:rPrChange>
              </w:rPr>
            </w:pPr>
            <w:ins w:id="678" w:author="Microsoft Office User" w:date="2024-01-30T15:40:00Z">
              <w:r w:rsidRPr="004455BA">
                <w:rPr>
                  <w:rFonts w:asciiTheme="majorHAnsi" w:hAnsiTheme="majorHAnsi" w:cstheme="majorHAnsi"/>
                  <w:lang w:val="en-US"/>
                  <w:rPrChange w:id="679" w:author="Microsoft Office User" w:date="2024-01-30T15:41:00Z">
                    <w:rPr>
                      <w:lang w:val="en-US"/>
                    </w:rPr>
                  </w:rPrChange>
                </w:rPr>
                <w:t>Emergency Appointment</w:t>
              </w:r>
            </w:ins>
          </w:p>
        </w:tc>
        <w:tc>
          <w:tcPr>
            <w:tcW w:w="3566" w:type="dxa"/>
            <w:vAlign w:val="center"/>
          </w:tcPr>
          <w:p w14:paraId="72C6C974" w14:textId="77777777" w:rsidR="004455BA" w:rsidRPr="004455BA" w:rsidRDefault="004455BA" w:rsidP="00E81FB8">
            <w:pPr>
              <w:rPr>
                <w:ins w:id="680" w:author="Microsoft Office User" w:date="2024-01-30T15:40:00Z"/>
                <w:rFonts w:asciiTheme="majorHAnsi" w:hAnsiTheme="majorHAnsi" w:cstheme="majorHAnsi"/>
                <w:lang w:val="en-US"/>
                <w:rPrChange w:id="681" w:author="Microsoft Office User" w:date="2024-01-30T15:41:00Z">
                  <w:rPr>
                    <w:ins w:id="682" w:author="Microsoft Office User" w:date="2024-01-30T15:40:00Z"/>
                    <w:lang w:val="en-US"/>
                  </w:rPr>
                </w:rPrChange>
              </w:rPr>
            </w:pPr>
            <w:ins w:id="683" w:author="Microsoft Office User" w:date="2024-01-30T15:40:00Z">
              <w:r w:rsidRPr="004455BA">
                <w:rPr>
                  <w:rFonts w:asciiTheme="majorHAnsi" w:hAnsiTheme="majorHAnsi" w:cstheme="majorHAnsi"/>
                  <w:lang w:val="en-US"/>
                  <w:rPrChange w:id="684" w:author="Microsoft Office User" w:date="2024-01-30T15:41:00Z">
                    <w:rPr>
                      <w:lang w:val="en-US"/>
                    </w:rPr>
                  </w:rPrChange>
                </w:rPr>
                <w:t>If patient have issues with medicines or other allergic reactions or few questions etc</w:t>
              </w:r>
            </w:ins>
          </w:p>
        </w:tc>
        <w:tc>
          <w:tcPr>
            <w:tcW w:w="2551" w:type="dxa"/>
            <w:vAlign w:val="center"/>
          </w:tcPr>
          <w:p w14:paraId="4F2B4FBE" w14:textId="77777777" w:rsidR="004455BA" w:rsidRPr="004455BA" w:rsidRDefault="004455BA" w:rsidP="00E81FB8">
            <w:pPr>
              <w:rPr>
                <w:ins w:id="685" w:author="Microsoft Office User" w:date="2024-01-30T15:40:00Z"/>
                <w:rFonts w:asciiTheme="majorHAnsi" w:hAnsiTheme="majorHAnsi" w:cstheme="majorHAnsi"/>
                <w:lang w:val="en-US"/>
                <w:rPrChange w:id="686" w:author="Microsoft Office User" w:date="2024-01-30T15:41:00Z">
                  <w:rPr>
                    <w:ins w:id="687" w:author="Microsoft Office User" w:date="2024-01-30T15:40:00Z"/>
                    <w:lang w:val="en-US"/>
                  </w:rPr>
                </w:rPrChange>
              </w:rPr>
            </w:pPr>
            <w:ins w:id="688" w:author="Microsoft Office User" w:date="2024-01-30T15:40:00Z">
              <w:r w:rsidRPr="004455BA">
                <w:rPr>
                  <w:rFonts w:asciiTheme="majorHAnsi" w:hAnsiTheme="majorHAnsi" w:cstheme="majorHAnsi"/>
                  <w:color w:val="FF0000"/>
                  <w:lang w:val="en-US"/>
                  <w:rPrChange w:id="689" w:author="Microsoft Office User" w:date="2024-01-30T15:41:00Z">
                    <w:rPr>
                      <w:color w:val="FF0000"/>
                      <w:lang w:val="en-US"/>
                    </w:rPr>
                  </w:rPrChange>
                </w:rPr>
                <w:t>Manual</w:t>
              </w:r>
              <w:r w:rsidRPr="004455BA">
                <w:rPr>
                  <w:rFonts w:asciiTheme="majorHAnsi" w:hAnsiTheme="majorHAnsi" w:cstheme="majorHAnsi"/>
                  <w:lang w:val="en-US"/>
                  <w:rPrChange w:id="690" w:author="Microsoft Office User" w:date="2024-01-30T15:41:00Z">
                    <w:rPr>
                      <w:lang w:val="en-US"/>
                    </w:rPr>
                  </w:rPrChange>
                </w:rPr>
                <w:t xml:space="preserve"> : Through Telecaller</w:t>
              </w:r>
            </w:ins>
          </w:p>
          <w:p w14:paraId="4B9F00EB" w14:textId="77777777" w:rsidR="004455BA" w:rsidRPr="004455BA" w:rsidRDefault="004455BA" w:rsidP="004455BA">
            <w:pPr>
              <w:pStyle w:val="ListParagraph"/>
              <w:numPr>
                <w:ilvl w:val="0"/>
                <w:numId w:val="37"/>
              </w:numPr>
              <w:spacing w:after="160" w:line="259" w:lineRule="auto"/>
              <w:ind w:left="259" w:hanging="259"/>
              <w:rPr>
                <w:ins w:id="691" w:author="Microsoft Office User" w:date="2024-01-30T15:40:00Z"/>
                <w:rFonts w:asciiTheme="majorHAnsi" w:hAnsiTheme="majorHAnsi" w:cstheme="majorHAnsi"/>
                <w:lang w:val="en-US"/>
                <w:rPrChange w:id="692" w:author="Microsoft Office User" w:date="2024-01-30T15:41:00Z">
                  <w:rPr>
                    <w:ins w:id="693" w:author="Microsoft Office User" w:date="2024-01-30T15:40:00Z"/>
                    <w:lang w:val="en-US"/>
                  </w:rPr>
                </w:rPrChange>
              </w:rPr>
            </w:pPr>
            <w:ins w:id="694" w:author="Microsoft Office User" w:date="2024-01-30T15:40:00Z">
              <w:r w:rsidRPr="004455BA">
                <w:rPr>
                  <w:rFonts w:asciiTheme="majorHAnsi" w:hAnsiTheme="majorHAnsi" w:cstheme="majorHAnsi"/>
                  <w:lang w:val="en-US"/>
                  <w:rPrChange w:id="695" w:author="Microsoft Office User" w:date="2024-01-30T15:41:00Z">
                    <w:rPr>
                      <w:lang w:val="en-US"/>
                    </w:rPr>
                  </w:rPrChange>
                </w:rPr>
                <w:lastRenderedPageBreak/>
                <w:t>Can open chat with doc for 1 day manually</w:t>
              </w:r>
            </w:ins>
          </w:p>
          <w:p w14:paraId="2DF3097E" w14:textId="77777777" w:rsidR="004455BA" w:rsidRPr="004455BA" w:rsidRDefault="004455BA" w:rsidP="00E81FB8">
            <w:pPr>
              <w:rPr>
                <w:ins w:id="696" w:author="Microsoft Office User" w:date="2024-01-30T15:40:00Z"/>
                <w:rFonts w:asciiTheme="majorHAnsi" w:hAnsiTheme="majorHAnsi" w:cstheme="majorHAnsi"/>
                <w:lang w:val="en-US"/>
                <w:rPrChange w:id="697" w:author="Microsoft Office User" w:date="2024-01-30T15:41:00Z">
                  <w:rPr>
                    <w:ins w:id="698" w:author="Microsoft Office User" w:date="2024-01-30T15:40:00Z"/>
                    <w:lang w:val="en-US"/>
                  </w:rPr>
                </w:rPrChange>
              </w:rPr>
            </w:pPr>
            <w:ins w:id="699" w:author="Microsoft Office User" w:date="2024-01-30T15:40:00Z">
              <w:r w:rsidRPr="004455BA">
                <w:rPr>
                  <w:rFonts w:asciiTheme="majorHAnsi" w:hAnsiTheme="majorHAnsi" w:cstheme="majorHAnsi"/>
                  <w:lang w:val="en-US"/>
                  <w:rPrChange w:id="700" w:author="Microsoft Office User" w:date="2024-01-30T15:41:00Z">
                    <w:rPr>
                      <w:lang w:val="en-US"/>
                    </w:rPr>
                  </w:rPrChange>
                </w:rPr>
                <w:t xml:space="preserve">If this doesn’t work </w:t>
              </w:r>
            </w:ins>
          </w:p>
          <w:p w14:paraId="5FC0039C" w14:textId="77777777" w:rsidR="004455BA" w:rsidRPr="004455BA" w:rsidRDefault="004455BA" w:rsidP="004455BA">
            <w:pPr>
              <w:pStyle w:val="ListParagraph"/>
              <w:numPr>
                <w:ilvl w:val="0"/>
                <w:numId w:val="37"/>
              </w:numPr>
              <w:ind w:left="259" w:hanging="259"/>
              <w:rPr>
                <w:ins w:id="701" w:author="Microsoft Office User" w:date="2024-01-30T15:40:00Z"/>
                <w:rFonts w:asciiTheme="majorHAnsi" w:hAnsiTheme="majorHAnsi" w:cstheme="majorHAnsi"/>
                <w:lang w:val="en-US"/>
                <w:rPrChange w:id="702" w:author="Microsoft Office User" w:date="2024-01-30T15:41:00Z">
                  <w:rPr>
                    <w:ins w:id="703" w:author="Microsoft Office User" w:date="2024-01-30T15:40:00Z"/>
                    <w:lang w:val="en-US"/>
                  </w:rPr>
                </w:rPrChange>
              </w:rPr>
            </w:pPr>
            <w:ins w:id="704" w:author="Microsoft Office User" w:date="2024-01-30T15:40:00Z">
              <w:r w:rsidRPr="004455BA">
                <w:rPr>
                  <w:rFonts w:asciiTheme="majorHAnsi" w:hAnsiTheme="majorHAnsi" w:cstheme="majorHAnsi"/>
                  <w:lang w:val="en-US"/>
                  <w:rPrChange w:id="705" w:author="Microsoft Office User" w:date="2024-01-30T15:41:00Z">
                    <w:rPr>
                      <w:lang w:val="en-US"/>
                    </w:rPr>
                  </w:rPrChange>
                </w:rPr>
                <w:t>Tele-Caller can book appointment is system</w:t>
              </w:r>
            </w:ins>
          </w:p>
        </w:tc>
        <w:tc>
          <w:tcPr>
            <w:tcW w:w="1276" w:type="dxa"/>
            <w:vAlign w:val="center"/>
          </w:tcPr>
          <w:p w14:paraId="64575388" w14:textId="77777777" w:rsidR="004455BA" w:rsidRPr="004455BA" w:rsidRDefault="004455BA" w:rsidP="00E81FB8">
            <w:pPr>
              <w:rPr>
                <w:ins w:id="706" w:author="Microsoft Office User" w:date="2024-01-30T15:40:00Z"/>
                <w:rFonts w:asciiTheme="majorHAnsi" w:hAnsiTheme="majorHAnsi" w:cstheme="majorHAnsi"/>
                <w:lang w:val="en-US"/>
                <w:rPrChange w:id="707" w:author="Microsoft Office User" w:date="2024-01-30T15:41:00Z">
                  <w:rPr>
                    <w:ins w:id="708" w:author="Microsoft Office User" w:date="2024-01-30T15:40:00Z"/>
                    <w:lang w:val="en-US"/>
                  </w:rPr>
                </w:rPrChange>
              </w:rPr>
            </w:pPr>
            <w:ins w:id="709" w:author="Microsoft Office User" w:date="2024-01-30T15:40:00Z">
              <w:r w:rsidRPr="004455BA">
                <w:rPr>
                  <w:rFonts w:asciiTheme="majorHAnsi" w:hAnsiTheme="majorHAnsi" w:cstheme="majorHAnsi"/>
                  <w:lang w:val="en-US"/>
                  <w:rPrChange w:id="710" w:author="Microsoft Office User" w:date="2024-01-30T15:41:00Z">
                    <w:rPr>
                      <w:lang w:val="en-US"/>
                    </w:rPr>
                  </w:rPrChange>
                </w:rPr>
                <w:lastRenderedPageBreak/>
                <w:t>No</w:t>
              </w:r>
            </w:ins>
          </w:p>
        </w:tc>
      </w:tr>
      <w:tr w:rsidR="004455BA" w:rsidRPr="004455BA" w14:paraId="2E688714" w14:textId="77777777" w:rsidTr="00E81FB8">
        <w:trPr>
          <w:trHeight w:val="375"/>
          <w:ins w:id="711" w:author="Microsoft Office User" w:date="2024-01-30T15:40:00Z"/>
        </w:trPr>
        <w:tc>
          <w:tcPr>
            <w:tcW w:w="623" w:type="dxa"/>
            <w:vAlign w:val="center"/>
          </w:tcPr>
          <w:p w14:paraId="16BB6EC8" w14:textId="77777777" w:rsidR="004455BA" w:rsidRPr="004455BA" w:rsidRDefault="004455BA" w:rsidP="00E81FB8">
            <w:pPr>
              <w:jc w:val="center"/>
              <w:rPr>
                <w:ins w:id="712" w:author="Microsoft Office User" w:date="2024-01-30T15:40:00Z"/>
                <w:rFonts w:asciiTheme="majorHAnsi" w:hAnsiTheme="majorHAnsi" w:cstheme="majorHAnsi"/>
                <w:lang w:val="en-US"/>
                <w:rPrChange w:id="713" w:author="Microsoft Office User" w:date="2024-01-30T15:41:00Z">
                  <w:rPr>
                    <w:ins w:id="714" w:author="Microsoft Office User" w:date="2024-01-30T15:40:00Z"/>
                    <w:lang w:val="en-US"/>
                  </w:rPr>
                </w:rPrChange>
              </w:rPr>
            </w:pPr>
            <w:ins w:id="715" w:author="Microsoft Office User" w:date="2024-01-30T15:40:00Z">
              <w:r w:rsidRPr="004455BA">
                <w:rPr>
                  <w:rFonts w:asciiTheme="majorHAnsi" w:hAnsiTheme="majorHAnsi" w:cstheme="majorHAnsi"/>
                  <w:lang w:val="en-US"/>
                  <w:rPrChange w:id="716" w:author="Microsoft Office User" w:date="2024-01-30T15:41:00Z">
                    <w:rPr>
                      <w:lang w:val="en-US"/>
                    </w:rPr>
                  </w:rPrChange>
                </w:rPr>
                <w:t>4</w:t>
              </w:r>
            </w:ins>
          </w:p>
        </w:tc>
        <w:tc>
          <w:tcPr>
            <w:tcW w:w="1765" w:type="dxa"/>
            <w:vAlign w:val="center"/>
          </w:tcPr>
          <w:p w14:paraId="2F95A0A2" w14:textId="77777777" w:rsidR="004455BA" w:rsidRPr="004455BA" w:rsidRDefault="004455BA" w:rsidP="00E81FB8">
            <w:pPr>
              <w:rPr>
                <w:ins w:id="717" w:author="Microsoft Office User" w:date="2024-01-30T15:40:00Z"/>
                <w:rFonts w:asciiTheme="majorHAnsi" w:hAnsiTheme="majorHAnsi" w:cstheme="majorHAnsi"/>
                <w:lang w:val="en-US"/>
                <w:rPrChange w:id="718" w:author="Microsoft Office User" w:date="2024-01-30T15:41:00Z">
                  <w:rPr>
                    <w:ins w:id="719" w:author="Microsoft Office User" w:date="2024-01-30T15:40:00Z"/>
                    <w:lang w:val="en-US"/>
                  </w:rPr>
                </w:rPrChange>
              </w:rPr>
            </w:pPr>
            <w:ins w:id="720" w:author="Microsoft Office User" w:date="2024-01-30T15:40:00Z">
              <w:r w:rsidRPr="004455BA">
                <w:rPr>
                  <w:rFonts w:asciiTheme="majorHAnsi" w:hAnsiTheme="majorHAnsi" w:cstheme="majorHAnsi"/>
                  <w:lang w:val="en-US"/>
                  <w:rPrChange w:id="721" w:author="Microsoft Office User" w:date="2024-01-30T15:41:00Z">
                    <w:rPr>
                      <w:lang w:val="en-US"/>
                    </w:rPr>
                  </w:rPrChange>
                </w:rPr>
                <w:t>Rescheduled Appointment</w:t>
              </w:r>
            </w:ins>
          </w:p>
        </w:tc>
        <w:tc>
          <w:tcPr>
            <w:tcW w:w="3566" w:type="dxa"/>
            <w:vAlign w:val="center"/>
          </w:tcPr>
          <w:p w14:paraId="1A40469D" w14:textId="77777777" w:rsidR="004455BA" w:rsidRPr="004455BA" w:rsidRDefault="004455BA" w:rsidP="00E81FB8">
            <w:pPr>
              <w:rPr>
                <w:ins w:id="722" w:author="Microsoft Office User" w:date="2024-01-30T15:40:00Z"/>
                <w:rFonts w:asciiTheme="majorHAnsi" w:hAnsiTheme="majorHAnsi" w:cstheme="majorHAnsi"/>
                <w:lang w:val="en-US"/>
                <w:rPrChange w:id="723" w:author="Microsoft Office User" w:date="2024-01-30T15:41:00Z">
                  <w:rPr>
                    <w:ins w:id="724" w:author="Microsoft Office User" w:date="2024-01-30T15:40:00Z"/>
                    <w:lang w:val="en-US"/>
                  </w:rPr>
                </w:rPrChange>
              </w:rPr>
            </w:pPr>
            <w:ins w:id="725" w:author="Microsoft Office User" w:date="2024-01-30T15:40:00Z">
              <w:r w:rsidRPr="004455BA">
                <w:rPr>
                  <w:rFonts w:asciiTheme="majorHAnsi" w:hAnsiTheme="majorHAnsi" w:cstheme="majorHAnsi"/>
                  <w:lang w:val="en-US"/>
                  <w:rPrChange w:id="726" w:author="Microsoft Office User" w:date="2024-01-30T15:41:00Z">
                    <w:rPr>
                      <w:lang w:val="en-US"/>
                    </w:rPr>
                  </w:rPrChange>
                </w:rPr>
                <w:t>Only 1 time</w:t>
              </w:r>
            </w:ins>
          </w:p>
        </w:tc>
        <w:tc>
          <w:tcPr>
            <w:tcW w:w="2551" w:type="dxa"/>
            <w:vAlign w:val="center"/>
          </w:tcPr>
          <w:p w14:paraId="2EE1ADC2" w14:textId="77777777" w:rsidR="004455BA" w:rsidRPr="004455BA" w:rsidRDefault="004455BA" w:rsidP="00E81FB8">
            <w:pPr>
              <w:rPr>
                <w:ins w:id="727" w:author="Microsoft Office User" w:date="2024-01-30T15:40:00Z"/>
                <w:rFonts w:asciiTheme="majorHAnsi" w:hAnsiTheme="majorHAnsi" w:cstheme="majorHAnsi"/>
                <w:lang w:val="en-US"/>
                <w:rPrChange w:id="728" w:author="Microsoft Office User" w:date="2024-01-30T15:41:00Z">
                  <w:rPr>
                    <w:ins w:id="729" w:author="Microsoft Office User" w:date="2024-01-30T15:40:00Z"/>
                    <w:lang w:val="en-US"/>
                  </w:rPr>
                </w:rPrChange>
              </w:rPr>
            </w:pPr>
            <w:ins w:id="730" w:author="Microsoft Office User" w:date="2024-01-30T15:40:00Z">
              <w:r w:rsidRPr="004455BA">
                <w:rPr>
                  <w:rFonts w:asciiTheme="majorHAnsi" w:hAnsiTheme="majorHAnsi" w:cstheme="majorHAnsi"/>
                  <w:lang w:val="en-US"/>
                  <w:rPrChange w:id="731" w:author="Microsoft Office User" w:date="2024-01-30T15:41:00Z">
                    <w:rPr>
                      <w:lang w:val="en-US"/>
                    </w:rPr>
                  </w:rPrChange>
                </w:rPr>
                <w:t xml:space="preserve">System booking. </w:t>
              </w:r>
            </w:ins>
          </w:p>
        </w:tc>
        <w:tc>
          <w:tcPr>
            <w:tcW w:w="1276" w:type="dxa"/>
            <w:vAlign w:val="center"/>
          </w:tcPr>
          <w:p w14:paraId="22D3B236" w14:textId="77777777" w:rsidR="004455BA" w:rsidRPr="004455BA" w:rsidRDefault="004455BA" w:rsidP="00E81FB8">
            <w:pPr>
              <w:rPr>
                <w:ins w:id="732" w:author="Microsoft Office User" w:date="2024-01-30T15:40:00Z"/>
                <w:rFonts w:asciiTheme="majorHAnsi" w:hAnsiTheme="majorHAnsi" w:cstheme="majorHAnsi"/>
                <w:lang w:val="en-US"/>
                <w:rPrChange w:id="733" w:author="Microsoft Office User" w:date="2024-01-30T15:41:00Z">
                  <w:rPr>
                    <w:ins w:id="734" w:author="Microsoft Office User" w:date="2024-01-30T15:40:00Z"/>
                    <w:lang w:val="en-US"/>
                  </w:rPr>
                </w:rPrChange>
              </w:rPr>
            </w:pPr>
            <w:ins w:id="735" w:author="Microsoft Office User" w:date="2024-01-30T15:40:00Z">
              <w:r w:rsidRPr="004455BA">
                <w:rPr>
                  <w:rFonts w:asciiTheme="majorHAnsi" w:hAnsiTheme="majorHAnsi" w:cstheme="majorHAnsi"/>
                  <w:lang w:val="en-US"/>
                  <w:rPrChange w:id="736" w:author="Microsoft Office User" w:date="2024-01-30T15:41:00Z">
                    <w:rPr>
                      <w:lang w:val="en-US"/>
                    </w:rPr>
                  </w:rPrChange>
                </w:rPr>
                <w:t>No</w:t>
              </w:r>
            </w:ins>
          </w:p>
        </w:tc>
      </w:tr>
      <w:tr w:rsidR="004455BA" w:rsidRPr="004455BA" w14:paraId="7D5E5AFA" w14:textId="77777777" w:rsidTr="00E81FB8">
        <w:trPr>
          <w:trHeight w:val="375"/>
          <w:ins w:id="737" w:author="Microsoft Office User" w:date="2024-01-30T15:40:00Z"/>
        </w:trPr>
        <w:tc>
          <w:tcPr>
            <w:tcW w:w="623" w:type="dxa"/>
            <w:vAlign w:val="center"/>
          </w:tcPr>
          <w:p w14:paraId="7B12CC59" w14:textId="77777777" w:rsidR="004455BA" w:rsidRPr="004455BA" w:rsidRDefault="004455BA" w:rsidP="00E81FB8">
            <w:pPr>
              <w:jc w:val="center"/>
              <w:rPr>
                <w:ins w:id="738" w:author="Microsoft Office User" w:date="2024-01-30T15:40:00Z"/>
                <w:rFonts w:asciiTheme="majorHAnsi" w:hAnsiTheme="majorHAnsi" w:cstheme="majorHAnsi"/>
                <w:lang w:val="en-US"/>
                <w:rPrChange w:id="739" w:author="Microsoft Office User" w:date="2024-01-30T15:41:00Z">
                  <w:rPr>
                    <w:ins w:id="740" w:author="Microsoft Office User" w:date="2024-01-30T15:40:00Z"/>
                    <w:lang w:val="en-US"/>
                  </w:rPr>
                </w:rPrChange>
              </w:rPr>
            </w:pPr>
            <w:ins w:id="741" w:author="Microsoft Office User" w:date="2024-01-30T15:40:00Z">
              <w:r w:rsidRPr="004455BA">
                <w:rPr>
                  <w:rFonts w:asciiTheme="majorHAnsi" w:hAnsiTheme="majorHAnsi" w:cstheme="majorHAnsi"/>
                  <w:lang w:val="en-US"/>
                  <w:rPrChange w:id="742" w:author="Microsoft Office User" w:date="2024-01-30T15:41:00Z">
                    <w:rPr>
                      <w:lang w:val="en-US"/>
                    </w:rPr>
                  </w:rPrChange>
                </w:rPr>
                <w:t>5</w:t>
              </w:r>
            </w:ins>
          </w:p>
        </w:tc>
        <w:tc>
          <w:tcPr>
            <w:tcW w:w="1765" w:type="dxa"/>
            <w:vAlign w:val="center"/>
          </w:tcPr>
          <w:p w14:paraId="1B367A7B" w14:textId="77777777" w:rsidR="004455BA" w:rsidRPr="004455BA" w:rsidRDefault="004455BA" w:rsidP="00E81FB8">
            <w:pPr>
              <w:rPr>
                <w:ins w:id="743" w:author="Microsoft Office User" w:date="2024-01-30T15:40:00Z"/>
                <w:rFonts w:asciiTheme="majorHAnsi" w:hAnsiTheme="majorHAnsi" w:cstheme="majorHAnsi"/>
                <w:lang w:val="en-US"/>
                <w:rPrChange w:id="744" w:author="Microsoft Office User" w:date="2024-01-30T15:41:00Z">
                  <w:rPr>
                    <w:ins w:id="745" w:author="Microsoft Office User" w:date="2024-01-30T15:40:00Z"/>
                    <w:lang w:val="en-US"/>
                  </w:rPr>
                </w:rPrChange>
              </w:rPr>
            </w:pPr>
            <w:ins w:id="746" w:author="Microsoft Office User" w:date="2024-01-30T15:40:00Z">
              <w:r w:rsidRPr="004455BA">
                <w:rPr>
                  <w:rFonts w:asciiTheme="majorHAnsi" w:hAnsiTheme="majorHAnsi" w:cstheme="majorHAnsi"/>
                  <w:lang w:val="en-US"/>
                  <w:rPrChange w:id="747" w:author="Microsoft Office User" w:date="2024-01-30T15:41:00Z">
                    <w:rPr>
                      <w:lang w:val="en-US"/>
                    </w:rPr>
                  </w:rPrChange>
                </w:rPr>
                <w:t>Replacement Appointment</w:t>
              </w:r>
            </w:ins>
          </w:p>
        </w:tc>
        <w:tc>
          <w:tcPr>
            <w:tcW w:w="3566" w:type="dxa"/>
            <w:vAlign w:val="center"/>
          </w:tcPr>
          <w:p w14:paraId="140575D0" w14:textId="77777777" w:rsidR="004455BA" w:rsidRPr="004455BA" w:rsidRDefault="004455BA" w:rsidP="00E81FB8">
            <w:pPr>
              <w:rPr>
                <w:ins w:id="748" w:author="Microsoft Office User" w:date="2024-01-30T15:40:00Z"/>
                <w:rFonts w:asciiTheme="majorHAnsi" w:hAnsiTheme="majorHAnsi" w:cstheme="majorHAnsi"/>
                <w:lang w:val="en-US"/>
                <w:rPrChange w:id="749" w:author="Microsoft Office User" w:date="2024-01-30T15:41:00Z">
                  <w:rPr>
                    <w:ins w:id="750" w:author="Microsoft Office User" w:date="2024-01-30T15:40:00Z"/>
                    <w:lang w:val="en-US"/>
                  </w:rPr>
                </w:rPrChange>
              </w:rPr>
            </w:pPr>
            <w:ins w:id="751" w:author="Microsoft Office User" w:date="2024-01-30T15:40:00Z">
              <w:r w:rsidRPr="004455BA">
                <w:rPr>
                  <w:rFonts w:asciiTheme="majorHAnsi" w:hAnsiTheme="majorHAnsi" w:cstheme="majorHAnsi"/>
                  <w:lang w:val="en-US"/>
                  <w:rPrChange w:id="752" w:author="Microsoft Office User" w:date="2024-01-30T15:41:00Z">
                    <w:rPr>
                      <w:lang w:val="en-US"/>
                    </w:rPr>
                  </w:rPrChange>
                </w:rPr>
                <w:t>If SAPL could not provide a doc for any reason or call could not complete due to network issue</w:t>
              </w:r>
            </w:ins>
          </w:p>
        </w:tc>
        <w:tc>
          <w:tcPr>
            <w:tcW w:w="2551" w:type="dxa"/>
            <w:vAlign w:val="center"/>
          </w:tcPr>
          <w:p w14:paraId="308557B9" w14:textId="77777777" w:rsidR="004455BA" w:rsidRPr="004455BA" w:rsidRDefault="004455BA" w:rsidP="00E81FB8">
            <w:pPr>
              <w:rPr>
                <w:ins w:id="753" w:author="Microsoft Office User" w:date="2024-01-30T15:40:00Z"/>
                <w:rFonts w:asciiTheme="majorHAnsi" w:hAnsiTheme="majorHAnsi" w:cstheme="majorHAnsi"/>
                <w:lang w:val="en-US"/>
                <w:rPrChange w:id="754" w:author="Microsoft Office User" w:date="2024-01-30T15:41:00Z">
                  <w:rPr>
                    <w:ins w:id="755" w:author="Microsoft Office User" w:date="2024-01-30T15:40:00Z"/>
                    <w:lang w:val="en-US"/>
                  </w:rPr>
                </w:rPrChange>
              </w:rPr>
            </w:pPr>
            <w:ins w:id="756" w:author="Microsoft Office User" w:date="2024-01-30T15:40:00Z">
              <w:r w:rsidRPr="004455BA">
                <w:rPr>
                  <w:rFonts w:asciiTheme="majorHAnsi" w:hAnsiTheme="majorHAnsi" w:cstheme="majorHAnsi"/>
                  <w:lang w:val="en-US"/>
                  <w:rPrChange w:id="757" w:author="Microsoft Office User" w:date="2024-01-30T15:41:00Z">
                    <w:rPr>
                      <w:lang w:val="en-US"/>
                    </w:rPr>
                  </w:rPrChange>
                </w:rPr>
                <w:t xml:space="preserve">System booking. </w:t>
              </w:r>
            </w:ins>
          </w:p>
          <w:p w14:paraId="06831FAA" w14:textId="77777777" w:rsidR="004455BA" w:rsidRPr="004455BA" w:rsidRDefault="004455BA" w:rsidP="00E81FB8">
            <w:pPr>
              <w:rPr>
                <w:ins w:id="758" w:author="Microsoft Office User" w:date="2024-01-30T15:40:00Z"/>
                <w:rFonts w:asciiTheme="majorHAnsi" w:hAnsiTheme="majorHAnsi" w:cstheme="majorHAnsi"/>
                <w:lang w:val="en-US"/>
                <w:rPrChange w:id="759" w:author="Microsoft Office User" w:date="2024-01-30T15:41:00Z">
                  <w:rPr>
                    <w:ins w:id="760" w:author="Microsoft Office User" w:date="2024-01-30T15:40:00Z"/>
                    <w:lang w:val="en-US"/>
                  </w:rPr>
                </w:rPrChange>
              </w:rPr>
            </w:pPr>
          </w:p>
          <w:p w14:paraId="6F626CDC" w14:textId="77777777" w:rsidR="004455BA" w:rsidRPr="004455BA" w:rsidRDefault="004455BA" w:rsidP="00E81FB8">
            <w:pPr>
              <w:rPr>
                <w:ins w:id="761" w:author="Microsoft Office User" w:date="2024-01-30T15:40:00Z"/>
                <w:rFonts w:asciiTheme="majorHAnsi" w:hAnsiTheme="majorHAnsi" w:cstheme="majorHAnsi"/>
                <w:lang w:val="en-US"/>
                <w:rPrChange w:id="762" w:author="Microsoft Office User" w:date="2024-01-30T15:41:00Z">
                  <w:rPr>
                    <w:ins w:id="763" w:author="Microsoft Office User" w:date="2024-01-30T15:40:00Z"/>
                    <w:lang w:val="en-US"/>
                  </w:rPr>
                </w:rPrChange>
              </w:rPr>
            </w:pPr>
            <w:ins w:id="764" w:author="Microsoft Office User" w:date="2024-01-30T15:40:00Z">
              <w:r w:rsidRPr="004455BA">
                <w:rPr>
                  <w:rFonts w:asciiTheme="majorHAnsi" w:hAnsiTheme="majorHAnsi" w:cstheme="majorHAnsi"/>
                  <w:lang w:val="en-US"/>
                  <w:rPrChange w:id="765" w:author="Microsoft Office User" w:date="2024-01-30T15:41:00Z">
                    <w:rPr>
                      <w:lang w:val="en-US"/>
                    </w:rPr>
                  </w:rPrChange>
                </w:rPr>
                <w:t>Necessity : Doc or Telecaller must have marked status as ‘Incomplete’</w:t>
              </w:r>
            </w:ins>
          </w:p>
        </w:tc>
        <w:tc>
          <w:tcPr>
            <w:tcW w:w="1276" w:type="dxa"/>
            <w:vAlign w:val="center"/>
          </w:tcPr>
          <w:p w14:paraId="2DF7254A" w14:textId="77777777" w:rsidR="004455BA" w:rsidRPr="004455BA" w:rsidRDefault="004455BA" w:rsidP="00E81FB8">
            <w:pPr>
              <w:rPr>
                <w:ins w:id="766" w:author="Microsoft Office User" w:date="2024-01-30T15:40:00Z"/>
                <w:rFonts w:asciiTheme="majorHAnsi" w:hAnsiTheme="majorHAnsi" w:cstheme="majorHAnsi"/>
                <w:lang w:val="en-US"/>
                <w:rPrChange w:id="767" w:author="Microsoft Office User" w:date="2024-01-30T15:41:00Z">
                  <w:rPr>
                    <w:ins w:id="768" w:author="Microsoft Office User" w:date="2024-01-30T15:40:00Z"/>
                    <w:lang w:val="en-US"/>
                  </w:rPr>
                </w:rPrChange>
              </w:rPr>
            </w:pPr>
            <w:ins w:id="769" w:author="Microsoft Office User" w:date="2024-01-30T15:40:00Z">
              <w:r w:rsidRPr="004455BA">
                <w:rPr>
                  <w:rFonts w:asciiTheme="majorHAnsi" w:hAnsiTheme="majorHAnsi" w:cstheme="majorHAnsi"/>
                  <w:lang w:val="en-US"/>
                  <w:rPrChange w:id="770" w:author="Microsoft Office User" w:date="2024-01-30T15:41:00Z">
                    <w:rPr>
                      <w:lang w:val="en-US"/>
                    </w:rPr>
                  </w:rPrChange>
                </w:rPr>
                <w:t>No</w:t>
              </w:r>
            </w:ins>
          </w:p>
        </w:tc>
      </w:tr>
      <w:tr w:rsidR="004455BA" w:rsidRPr="004455BA" w14:paraId="5CD37D80" w14:textId="77777777" w:rsidTr="00E81FB8">
        <w:trPr>
          <w:trHeight w:val="375"/>
          <w:ins w:id="771" w:author="Microsoft Office User" w:date="2024-01-30T15:40:00Z"/>
        </w:trPr>
        <w:tc>
          <w:tcPr>
            <w:tcW w:w="623" w:type="dxa"/>
            <w:vAlign w:val="center"/>
          </w:tcPr>
          <w:p w14:paraId="27D51385" w14:textId="77777777" w:rsidR="004455BA" w:rsidRPr="004455BA" w:rsidRDefault="004455BA" w:rsidP="00E81FB8">
            <w:pPr>
              <w:jc w:val="center"/>
              <w:rPr>
                <w:ins w:id="772" w:author="Microsoft Office User" w:date="2024-01-30T15:40:00Z"/>
                <w:rFonts w:asciiTheme="majorHAnsi" w:hAnsiTheme="majorHAnsi" w:cstheme="majorHAnsi"/>
                <w:lang w:val="en-US"/>
                <w:rPrChange w:id="773" w:author="Microsoft Office User" w:date="2024-01-30T15:41:00Z">
                  <w:rPr>
                    <w:ins w:id="774" w:author="Microsoft Office User" w:date="2024-01-30T15:40:00Z"/>
                    <w:lang w:val="en-US"/>
                  </w:rPr>
                </w:rPrChange>
              </w:rPr>
            </w:pPr>
            <w:ins w:id="775" w:author="Microsoft Office User" w:date="2024-01-30T15:40:00Z">
              <w:r w:rsidRPr="004455BA">
                <w:rPr>
                  <w:rFonts w:asciiTheme="majorHAnsi" w:hAnsiTheme="majorHAnsi" w:cstheme="majorHAnsi"/>
                  <w:lang w:val="en-US"/>
                  <w:rPrChange w:id="776" w:author="Microsoft Office User" w:date="2024-01-30T15:41:00Z">
                    <w:rPr>
                      <w:lang w:val="en-US"/>
                    </w:rPr>
                  </w:rPrChange>
                </w:rPr>
                <w:t>6</w:t>
              </w:r>
            </w:ins>
          </w:p>
        </w:tc>
        <w:tc>
          <w:tcPr>
            <w:tcW w:w="1765" w:type="dxa"/>
            <w:vAlign w:val="center"/>
          </w:tcPr>
          <w:p w14:paraId="345AA1F8" w14:textId="77777777" w:rsidR="004455BA" w:rsidRPr="004455BA" w:rsidRDefault="004455BA" w:rsidP="00E81FB8">
            <w:pPr>
              <w:rPr>
                <w:ins w:id="777" w:author="Microsoft Office User" w:date="2024-01-30T15:40:00Z"/>
                <w:rFonts w:asciiTheme="majorHAnsi" w:hAnsiTheme="majorHAnsi" w:cstheme="majorHAnsi"/>
                <w:lang w:val="en-US"/>
                <w:rPrChange w:id="778" w:author="Microsoft Office User" w:date="2024-01-30T15:41:00Z">
                  <w:rPr>
                    <w:ins w:id="779" w:author="Microsoft Office User" w:date="2024-01-30T15:40:00Z"/>
                    <w:lang w:val="en-US"/>
                  </w:rPr>
                </w:rPrChange>
              </w:rPr>
            </w:pPr>
            <w:ins w:id="780" w:author="Microsoft Office User" w:date="2024-01-30T15:40:00Z">
              <w:r w:rsidRPr="004455BA">
                <w:rPr>
                  <w:rFonts w:asciiTheme="majorHAnsi" w:hAnsiTheme="majorHAnsi" w:cstheme="majorHAnsi"/>
                  <w:lang w:val="en-US"/>
                  <w:rPrChange w:id="781" w:author="Microsoft Office User" w:date="2024-01-30T15:41:00Z">
                    <w:rPr>
                      <w:lang w:val="en-US"/>
                    </w:rPr>
                  </w:rPrChange>
                </w:rPr>
                <w:t>Lab Report Awaited</w:t>
              </w:r>
            </w:ins>
          </w:p>
        </w:tc>
        <w:tc>
          <w:tcPr>
            <w:tcW w:w="3566" w:type="dxa"/>
            <w:vAlign w:val="center"/>
          </w:tcPr>
          <w:p w14:paraId="140479F8" w14:textId="77777777" w:rsidR="004455BA" w:rsidRPr="004455BA" w:rsidRDefault="004455BA" w:rsidP="004455BA">
            <w:pPr>
              <w:pStyle w:val="ListParagraph"/>
              <w:numPr>
                <w:ilvl w:val="0"/>
                <w:numId w:val="36"/>
              </w:numPr>
              <w:ind w:left="197" w:hanging="197"/>
              <w:rPr>
                <w:ins w:id="782" w:author="Microsoft Office User" w:date="2024-01-30T15:40:00Z"/>
                <w:rFonts w:asciiTheme="majorHAnsi" w:hAnsiTheme="majorHAnsi" w:cstheme="majorHAnsi"/>
                <w:lang w:val="en-US"/>
                <w:rPrChange w:id="783" w:author="Microsoft Office User" w:date="2024-01-30T15:41:00Z">
                  <w:rPr>
                    <w:ins w:id="784" w:author="Microsoft Office User" w:date="2024-01-30T15:40:00Z"/>
                    <w:lang w:val="en-US"/>
                  </w:rPr>
                </w:rPrChange>
              </w:rPr>
            </w:pPr>
            <w:ins w:id="785" w:author="Microsoft Office User" w:date="2024-01-30T15:40:00Z">
              <w:r w:rsidRPr="004455BA">
                <w:rPr>
                  <w:rFonts w:asciiTheme="majorHAnsi" w:hAnsiTheme="majorHAnsi" w:cstheme="majorHAnsi"/>
                  <w:lang w:val="en-US"/>
                  <w:rPrChange w:id="786" w:author="Microsoft Office User" w:date="2024-01-30T15:41:00Z">
                    <w:rPr>
                      <w:lang w:val="en-US"/>
                    </w:rPr>
                  </w:rPrChange>
                </w:rPr>
                <w:t>Only possible CRUD days after any type of completed appointment.</w:t>
              </w:r>
            </w:ins>
          </w:p>
          <w:p w14:paraId="0AC7CE87" w14:textId="77777777" w:rsidR="004455BA" w:rsidRPr="004455BA" w:rsidRDefault="004455BA" w:rsidP="004455BA">
            <w:pPr>
              <w:pStyle w:val="ListParagraph"/>
              <w:numPr>
                <w:ilvl w:val="0"/>
                <w:numId w:val="36"/>
              </w:numPr>
              <w:ind w:left="197" w:hanging="197"/>
              <w:rPr>
                <w:ins w:id="787" w:author="Microsoft Office User" w:date="2024-01-30T15:40:00Z"/>
                <w:rFonts w:asciiTheme="majorHAnsi" w:hAnsiTheme="majorHAnsi" w:cstheme="majorHAnsi"/>
                <w:lang w:val="en-US"/>
                <w:rPrChange w:id="788" w:author="Microsoft Office User" w:date="2024-01-30T15:41:00Z">
                  <w:rPr>
                    <w:ins w:id="789" w:author="Microsoft Office User" w:date="2024-01-30T15:40:00Z"/>
                    <w:lang w:val="en-US"/>
                  </w:rPr>
                </w:rPrChange>
              </w:rPr>
            </w:pPr>
            <w:ins w:id="790" w:author="Microsoft Office User" w:date="2024-01-30T15:40:00Z">
              <w:r w:rsidRPr="004455BA">
                <w:rPr>
                  <w:rFonts w:asciiTheme="majorHAnsi" w:hAnsiTheme="majorHAnsi" w:cstheme="majorHAnsi"/>
                  <w:lang w:val="en-US"/>
                  <w:rPrChange w:id="791" w:author="Microsoft Office User" w:date="2024-01-30T15:41:00Z">
                    <w:rPr>
                      <w:lang w:val="en-US"/>
                    </w:rPr>
                  </w:rPrChange>
                </w:rPr>
                <w:t>Necessity : Doc must close appointment as ‘Lab Report Awaited’</w:t>
              </w:r>
            </w:ins>
          </w:p>
        </w:tc>
        <w:tc>
          <w:tcPr>
            <w:tcW w:w="2551" w:type="dxa"/>
            <w:vAlign w:val="center"/>
          </w:tcPr>
          <w:p w14:paraId="2E4AC3B2" w14:textId="77777777" w:rsidR="004455BA" w:rsidRPr="004455BA" w:rsidRDefault="004455BA" w:rsidP="00E81FB8">
            <w:pPr>
              <w:rPr>
                <w:ins w:id="792" w:author="Microsoft Office User" w:date="2024-01-30T15:40:00Z"/>
                <w:rFonts w:asciiTheme="majorHAnsi" w:hAnsiTheme="majorHAnsi" w:cstheme="majorHAnsi"/>
                <w:lang w:val="en-US"/>
                <w:rPrChange w:id="793" w:author="Microsoft Office User" w:date="2024-01-30T15:41:00Z">
                  <w:rPr>
                    <w:ins w:id="794" w:author="Microsoft Office User" w:date="2024-01-30T15:40:00Z"/>
                    <w:lang w:val="en-US"/>
                  </w:rPr>
                </w:rPrChange>
              </w:rPr>
            </w:pPr>
            <w:ins w:id="795" w:author="Microsoft Office User" w:date="2024-01-30T15:40:00Z">
              <w:r w:rsidRPr="004455BA">
                <w:rPr>
                  <w:rFonts w:asciiTheme="majorHAnsi" w:hAnsiTheme="majorHAnsi" w:cstheme="majorHAnsi"/>
                  <w:color w:val="FF0000"/>
                  <w:lang w:val="en-US"/>
                  <w:rPrChange w:id="796" w:author="Microsoft Office User" w:date="2024-01-30T15:41:00Z">
                    <w:rPr>
                      <w:color w:val="FF0000"/>
                      <w:lang w:val="en-US"/>
                    </w:rPr>
                  </w:rPrChange>
                </w:rPr>
                <w:t xml:space="preserve">Manual </w:t>
              </w:r>
              <w:r w:rsidRPr="004455BA">
                <w:rPr>
                  <w:rFonts w:asciiTheme="majorHAnsi" w:hAnsiTheme="majorHAnsi" w:cstheme="majorHAnsi"/>
                  <w:lang w:val="en-US"/>
                  <w:rPrChange w:id="797" w:author="Microsoft Office User" w:date="2024-01-30T15:41:00Z">
                    <w:rPr>
                      <w:lang w:val="en-US"/>
                    </w:rPr>
                  </w:rPrChange>
                </w:rPr>
                <w:t>- through Tele-Caller</w:t>
              </w:r>
            </w:ins>
          </w:p>
        </w:tc>
        <w:tc>
          <w:tcPr>
            <w:tcW w:w="1276" w:type="dxa"/>
            <w:vAlign w:val="center"/>
          </w:tcPr>
          <w:p w14:paraId="0542556A" w14:textId="77777777" w:rsidR="004455BA" w:rsidRPr="004455BA" w:rsidRDefault="004455BA" w:rsidP="00E81FB8">
            <w:pPr>
              <w:rPr>
                <w:ins w:id="798" w:author="Microsoft Office User" w:date="2024-01-30T15:40:00Z"/>
                <w:rFonts w:asciiTheme="majorHAnsi" w:hAnsiTheme="majorHAnsi" w:cstheme="majorHAnsi"/>
                <w:lang w:val="en-US"/>
                <w:rPrChange w:id="799" w:author="Microsoft Office User" w:date="2024-01-30T15:41:00Z">
                  <w:rPr>
                    <w:ins w:id="800" w:author="Microsoft Office User" w:date="2024-01-30T15:40:00Z"/>
                    <w:lang w:val="en-US"/>
                  </w:rPr>
                </w:rPrChange>
              </w:rPr>
            </w:pPr>
            <w:ins w:id="801" w:author="Microsoft Office User" w:date="2024-01-30T15:40:00Z">
              <w:r w:rsidRPr="004455BA">
                <w:rPr>
                  <w:rFonts w:asciiTheme="majorHAnsi" w:hAnsiTheme="majorHAnsi" w:cstheme="majorHAnsi"/>
                  <w:lang w:val="en-US"/>
                  <w:rPrChange w:id="802" w:author="Microsoft Office User" w:date="2024-01-30T15:41:00Z">
                    <w:rPr>
                      <w:lang w:val="en-US"/>
                    </w:rPr>
                  </w:rPrChange>
                </w:rPr>
                <w:t>No</w:t>
              </w:r>
            </w:ins>
          </w:p>
        </w:tc>
      </w:tr>
      <w:tr w:rsidR="004455BA" w:rsidRPr="004455BA" w14:paraId="0E8B002B" w14:textId="77777777" w:rsidTr="00E81FB8">
        <w:trPr>
          <w:trHeight w:val="379"/>
          <w:ins w:id="803" w:author="Microsoft Office User" w:date="2024-01-30T15:40:00Z"/>
        </w:trPr>
        <w:tc>
          <w:tcPr>
            <w:tcW w:w="623" w:type="dxa"/>
            <w:vAlign w:val="center"/>
          </w:tcPr>
          <w:p w14:paraId="388287F8" w14:textId="77777777" w:rsidR="004455BA" w:rsidRPr="004455BA" w:rsidRDefault="004455BA" w:rsidP="00E81FB8">
            <w:pPr>
              <w:jc w:val="center"/>
              <w:rPr>
                <w:ins w:id="804" w:author="Microsoft Office User" w:date="2024-01-30T15:40:00Z"/>
                <w:rFonts w:asciiTheme="majorHAnsi" w:hAnsiTheme="majorHAnsi" w:cstheme="majorHAnsi"/>
                <w:lang w:val="en-US"/>
                <w:rPrChange w:id="805" w:author="Microsoft Office User" w:date="2024-01-30T15:41:00Z">
                  <w:rPr>
                    <w:ins w:id="806" w:author="Microsoft Office User" w:date="2024-01-30T15:40:00Z"/>
                    <w:lang w:val="en-US"/>
                  </w:rPr>
                </w:rPrChange>
              </w:rPr>
            </w:pPr>
            <w:ins w:id="807" w:author="Microsoft Office User" w:date="2024-01-30T15:40:00Z">
              <w:r w:rsidRPr="004455BA">
                <w:rPr>
                  <w:rFonts w:asciiTheme="majorHAnsi" w:hAnsiTheme="majorHAnsi" w:cstheme="majorHAnsi"/>
                  <w:lang w:val="en-US"/>
                  <w:rPrChange w:id="808" w:author="Microsoft Office User" w:date="2024-01-30T15:41:00Z">
                    <w:rPr>
                      <w:lang w:val="en-US"/>
                    </w:rPr>
                  </w:rPrChange>
                </w:rPr>
                <w:t>B</w:t>
              </w:r>
            </w:ins>
          </w:p>
        </w:tc>
        <w:tc>
          <w:tcPr>
            <w:tcW w:w="5331" w:type="dxa"/>
            <w:gridSpan w:val="2"/>
            <w:vAlign w:val="center"/>
          </w:tcPr>
          <w:p w14:paraId="02A7013A" w14:textId="77777777" w:rsidR="004455BA" w:rsidRPr="004455BA" w:rsidRDefault="004455BA" w:rsidP="00E81FB8">
            <w:pPr>
              <w:rPr>
                <w:ins w:id="809" w:author="Microsoft Office User" w:date="2024-01-30T15:40:00Z"/>
                <w:rFonts w:asciiTheme="majorHAnsi" w:hAnsiTheme="majorHAnsi" w:cstheme="majorHAnsi"/>
                <w:lang w:val="en-US"/>
                <w:rPrChange w:id="810" w:author="Microsoft Office User" w:date="2024-01-30T15:41:00Z">
                  <w:rPr>
                    <w:ins w:id="811" w:author="Microsoft Office User" w:date="2024-01-30T15:40:00Z"/>
                    <w:lang w:val="en-US"/>
                  </w:rPr>
                </w:rPrChange>
              </w:rPr>
            </w:pPr>
            <w:ins w:id="812" w:author="Microsoft Office User" w:date="2024-01-30T15:40:00Z">
              <w:r w:rsidRPr="004455BA">
                <w:rPr>
                  <w:rFonts w:asciiTheme="majorHAnsi" w:hAnsiTheme="majorHAnsi" w:cstheme="majorHAnsi"/>
                  <w:b/>
                  <w:bCs/>
                  <w:u w:val="single"/>
                  <w:lang w:val="en-US"/>
                  <w:rPrChange w:id="813" w:author="Microsoft Office User" w:date="2024-01-30T15:41:00Z">
                    <w:rPr>
                      <w:b/>
                      <w:bCs/>
                      <w:u w:val="single"/>
                      <w:lang w:val="en-US"/>
                    </w:rPr>
                  </w:rPrChange>
                </w:rPr>
                <w:t>Status only - Non-Actionable:</w:t>
              </w:r>
            </w:ins>
          </w:p>
        </w:tc>
        <w:tc>
          <w:tcPr>
            <w:tcW w:w="2551" w:type="dxa"/>
            <w:vAlign w:val="center"/>
          </w:tcPr>
          <w:p w14:paraId="5BE6B029" w14:textId="77777777" w:rsidR="004455BA" w:rsidRPr="004455BA" w:rsidRDefault="004455BA" w:rsidP="00E81FB8">
            <w:pPr>
              <w:rPr>
                <w:ins w:id="814" w:author="Microsoft Office User" w:date="2024-01-30T15:40:00Z"/>
                <w:rFonts w:asciiTheme="majorHAnsi" w:hAnsiTheme="majorHAnsi" w:cstheme="majorHAnsi"/>
                <w:lang w:val="en-US"/>
                <w:rPrChange w:id="815" w:author="Microsoft Office User" w:date="2024-01-30T15:41:00Z">
                  <w:rPr>
                    <w:ins w:id="816" w:author="Microsoft Office User" w:date="2024-01-30T15:40:00Z"/>
                    <w:lang w:val="en-US"/>
                  </w:rPr>
                </w:rPrChange>
              </w:rPr>
            </w:pPr>
          </w:p>
        </w:tc>
        <w:tc>
          <w:tcPr>
            <w:tcW w:w="1276" w:type="dxa"/>
            <w:vAlign w:val="center"/>
          </w:tcPr>
          <w:p w14:paraId="3C01078A" w14:textId="77777777" w:rsidR="004455BA" w:rsidRPr="004455BA" w:rsidRDefault="004455BA" w:rsidP="00E81FB8">
            <w:pPr>
              <w:rPr>
                <w:ins w:id="817" w:author="Microsoft Office User" w:date="2024-01-30T15:40:00Z"/>
                <w:rFonts w:asciiTheme="majorHAnsi" w:hAnsiTheme="majorHAnsi" w:cstheme="majorHAnsi"/>
                <w:lang w:val="en-US"/>
                <w:rPrChange w:id="818" w:author="Microsoft Office User" w:date="2024-01-30T15:41:00Z">
                  <w:rPr>
                    <w:ins w:id="819" w:author="Microsoft Office User" w:date="2024-01-30T15:40:00Z"/>
                    <w:lang w:val="en-US"/>
                  </w:rPr>
                </w:rPrChange>
              </w:rPr>
            </w:pPr>
          </w:p>
        </w:tc>
      </w:tr>
      <w:tr w:rsidR="004455BA" w:rsidRPr="004455BA" w14:paraId="30D6CBCB" w14:textId="77777777" w:rsidTr="00E81FB8">
        <w:trPr>
          <w:trHeight w:val="412"/>
          <w:ins w:id="820" w:author="Microsoft Office User" w:date="2024-01-30T15:40:00Z"/>
        </w:trPr>
        <w:tc>
          <w:tcPr>
            <w:tcW w:w="623" w:type="dxa"/>
            <w:vAlign w:val="center"/>
          </w:tcPr>
          <w:p w14:paraId="05922C98" w14:textId="77777777" w:rsidR="004455BA" w:rsidRPr="004455BA" w:rsidRDefault="004455BA" w:rsidP="00E81FB8">
            <w:pPr>
              <w:jc w:val="right"/>
              <w:rPr>
                <w:ins w:id="821" w:author="Microsoft Office User" w:date="2024-01-30T15:40:00Z"/>
                <w:rFonts w:asciiTheme="majorHAnsi" w:hAnsiTheme="majorHAnsi" w:cstheme="majorHAnsi"/>
                <w:lang w:val="en-US"/>
                <w:rPrChange w:id="822" w:author="Microsoft Office User" w:date="2024-01-30T15:41:00Z">
                  <w:rPr>
                    <w:ins w:id="823" w:author="Microsoft Office User" w:date="2024-01-30T15:40:00Z"/>
                    <w:lang w:val="en-US"/>
                  </w:rPr>
                </w:rPrChange>
              </w:rPr>
            </w:pPr>
            <w:ins w:id="824" w:author="Microsoft Office User" w:date="2024-01-30T15:40:00Z">
              <w:r w:rsidRPr="004455BA">
                <w:rPr>
                  <w:rFonts w:asciiTheme="majorHAnsi" w:hAnsiTheme="majorHAnsi" w:cstheme="majorHAnsi"/>
                  <w:lang w:val="en-US"/>
                  <w:rPrChange w:id="825" w:author="Microsoft Office User" w:date="2024-01-30T15:41:00Z">
                    <w:rPr>
                      <w:lang w:val="en-US"/>
                    </w:rPr>
                  </w:rPrChange>
                </w:rPr>
                <w:t>7</w:t>
              </w:r>
            </w:ins>
          </w:p>
        </w:tc>
        <w:tc>
          <w:tcPr>
            <w:tcW w:w="1765" w:type="dxa"/>
            <w:vAlign w:val="center"/>
          </w:tcPr>
          <w:p w14:paraId="53C574D2" w14:textId="77777777" w:rsidR="004455BA" w:rsidRPr="004455BA" w:rsidRDefault="004455BA" w:rsidP="00E81FB8">
            <w:pPr>
              <w:rPr>
                <w:ins w:id="826" w:author="Microsoft Office User" w:date="2024-01-30T15:40:00Z"/>
                <w:rFonts w:asciiTheme="majorHAnsi" w:hAnsiTheme="majorHAnsi" w:cstheme="majorHAnsi"/>
                <w:lang w:val="en-US"/>
                <w:rPrChange w:id="827" w:author="Microsoft Office User" w:date="2024-01-30T15:41:00Z">
                  <w:rPr>
                    <w:ins w:id="828" w:author="Microsoft Office User" w:date="2024-01-30T15:40:00Z"/>
                    <w:lang w:val="en-US"/>
                  </w:rPr>
                </w:rPrChange>
              </w:rPr>
            </w:pPr>
            <w:ins w:id="829" w:author="Microsoft Office User" w:date="2024-01-30T15:40:00Z">
              <w:r w:rsidRPr="004455BA">
                <w:rPr>
                  <w:rFonts w:asciiTheme="majorHAnsi" w:hAnsiTheme="majorHAnsi" w:cstheme="majorHAnsi"/>
                  <w:lang w:val="en-US"/>
                  <w:rPrChange w:id="830" w:author="Microsoft Office User" w:date="2024-01-30T15:41:00Z">
                    <w:rPr>
                      <w:lang w:val="en-US"/>
                    </w:rPr>
                  </w:rPrChange>
                </w:rPr>
                <w:t>Complete</w:t>
              </w:r>
            </w:ins>
          </w:p>
        </w:tc>
        <w:tc>
          <w:tcPr>
            <w:tcW w:w="3566" w:type="dxa"/>
            <w:vAlign w:val="center"/>
          </w:tcPr>
          <w:p w14:paraId="591F7F91" w14:textId="77777777" w:rsidR="004455BA" w:rsidRPr="004455BA" w:rsidRDefault="004455BA" w:rsidP="00E81FB8">
            <w:pPr>
              <w:rPr>
                <w:ins w:id="831" w:author="Microsoft Office User" w:date="2024-01-30T15:40:00Z"/>
                <w:rFonts w:asciiTheme="majorHAnsi" w:hAnsiTheme="majorHAnsi" w:cstheme="majorHAnsi"/>
                <w:lang w:val="en-US"/>
                <w:rPrChange w:id="832" w:author="Microsoft Office User" w:date="2024-01-30T15:41:00Z">
                  <w:rPr>
                    <w:ins w:id="833" w:author="Microsoft Office User" w:date="2024-01-30T15:40:00Z"/>
                    <w:lang w:val="en-US"/>
                  </w:rPr>
                </w:rPrChange>
              </w:rPr>
            </w:pPr>
            <w:ins w:id="834" w:author="Microsoft Office User" w:date="2024-01-30T15:40:00Z">
              <w:r w:rsidRPr="004455BA">
                <w:rPr>
                  <w:rFonts w:asciiTheme="majorHAnsi" w:hAnsiTheme="majorHAnsi" w:cstheme="majorHAnsi"/>
                  <w:lang w:val="en-US"/>
                  <w:rPrChange w:id="835" w:author="Microsoft Office User" w:date="2024-01-30T15:41:00Z">
                    <w:rPr>
                      <w:lang w:val="en-US"/>
                    </w:rPr>
                  </w:rPrChange>
                </w:rPr>
                <w:t>Cart medicines in 2 days</w:t>
              </w:r>
            </w:ins>
          </w:p>
        </w:tc>
        <w:tc>
          <w:tcPr>
            <w:tcW w:w="2551" w:type="dxa"/>
            <w:vAlign w:val="center"/>
          </w:tcPr>
          <w:p w14:paraId="286DD15E" w14:textId="77777777" w:rsidR="004455BA" w:rsidRPr="004455BA" w:rsidRDefault="004455BA" w:rsidP="00E81FB8">
            <w:pPr>
              <w:rPr>
                <w:ins w:id="836" w:author="Microsoft Office User" w:date="2024-01-30T15:40:00Z"/>
                <w:rFonts w:asciiTheme="majorHAnsi" w:hAnsiTheme="majorHAnsi" w:cstheme="majorHAnsi"/>
                <w:lang w:val="en-US"/>
                <w:rPrChange w:id="837" w:author="Microsoft Office User" w:date="2024-01-30T15:41:00Z">
                  <w:rPr>
                    <w:ins w:id="838" w:author="Microsoft Office User" w:date="2024-01-30T15:40:00Z"/>
                    <w:lang w:val="en-US"/>
                  </w:rPr>
                </w:rPrChange>
              </w:rPr>
            </w:pPr>
          </w:p>
        </w:tc>
        <w:tc>
          <w:tcPr>
            <w:tcW w:w="1276" w:type="dxa"/>
            <w:vAlign w:val="center"/>
          </w:tcPr>
          <w:p w14:paraId="1805C803" w14:textId="77777777" w:rsidR="004455BA" w:rsidRPr="004455BA" w:rsidRDefault="004455BA" w:rsidP="00E81FB8">
            <w:pPr>
              <w:rPr>
                <w:ins w:id="839" w:author="Microsoft Office User" w:date="2024-01-30T15:40:00Z"/>
                <w:rFonts w:asciiTheme="majorHAnsi" w:hAnsiTheme="majorHAnsi" w:cstheme="majorHAnsi"/>
                <w:lang w:val="en-US"/>
                <w:rPrChange w:id="840" w:author="Microsoft Office User" w:date="2024-01-30T15:41:00Z">
                  <w:rPr>
                    <w:ins w:id="841" w:author="Microsoft Office User" w:date="2024-01-30T15:40:00Z"/>
                    <w:lang w:val="en-US"/>
                  </w:rPr>
                </w:rPrChange>
              </w:rPr>
            </w:pPr>
            <w:ins w:id="842" w:author="Microsoft Office User" w:date="2024-01-30T15:40:00Z">
              <w:r w:rsidRPr="004455BA">
                <w:rPr>
                  <w:rFonts w:asciiTheme="majorHAnsi" w:hAnsiTheme="majorHAnsi" w:cstheme="majorHAnsi"/>
                  <w:lang w:val="en-US"/>
                  <w:rPrChange w:id="843" w:author="Microsoft Office User" w:date="2024-01-30T15:41:00Z">
                    <w:rPr>
                      <w:lang w:val="en-US"/>
                    </w:rPr>
                  </w:rPrChange>
                </w:rPr>
                <w:t>NA</w:t>
              </w:r>
            </w:ins>
          </w:p>
        </w:tc>
      </w:tr>
      <w:tr w:rsidR="004455BA" w:rsidRPr="004455BA" w14:paraId="0BF83EB2" w14:textId="77777777" w:rsidTr="00E81FB8">
        <w:trPr>
          <w:trHeight w:val="412"/>
          <w:ins w:id="844" w:author="Microsoft Office User" w:date="2024-01-30T15:40:00Z"/>
        </w:trPr>
        <w:tc>
          <w:tcPr>
            <w:tcW w:w="623" w:type="dxa"/>
            <w:vAlign w:val="center"/>
          </w:tcPr>
          <w:p w14:paraId="3B550722" w14:textId="77777777" w:rsidR="004455BA" w:rsidRPr="004455BA" w:rsidRDefault="004455BA" w:rsidP="00E81FB8">
            <w:pPr>
              <w:jc w:val="right"/>
              <w:rPr>
                <w:ins w:id="845" w:author="Microsoft Office User" w:date="2024-01-30T15:40:00Z"/>
                <w:rFonts w:asciiTheme="majorHAnsi" w:hAnsiTheme="majorHAnsi" w:cstheme="majorHAnsi"/>
                <w:lang w:val="en-US"/>
                <w:rPrChange w:id="846" w:author="Microsoft Office User" w:date="2024-01-30T15:41:00Z">
                  <w:rPr>
                    <w:ins w:id="847" w:author="Microsoft Office User" w:date="2024-01-30T15:40:00Z"/>
                    <w:lang w:val="en-US"/>
                  </w:rPr>
                </w:rPrChange>
              </w:rPr>
            </w:pPr>
            <w:ins w:id="848" w:author="Microsoft Office User" w:date="2024-01-30T15:40:00Z">
              <w:r w:rsidRPr="004455BA">
                <w:rPr>
                  <w:rFonts w:asciiTheme="majorHAnsi" w:hAnsiTheme="majorHAnsi" w:cstheme="majorHAnsi"/>
                  <w:lang w:val="en-US"/>
                  <w:rPrChange w:id="849" w:author="Microsoft Office User" w:date="2024-01-30T15:41:00Z">
                    <w:rPr>
                      <w:lang w:val="en-US"/>
                    </w:rPr>
                  </w:rPrChange>
                </w:rPr>
                <w:t>8</w:t>
              </w:r>
            </w:ins>
          </w:p>
        </w:tc>
        <w:tc>
          <w:tcPr>
            <w:tcW w:w="1765" w:type="dxa"/>
            <w:vAlign w:val="center"/>
          </w:tcPr>
          <w:p w14:paraId="47FF7BC4" w14:textId="77777777" w:rsidR="004455BA" w:rsidRPr="004455BA" w:rsidRDefault="004455BA" w:rsidP="00E81FB8">
            <w:pPr>
              <w:rPr>
                <w:ins w:id="850" w:author="Microsoft Office User" w:date="2024-01-30T15:40:00Z"/>
                <w:rFonts w:asciiTheme="majorHAnsi" w:hAnsiTheme="majorHAnsi" w:cstheme="majorHAnsi"/>
                <w:lang w:val="en-US"/>
                <w:rPrChange w:id="851" w:author="Microsoft Office User" w:date="2024-01-30T15:41:00Z">
                  <w:rPr>
                    <w:ins w:id="852" w:author="Microsoft Office User" w:date="2024-01-30T15:40:00Z"/>
                    <w:lang w:val="en-US"/>
                  </w:rPr>
                </w:rPrChange>
              </w:rPr>
            </w:pPr>
            <w:ins w:id="853" w:author="Microsoft Office User" w:date="2024-01-30T15:40:00Z">
              <w:r w:rsidRPr="004455BA">
                <w:rPr>
                  <w:rFonts w:asciiTheme="majorHAnsi" w:hAnsiTheme="majorHAnsi" w:cstheme="majorHAnsi"/>
                  <w:lang w:val="en-US"/>
                  <w:rPrChange w:id="854" w:author="Microsoft Office User" w:date="2024-01-30T15:41:00Z">
                    <w:rPr>
                      <w:lang w:val="en-US"/>
                    </w:rPr>
                  </w:rPrChange>
                </w:rPr>
                <w:t>Cancelled</w:t>
              </w:r>
            </w:ins>
          </w:p>
        </w:tc>
        <w:tc>
          <w:tcPr>
            <w:tcW w:w="3566" w:type="dxa"/>
            <w:vAlign w:val="center"/>
          </w:tcPr>
          <w:p w14:paraId="2F3BF4EE" w14:textId="77777777" w:rsidR="004455BA" w:rsidRPr="004455BA" w:rsidRDefault="004455BA" w:rsidP="00E81FB8">
            <w:pPr>
              <w:rPr>
                <w:ins w:id="855" w:author="Microsoft Office User" w:date="2024-01-30T15:40:00Z"/>
                <w:rFonts w:asciiTheme="majorHAnsi" w:hAnsiTheme="majorHAnsi" w:cstheme="majorHAnsi"/>
                <w:lang w:val="en-US"/>
                <w:rPrChange w:id="856" w:author="Microsoft Office User" w:date="2024-01-30T15:41:00Z">
                  <w:rPr>
                    <w:ins w:id="857" w:author="Microsoft Office User" w:date="2024-01-30T15:40:00Z"/>
                    <w:lang w:val="en-US"/>
                  </w:rPr>
                </w:rPrChange>
              </w:rPr>
            </w:pPr>
            <w:ins w:id="858" w:author="Microsoft Office User" w:date="2024-01-30T15:40:00Z">
              <w:r w:rsidRPr="004455BA">
                <w:rPr>
                  <w:rFonts w:asciiTheme="majorHAnsi" w:hAnsiTheme="majorHAnsi" w:cstheme="majorHAnsi"/>
                  <w:lang w:val="en-US"/>
                  <w:rPrChange w:id="859" w:author="Microsoft Office User" w:date="2024-01-30T15:41:00Z">
                    <w:rPr>
                      <w:lang w:val="en-US"/>
                    </w:rPr>
                  </w:rPrChange>
                </w:rPr>
                <w:t>Marketing calls/emailers</w:t>
              </w:r>
            </w:ins>
          </w:p>
        </w:tc>
        <w:tc>
          <w:tcPr>
            <w:tcW w:w="2551" w:type="dxa"/>
            <w:vAlign w:val="center"/>
          </w:tcPr>
          <w:p w14:paraId="2A30296D" w14:textId="77777777" w:rsidR="004455BA" w:rsidRPr="004455BA" w:rsidRDefault="004455BA" w:rsidP="00E81FB8">
            <w:pPr>
              <w:rPr>
                <w:ins w:id="860" w:author="Microsoft Office User" w:date="2024-01-30T15:40:00Z"/>
                <w:rFonts w:asciiTheme="majorHAnsi" w:hAnsiTheme="majorHAnsi" w:cstheme="majorHAnsi"/>
                <w:lang w:val="en-US"/>
                <w:rPrChange w:id="861" w:author="Microsoft Office User" w:date="2024-01-30T15:41:00Z">
                  <w:rPr>
                    <w:ins w:id="862" w:author="Microsoft Office User" w:date="2024-01-30T15:40:00Z"/>
                    <w:lang w:val="en-US"/>
                  </w:rPr>
                </w:rPrChange>
              </w:rPr>
            </w:pPr>
          </w:p>
        </w:tc>
        <w:tc>
          <w:tcPr>
            <w:tcW w:w="1276" w:type="dxa"/>
            <w:vAlign w:val="center"/>
          </w:tcPr>
          <w:p w14:paraId="14B201B5" w14:textId="77777777" w:rsidR="004455BA" w:rsidRPr="004455BA" w:rsidRDefault="004455BA" w:rsidP="00E81FB8">
            <w:pPr>
              <w:rPr>
                <w:ins w:id="863" w:author="Microsoft Office User" w:date="2024-01-30T15:40:00Z"/>
                <w:rFonts w:asciiTheme="majorHAnsi" w:hAnsiTheme="majorHAnsi" w:cstheme="majorHAnsi"/>
                <w:lang w:val="en-US"/>
                <w:rPrChange w:id="864" w:author="Microsoft Office User" w:date="2024-01-30T15:41:00Z">
                  <w:rPr>
                    <w:ins w:id="865" w:author="Microsoft Office User" w:date="2024-01-30T15:40:00Z"/>
                    <w:lang w:val="en-US"/>
                  </w:rPr>
                </w:rPrChange>
              </w:rPr>
            </w:pPr>
            <w:ins w:id="866" w:author="Microsoft Office User" w:date="2024-01-30T15:40:00Z">
              <w:r w:rsidRPr="004455BA">
                <w:rPr>
                  <w:rFonts w:asciiTheme="majorHAnsi" w:hAnsiTheme="majorHAnsi" w:cstheme="majorHAnsi"/>
                  <w:lang w:val="en-US"/>
                  <w:rPrChange w:id="867" w:author="Microsoft Office User" w:date="2024-01-30T15:41:00Z">
                    <w:rPr>
                      <w:lang w:val="en-US"/>
                    </w:rPr>
                  </w:rPrChange>
                </w:rPr>
                <w:t>NA</w:t>
              </w:r>
            </w:ins>
          </w:p>
        </w:tc>
      </w:tr>
      <w:tr w:rsidR="004455BA" w:rsidRPr="004455BA" w14:paraId="5B8B8BE4" w14:textId="77777777" w:rsidTr="00E81FB8">
        <w:trPr>
          <w:trHeight w:val="419"/>
          <w:ins w:id="868" w:author="Microsoft Office User" w:date="2024-01-30T15:40:00Z"/>
        </w:trPr>
        <w:tc>
          <w:tcPr>
            <w:tcW w:w="623" w:type="dxa"/>
            <w:vAlign w:val="center"/>
          </w:tcPr>
          <w:p w14:paraId="4D89E025" w14:textId="77777777" w:rsidR="004455BA" w:rsidRPr="004455BA" w:rsidRDefault="004455BA" w:rsidP="00E81FB8">
            <w:pPr>
              <w:jc w:val="right"/>
              <w:rPr>
                <w:ins w:id="869" w:author="Microsoft Office User" w:date="2024-01-30T15:40:00Z"/>
                <w:rFonts w:asciiTheme="majorHAnsi" w:hAnsiTheme="majorHAnsi" w:cstheme="majorHAnsi"/>
                <w:lang w:val="en-US"/>
                <w:rPrChange w:id="870" w:author="Microsoft Office User" w:date="2024-01-30T15:41:00Z">
                  <w:rPr>
                    <w:ins w:id="871" w:author="Microsoft Office User" w:date="2024-01-30T15:40:00Z"/>
                    <w:lang w:val="en-US"/>
                  </w:rPr>
                </w:rPrChange>
              </w:rPr>
            </w:pPr>
            <w:ins w:id="872" w:author="Microsoft Office User" w:date="2024-01-30T15:40:00Z">
              <w:r w:rsidRPr="004455BA">
                <w:rPr>
                  <w:rFonts w:asciiTheme="majorHAnsi" w:hAnsiTheme="majorHAnsi" w:cstheme="majorHAnsi"/>
                  <w:lang w:val="en-US"/>
                  <w:rPrChange w:id="873" w:author="Microsoft Office User" w:date="2024-01-30T15:41:00Z">
                    <w:rPr>
                      <w:lang w:val="en-US"/>
                    </w:rPr>
                  </w:rPrChange>
                </w:rPr>
                <w:t>9</w:t>
              </w:r>
            </w:ins>
          </w:p>
        </w:tc>
        <w:tc>
          <w:tcPr>
            <w:tcW w:w="1765" w:type="dxa"/>
            <w:vAlign w:val="center"/>
          </w:tcPr>
          <w:p w14:paraId="3D68CF19" w14:textId="77777777" w:rsidR="004455BA" w:rsidRPr="004455BA" w:rsidRDefault="004455BA" w:rsidP="00E81FB8">
            <w:pPr>
              <w:rPr>
                <w:ins w:id="874" w:author="Microsoft Office User" w:date="2024-01-30T15:40:00Z"/>
                <w:rFonts w:asciiTheme="majorHAnsi" w:hAnsiTheme="majorHAnsi" w:cstheme="majorHAnsi"/>
                <w:lang w:val="en-US"/>
                <w:rPrChange w:id="875" w:author="Microsoft Office User" w:date="2024-01-30T15:41:00Z">
                  <w:rPr>
                    <w:ins w:id="876" w:author="Microsoft Office User" w:date="2024-01-30T15:40:00Z"/>
                    <w:lang w:val="en-US"/>
                  </w:rPr>
                </w:rPrChange>
              </w:rPr>
            </w:pPr>
            <w:ins w:id="877" w:author="Microsoft Office User" w:date="2024-01-30T15:40:00Z">
              <w:r w:rsidRPr="004455BA">
                <w:rPr>
                  <w:rFonts w:asciiTheme="majorHAnsi" w:hAnsiTheme="majorHAnsi" w:cstheme="majorHAnsi"/>
                  <w:lang w:val="en-US"/>
                  <w:rPrChange w:id="878" w:author="Microsoft Office User" w:date="2024-01-30T15:41:00Z">
                    <w:rPr>
                      <w:lang w:val="en-US"/>
                    </w:rPr>
                  </w:rPrChange>
                </w:rPr>
                <w:t>No Show</w:t>
              </w:r>
            </w:ins>
          </w:p>
        </w:tc>
        <w:tc>
          <w:tcPr>
            <w:tcW w:w="3566" w:type="dxa"/>
            <w:vAlign w:val="center"/>
          </w:tcPr>
          <w:p w14:paraId="78DDBBE2" w14:textId="77777777" w:rsidR="004455BA" w:rsidRPr="004455BA" w:rsidRDefault="004455BA" w:rsidP="00E81FB8">
            <w:pPr>
              <w:rPr>
                <w:ins w:id="879" w:author="Microsoft Office User" w:date="2024-01-30T15:40:00Z"/>
                <w:rFonts w:asciiTheme="majorHAnsi" w:hAnsiTheme="majorHAnsi" w:cstheme="majorHAnsi"/>
                <w:lang w:val="en-US"/>
                <w:rPrChange w:id="880" w:author="Microsoft Office User" w:date="2024-01-30T15:41:00Z">
                  <w:rPr>
                    <w:ins w:id="881" w:author="Microsoft Office User" w:date="2024-01-30T15:40:00Z"/>
                    <w:lang w:val="en-US"/>
                  </w:rPr>
                </w:rPrChange>
              </w:rPr>
            </w:pPr>
            <w:ins w:id="882" w:author="Microsoft Office User" w:date="2024-01-30T15:40:00Z">
              <w:r w:rsidRPr="004455BA">
                <w:rPr>
                  <w:rFonts w:asciiTheme="majorHAnsi" w:hAnsiTheme="majorHAnsi" w:cstheme="majorHAnsi"/>
                  <w:lang w:val="en-US"/>
                  <w:rPrChange w:id="883" w:author="Microsoft Office User" w:date="2024-01-30T15:41:00Z">
                    <w:rPr>
                      <w:lang w:val="en-US"/>
                    </w:rPr>
                  </w:rPrChange>
                </w:rPr>
                <w:t>Marketing calls/emailers</w:t>
              </w:r>
            </w:ins>
          </w:p>
        </w:tc>
        <w:tc>
          <w:tcPr>
            <w:tcW w:w="2551" w:type="dxa"/>
            <w:vAlign w:val="center"/>
          </w:tcPr>
          <w:p w14:paraId="6D7DCA14" w14:textId="77777777" w:rsidR="004455BA" w:rsidRPr="004455BA" w:rsidRDefault="004455BA" w:rsidP="00E81FB8">
            <w:pPr>
              <w:rPr>
                <w:ins w:id="884" w:author="Microsoft Office User" w:date="2024-01-30T15:40:00Z"/>
                <w:rFonts w:asciiTheme="majorHAnsi" w:hAnsiTheme="majorHAnsi" w:cstheme="majorHAnsi"/>
                <w:lang w:val="en-US"/>
                <w:rPrChange w:id="885" w:author="Microsoft Office User" w:date="2024-01-30T15:41:00Z">
                  <w:rPr>
                    <w:ins w:id="886" w:author="Microsoft Office User" w:date="2024-01-30T15:40:00Z"/>
                    <w:lang w:val="en-US"/>
                  </w:rPr>
                </w:rPrChange>
              </w:rPr>
            </w:pPr>
          </w:p>
        </w:tc>
        <w:tc>
          <w:tcPr>
            <w:tcW w:w="1276" w:type="dxa"/>
            <w:vAlign w:val="center"/>
          </w:tcPr>
          <w:p w14:paraId="0DBE6092" w14:textId="77777777" w:rsidR="004455BA" w:rsidRPr="004455BA" w:rsidRDefault="004455BA" w:rsidP="00E81FB8">
            <w:pPr>
              <w:rPr>
                <w:ins w:id="887" w:author="Microsoft Office User" w:date="2024-01-30T15:40:00Z"/>
                <w:rFonts w:asciiTheme="majorHAnsi" w:hAnsiTheme="majorHAnsi" w:cstheme="majorHAnsi"/>
                <w:lang w:val="en-US"/>
                <w:rPrChange w:id="888" w:author="Microsoft Office User" w:date="2024-01-30T15:41:00Z">
                  <w:rPr>
                    <w:ins w:id="889" w:author="Microsoft Office User" w:date="2024-01-30T15:40:00Z"/>
                    <w:lang w:val="en-US"/>
                  </w:rPr>
                </w:rPrChange>
              </w:rPr>
            </w:pPr>
            <w:ins w:id="890" w:author="Microsoft Office User" w:date="2024-01-30T15:40:00Z">
              <w:r w:rsidRPr="004455BA">
                <w:rPr>
                  <w:rFonts w:asciiTheme="majorHAnsi" w:hAnsiTheme="majorHAnsi" w:cstheme="majorHAnsi"/>
                  <w:lang w:val="en-US"/>
                  <w:rPrChange w:id="891" w:author="Microsoft Office User" w:date="2024-01-30T15:41:00Z">
                    <w:rPr>
                      <w:lang w:val="en-US"/>
                    </w:rPr>
                  </w:rPrChange>
                </w:rPr>
                <w:t>NA</w:t>
              </w:r>
            </w:ins>
          </w:p>
        </w:tc>
      </w:tr>
      <w:tr w:rsidR="004455BA" w:rsidRPr="004455BA" w14:paraId="24FAD954" w14:textId="77777777" w:rsidTr="00E81FB8">
        <w:trPr>
          <w:trHeight w:val="419"/>
          <w:ins w:id="892" w:author="Microsoft Office User" w:date="2024-01-30T15:40:00Z"/>
        </w:trPr>
        <w:tc>
          <w:tcPr>
            <w:tcW w:w="623" w:type="dxa"/>
            <w:vAlign w:val="center"/>
          </w:tcPr>
          <w:p w14:paraId="13829547" w14:textId="77777777" w:rsidR="004455BA" w:rsidRPr="004455BA" w:rsidRDefault="004455BA" w:rsidP="00E81FB8">
            <w:pPr>
              <w:jc w:val="right"/>
              <w:rPr>
                <w:ins w:id="893" w:author="Microsoft Office User" w:date="2024-01-30T15:40:00Z"/>
                <w:rFonts w:asciiTheme="majorHAnsi" w:hAnsiTheme="majorHAnsi" w:cstheme="majorHAnsi"/>
                <w:lang w:val="en-US"/>
                <w:rPrChange w:id="894" w:author="Microsoft Office User" w:date="2024-01-30T15:41:00Z">
                  <w:rPr>
                    <w:ins w:id="895" w:author="Microsoft Office User" w:date="2024-01-30T15:40:00Z"/>
                    <w:lang w:val="en-US"/>
                  </w:rPr>
                </w:rPrChange>
              </w:rPr>
            </w:pPr>
            <w:ins w:id="896" w:author="Microsoft Office User" w:date="2024-01-30T15:40:00Z">
              <w:r w:rsidRPr="004455BA">
                <w:rPr>
                  <w:rFonts w:asciiTheme="majorHAnsi" w:hAnsiTheme="majorHAnsi" w:cstheme="majorHAnsi"/>
                  <w:lang w:val="en-US"/>
                  <w:rPrChange w:id="897" w:author="Microsoft Office User" w:date="2024-01-30T15:41:00Z">
                    <w:rPr>
                      <w:lang w:val="en-US"/>
                    </w:rPr>
                  </w:rPrChange>
                </w:rPr>
                <w:t>10</w:t>
              </w:r>
            </w:ins>
          </w:p>
        </w:tc>
        <w:tc>
          <w:tcPr>
            <w:tcW w:w="1765" w:type="dxa"/>
            <w:vAlign w:val="center"/>
          </w:tcPr>
          <w:p w14:paraId="13A58A68" w14:textId="77777777" w:rsidR="004455BA" w:rsidRPr="004455BA" w:rsidRDefault="004455BA" w:rsidP="00E81FB8">
            <w:pPr>
              <w:rPr>
                <w:ins w:id="898" w:author="Microsoft Office User" w:date="2024-01-30T15:40:00Z"/>
                <w:rFonts w:asciiTheme="majorHAnsi" w:hAnsiTheme="majorHAnsi" w:cstheme="majorHAnsi"/>
                <w:lang w:val="en-US"/>
                <w:rPrChange w:id="899" w:author="Microsoft Office User" w:date="2024-01-30T15:41:00Z">
                  <w:rPr>
                    <w:ins w:id="900" w:author="Microsoft Office User" w:date="2024-01-30T15:40:00Z"/>
                    <w:lang w:val="en-US"/>
                  </w:rPr>
                </w:rPrChange>
              </w:rPr>
            </w:pPr>
            <w:ins w:id="901" w:author="Microsoft Office User" w:date="2024-01-30T15:40:00Z">
              <w:r w:rsidRPr="004455BA">
                <w:rPr>
                  <w:rFonts w:asciiTheme="majorHAnsi" w:hAnsiTheme="majorHAnsi" w:cstheme="majorHAnsi"/>
                  <w:lang w:val="en-US"/>
                  <w:rPrChange w:id="902" w:author="Microsoft Office User" w:date="2024-01-30T15:41:00Z">
                    <w:rPr>
                      <w:lang w:val="en-US"/>
                    </w:rPr>
                  </w:rPrChange>
                </w:rPr>
                <w:t>Incomplete</w:t>
              </w:r>
            </w:ins>
          </w:p>
        </w:tc>
        <w:tc>
          <w:tcPr>
            <w:tcW w:w="3566" w:type="dxa"/>
            <w:vAlign w:val="center"/>
          </w:tcPr>
          <w:p w14:paraId="50BB6171" w14:textId="77777777" w:rsidR="004455BA" w:rsidRPr="004455BA" w:rsidRDefault="004455BA" w:rsidP="00E81FB8">
            <w:pPr>
              <w:rPr>
                <w:ins w:id="903" w:author="Microsoft Office User" w:date="2024-01-30T15:40:00Z"/>
                <w:rFonts w:asciiTheme="majorHAnsi" w:hAnsiTheme="majorHAnsi" w:cstheme="majorHAnsi"/>
                <w:lang w:val="en-US"/>
                <w:rPrChange w:id="904" w:author="Microsoft Office User" w:date="2024-01-30T15:41:00Z">
                  <w:rPr>
                    <w:ins w:id="905" w:author="Microsoft Office User" w:date="2024-01-30T15:40:00Z"/>
                    <w:lang w:val="en-US"/>
                  </w:rPr>
                </w:rPrChange>
              </w:rPr>
            </w:pPr>
            <w:ins w:id="906" w:author="Microsoft Office User" w:date="2024-01-30T15:40:00Z">
              <w:r w:rsidRPr="004455BA">
                <w:rPr>
                  <w:rFonts w:asciiTheme="majorHAnsi" w:hAnsiTheme="majorHAnsi" w:cstheme="majorHAnsi"/>
                  <w:lang w:val="en-US"/>
                  <w:rPrChange w:id="907" w:author="Microsoft Office User" w:date="2024-01-30T15:41:00Z">
                    <w:rPr>
                      <w:lang w:val="en-US"/>
                    </w:rPr>
                  </w:rPrChange>
                </w:rPr>
                <w:t>If calls are getting disconnected due to network issue Doc or Telecaller can set status</w:t>
              </w:r>
            </w:ins>
          </w:p>
        </w:tc>
        <w:tc>
          <w:tcPr>
            <w:tcW w:w="2551" w:type="dxa"/>
            <w:vAlign w:val="center"/>
          </w:tcPr>
          <w:p w14:paraId="3F960597" w14:textId="77777777" w:rsidR="004455BA" w:rsidRPr="004455BA" w:rsidRDefault="004455BA" w:rsidP="00E81FB8">
            <w:pPr>
              <w:rPr>
                <w:ins w:id="908" w:author="Microsoft Office User" w:date="2024-01-30T15:40:00Z"/>
                <w:rFonts w:asciiTheme="majorHAnsi" w:hAnsiTheme="majorHAnsi" w:cstheme="majorHAnsi"/>
                <w:lang w:val="en-US"/>
                <w:rPrChange w:id="909" w:author="Microsoft Office User" w:date="2024-01-30T15:41:00Z">
                  <w:rPr>
                    <w:ins w:id="910" w:author="Microsoft Office User" w:date="2024-01-30T15:40:00Z"/>
                    <w:lang w:val="en-US"/>
                  </w:rPr>
                </w:rPrChange>
              </w:rPr>
            </w:pPr>
          </w:p>
        </w:tc>
        <w:tc>
          <w:tcPr>
            <w:tcW w:w="1276" w:type="dxa"/>
            <w:vAlign w:val="center"/>
          </w:tcPr>
          <w:p w14:paraId="79614E04" w14:textId="77777777" w:rsidR="004455BA" w:rsidRPr="004455BA" w:rsidRDefault="004455BA" w:rsidP="00E81FB8">
            <w:pPr>
              <w:rPr>
                <w:ins w:id="911" w:author="Microsoft Office User" w:date="2024-01-30T15:40:00Z"/>
                <w:rFonts w:asciiTheme="majorHAnsi" w:hAnsiTheme="majorHAnsi" w:cstheme="majorHAnsi"/>
                <w:lang w:val="en-US"/>
                <w:rPrChange w:id="912" w:author="Microsoft Office User" w:date="2024-01-30T15:41:00Z">
                  <w:rPr>
                    <w:ins w:id="913" w:author="Microsoft Office User" w:date="2024-01-30T15:40:00Z"/>
                    <w:lang w:val="en-US"/>
                  </w:rPr>
                </w:rPrChange>
              </w:rPr>
            </w:pPr>
            <w:ins w:id="914" w:author="Microsoft Office User" w:date="2024-01-30T15:40:00Z">
              <w:r w:rsidRPr="004455BA">
                <w:rPr>
                  <w:rFonts w:asciiTheme="majorHAnsi" w:hAnsiTheme="majorHAnsi" w:cstheme="majorHAnsi"/>
                  <w:lang w:val="en-US"/>
                  <w:rPrChange w:id="915" w:author="Microsoft Office User" w:date="2024-01-30T15:41:00Z">
                    <w:rPr>
                      <w:lang w:val="en-US"/>
                    </w:rPr>
                  </w:rPrChange>
                </w:rPr>
                <w:t>NA</w:t>
              </w:r>
            </w:ins>
          </w:p>
        </w:tc>
      </w:tr>
      <w:tr w:rsidR="004455BA" w:rsidRPr="004455BA" w14:paraId="1938375A" w14:textId="77777777" w:rsidTr="00E81FB8">
        <w:trPr>
          <w:trHeight w:val="419"/>
          <w:ins w:id="916" w:author="Microsoft Office User" w:date="2024-01-30T15:40:00Z"/>
        </w:trPr>
        <w:tc>
          <w:tcPr>
            <w:tcW w:w="9781" w:type="dxa"/>
            <w:gridSpan w:val="5"/>
            <w:vAlign w:val="center"/>
          </w:tcPr>
          <w:p w14:paraId="46703851" w14:textId="77777777" w:rsidR="004455BA" w:rsidRPr="004455BA" w:rsidRDefault="004455BA" w:rsidP="00E81FB8">
            <w:pPr>
              <w:rPr>
                <w:ins w:id="917" w:author="Microsoft Office User" w:date="2024-01-30T15:40:00Z"/>
                <w:rFonts w:asciiTheme="majorHAnsi" w:hAnsiTheme="majorHAnsi" w:cstheme="majorHAnsi"/>
                <w:lang w:val="en-US"/>
                <w:rPrChange w:id="918" w:author="Microsoft Office User" w:date="2024-01-30T15:41:00Z">
                  <w:rPr>
                    <w:ins w:id="919" w:author="Microsoft Office User" w:date="2024-01-30T15:40:00Z"/>
                    <w:lang w:val="en-US"/>
                  </w:rPr>
                </w:rPrChange>
              </w:rPr>
            </w:pPr>
            <w:ins w:id="920" w:author="Microsoft Office User" w:date="2024-01-30T15:40:00Z">
              <w:r w:rsidRPr="004455BA">
                <w:rPr>
                  <w:rFonts w:asciiTheme="majorHAnsi" w:hAnsiTheme="majorHAnsi" w:cstheme="majorHAnsi"/>
                  <w:lang w:val="en-US"/>
                  <w:rPrChange w:id="921" w:author="Microsoft Office User" w:date="2024-01-30T15:41:00Z">
                    <w:rPr>
                      <w:lang w:val="en-US"/>
                    </w:rPr>
                  </w:rPrChange>
                </w:rPr>
                <w:t>All time durations shall be crud to admin</w:t>
              </w:r>
            </w:ins>
          </w:p>
          <w:p w14:paraId="5A2D5C3B" w14:textId="77777777" w:rsidR="004455BA" w:rsidRPr="004455BA" w:rsidRDefault="004455BA" w:rsidP="00E81FB8">
            <w:pPr>
              <w:rPr>
                <w:ins w:id="922" w:author="Microsoft Office User" w:date="2024-01-30T15:40:00Z"/>
                <w:rFonts w:asciiTheme="majorHAnsi" w:hAnsiTheme="majorHAnsi" w:cstheme="majorHAnsi"/>
                <w:lang w:val="en-US"/>
                <w:rPrChange w:id="923" w:author="Microsoft Office User" w:date="2024-01-30T15:41:00Z">
                  <w:rPr>
                    <w:ins w:id="924" w:author="Microsoft Office User" w:date="2024-01-30T15:40:00Z"/>
                    <w:lang w:val="en-US"/>
                  </w:rPr>
                </w:rPrChange>
              </w:rPr>
            </w:pPr>
            <w:ins w:id="925" w:author="Microsoft Office User" w:date="2024-01-30T15:40:00Z">
              <w:r w:rsidRPr="004455BA">
                <w:rPr>
                  <w:rFonts w:asciiTheme="majorHAnsi" w:hAnsiTheme="majorHAnsi" w:cstheme="majorHAnsi"/>
                  <w:lang w:val="en-US"/>
                  <w:rPrChange w:id="926" w:author="Microsoft Office User" w:date="2024-01-30T15:41:00Z">
                    <w:rPr>
                      <w:lang w:val="en-US"/>
                    </w:rPr>
                  </w:rPrChange>
                </w:rPr>
                <w:t>Appointment type (3), (6) must be ‘booked’ by Tele caller, unless there is booking is system, Doc cannot call patient. However, doc must close with appointment by any of 4 status. Refer note no 9 below</w:t>
              </w:r>
            </w:ins>
          </w:p>
        </w:tc>
      </w:tr>
    </w:tbl>
    <w:p w14:paraId="0F938489" w14:textId="77777777" w:rsidR="004455BA" w:rsidRPr="004455BA" w:rsidRDefault="004455BA" w:rsidP="004455BA">
      <w:pPr>
        <w:spacing w:line="360" w:lineRule="auto"/>
        <w:rPr>
          <w:ins w:id="927" w:author="Microsoft Office User" w:date="2024-01-30T15:40:00Z"/>
          <w:rFonts w:asciiTheme="majorHAnsi" w:hAnsiTheme="majorHAnsi" w:cstheme="majorHAnsi"/>
          <w:lang w:val="en-US"/>
          <w:rPrChange w:id="928" w:author="Microsoft Office User" w:date="2024-01-30T15:41:00Z">
            <w:rPr>
              <w:ins w:id="929" w:author="Microsoft Office User" w:date="2024-01-30T15:40:00Z"/>
              <w:lang w:val="en-US"/>
            </w:rPr>
          </w:rPrChange>
        </w:rPr>
      </w:pPr>
    </w:p>
    <w:p w14:paraId="29502342" w14:textId="77777777" w:rsidR="004455BA" w:rsidRPr="004455BA" w:rsidRDefault="004455BA" w:rsidP="004455BA">
      <w:pPr>
        <w:spacing w:line="360" w:lineRule="auto"/>
        <w:rPr>
          <w:ins w:id="930" w:author="Microsoft Office User" w:date="2024-01-30T15:40:00Z"/>
          <w:rFonts w:asciiTheme="majorHAnsi" w:hAnsiTheme="majorHAnsi" w:cstheme="majorHAnsi"/>
          <w:lang w:val="en-US"/>
          <w:rPrChange w:id="931" w:author="Microsoft Office User" w:date="2024-01-30T15:41:00Z">
            <w:rPr>
              <w:ins w:id="932" w:author="Microsoft Office User" w:date="2024-01-30T15:40:00Z"/>
              <w:lang w:val="en-US"/>
            </w:rPr>
          </w:rPrChange>
        </w:rPr>
      </w:pPr>
      <w:ins w:id="933" w:author="Microsoft Office User" w:date="2024-01-30T15:40:00Z">
        <w:r w:rsidRPr="004455BA">
          <w:rPr>
            <w:rFonts w:asciiTheme="majorHAnsi" w:hAnsiTheme="majorHAnsi" w:cstheme="majorHAnsi"/>
            <w:lang w:val="en-US"/>
            <w:rPrChange w:id="934" w:author="Microsoft Office User" w:date="2024-01-30T15:41:00Z">
              <w:rPr>
                <w:lang w:val="en-US"/>
              </w:rPr>
            </w:rPrChange>
          </w:rPr>
          <w:t>General Comments :</w:t>
        </w:r>
      </w:ins>
    </w:p>
    <w:p w14:paraId="02656A41" w14:textId="77777777" w:rsidR="004455BA" w:rsidRPr="004455BA" w:rsidRDefault="004455BA" w:rsidP="004455BA">
      <w:pPr>
        <w:pStyle w:val="ListParagraph"/>
        <w:numPr>
          <w:ilvl w:val="0"/>
          <w:numId w:val="38"/>
        </w:numPr>
        <w:spacing w:line="360" w:lineRule="auto"/>
        <w:rPr>
          <w:ins w:id="935" w:author="Microsoft Office User" w:date="2024-01-30T15:40:00Z"/>
          <w:rFonts w:asciiTheme="majorHAnsi" w:hAnsiTheme="majorHAnsi" w:cstheme="majorHAnsi"/>
          <w:lang w:val="en-US"/>
          <w:rPrChange w:id="936" w:author="Microsoft Office User" w:date="2024-01-30T15:41:00Z">
            <w:rPr>
              <w:ins w:id="937" w:author="Microsoft Office User" w:date="2024-01-30T15:40:00Z"/>
              <w:lang w:val="en-US"/>
            </w:rPr>
          </w:rPrChange>
        </w:rPr>
      </w:pPr>
      <w:ins w:id="938" w:author="Microsoft Office User" w:date="2024-01-30T15:40:00Z">
        <w:r w:rsidRPr="004455BA">
          <w:rPr>
            <w:rFonts w:asciiTheme="majorHAnsi" w:hAnsiTheme="majorHAnsi" w:cstheme="majorHAnsi"/>
            <w:lang w:val="en-US"/>
            <w:rPrChange w:id="939" w:author="Microsoft Office User" w:date="2024-01-30T15:41:00Z">
              <w:rPr>
                <w:lang w:val="en-US"/>
              </w:rPr>
            </w:rPrChange>
          </w:rPr>
          <w:t xml:space="preserve">Functionality of any role can be performed by Admin anytime. </w:t>
        </w:r>
      </w:ins>
    </w:p>
    <w:p w14:paraId="07A9F9D6" w14:textId="77777777" w:rsidR="004455BA" w:rsidRPr="004455BA" w:rsidRDefault="004455BA" w:rsidP="004455BA">
      <w:pPr>
        <w:pStyle w:val="ListParagraph"/>
        <w:numPr>
          <w:ilvl w:val="0"/>
          <w:numId w:val="38"/>
        </w:numPr>
        <w:spacing w:line="360" w:lineRule="auto"/>
        <w:rPr>
          <w:ins w:id="940" w:author="Microsoft Office User" w:date="2024-01-30T15:40:00Z"/>
          <w:rFonts w:asciiTheme="majorHAnsi" w:hAnsiTheme="majorHAnsi" w:cstheme="majorHAnsi"/>
          <w:lang w:val="en-US"/>
          <w:rPrChange w:id="941" w:author="Microsoft Office User" w:date="2024-01-30T15:41:00Z">
            <w:rPr>
              <w:ins w:id="942" w:author="Microsoft Office User" w:date="2024-01-30T15:40:00Z"/>
              <w:lang w:val="en-US"/>
            </w:rPr>
          </w:rPrChange>
        </w:rPr>
      </w:pPr>
      <w:ins w:id="943" w:author="Microsoft Office User" w:date="2024-01-30T15:40:00Z">
        <w:r w:rsidRPr="004455BA">
          <w:rPr>
            <w:rFonts w:asciiTheme="majorHAnsi" w:hAnsiTheme="majorHAnsi" w:cstheme="majorHAnsi"/>
            <w:lang w:val="en-US"/>
            <w:rPrChange w:id="944" w:author="Microsoft Office User" w:date="2024-01-30T15:41:00Z">
              <w:rPr>
                <w:lang w:val="en-US"/>
              </w:rPr>
            </w:rPrChange>
          </w:rPr>
          <w:t>In Ayurvedic practice medicines are prescribed for no of days ranging from 30 days to 90 days. Medicines are ‘customized’ and ‘non-transferable’. So cart is basket of few medicines for which breakup is not given Medicinewise. Patient will see that “Cart is added with medicine for 90 days”.</w:t>
        </w:r>
      </w:ins>
    </w:p>
    <w:p w14:paraId="1EE23F65" w14:textId="77777777" w:rsidR="004455BA" w:rsidRPr="004455BA" w:rsidRDefault="004455BA" w:rsidP="004455BA">
      <w:pPr>
        <w:pStyle w:val="ListParagraph"/>
        <w:spacing w:line="360" w:lineRule="auto"/>
        <w:rPr>
          <w:ins w:id="945" w:author="Microsoft Office User" w:date="2024-01-30T15:40:00Z"/>
          <w:rFonts w:asciiTheme="majorHAnsi" w:hAnsiTheme="majorHAnsi" w:cstheme="majorHAnsi"/>
          <w:lang w:val="en-US"/>
          <w:rPrChange w:id="946" w:author="Microsoft Office User" w:date="2024-01-30T15:41:00Z">
            <w:rPr>
              <w:ins w:id="947" w:author="Microsoft Office User" w:date="2024-01-30T15:40:00Z"/>
              <w:lang w:val="en-US"/>
            </w:rPr>
          </w:rPrChange>
        </w:rPr>
      </w:pPr>
      <w:ins w:id="948" w:author="Microsoft Office User" w:date="2024-01-30T15:40:00Z">
        <w:r w:rsidRPr="004455BA">
          <w:rPr>
            <w:rFonts w:asciiTheme="majorHAnsi" w:hAnsiTheme="majorHAnsi" w:cstheme="majorHAnsi"/>
            <w:lang w:val="en-US"/>
            <w:rPrChange w:id="949" w:author="Microsoft Office User" w:date="2024-01-30T15:41:00Z">
              <w:rPr>
                <w:lang w:val="en-US"/>
              </w:rPr>
            </w:rPrChange>
          </w:rPr>
          <w:t>At the time of checkout, when user select address, country variance is applied, logistic cost is added and Total price is shown. Until that displaying a price is not possible.</w:t>
        </w:r>
      </w:ins>
    </w:p>
    <w:p w14:paraId="68A6B615" w14:textId="77777777" w:rsidR="004455BA" w:rsidRPr="004455BA" w:rsidRDefault="004455BA" w:rsidP="004455BA">
      <w:pPr>
        <w:pStyle w:val="ListParagraph"/>
        <w:numPr>
          <w:ilvl w:val="0"/>
          <w:numId w:val="38"/>
        </w:numPr>
        <w:spacing w:line="360" w:lineRule="auto"/>
        <w:rPr>
          <w:ins w:id="950" w:author="Microsoft Office User" w:date="2024-01-30T15:40:00Z"/>
          <w:rFonts w:asciiTheme="majorHAnsi" w:hAnsiTheme="majorHAnsi" w:cstheme="majorHAnsi"/>
          <w:lang w:val="en-US"/>
          <w:rPrChange w:id="951" w:author="Microsoft Office User" w:date="2024-01-30T15:41:00Z">
            <w:rPr>
              <w:ins w:id="952" w:author="Microsoft Office User" w:date="2024-01-30T15:40:00Z"/>
              <w:lang w:val="en-US"/>
            </w:rPr>
          </w:rPrChange>
        </w:rPr>
      </w:pPr>
      <w:ins w:id="953" w:author="Microsoft Office User" w:date="2024-01-30T15:40:00Z">
        <w:r w:rsidRPr="004455BA">
          <w:rPr>
            <w:rFonts w:asciiTheme="majorHAnsi" w:hAnsiTheme="majorHAnsi" w:cstheme="majorHAnsi"/>
            <w:lang w:val="en-US"/>
            <w:rPrChange w:id="954" w:author="Microsoft Office User" w:date="2024-01-30T15:41:00Z">
              <w:rPr>
                <w:lang w:val="en-US"/>
              </w:rPr>
            </w:rPrChange>
          </w:rPr>
          <w:t>Email designs going to patient for various events shall be customizable or editable to Admin anytime</w:t>
        </w:r>
      </w:ins>
    </w:p>
    <w:p w14:paraId="5EA4419F" w14:textId="77777777" w:rsidR="004455BA" w:rsidRPr="004455BA" w:rsidRDefault="004455BA" w:rsidP="004455BA">
      <w:pPr>
        <w:pStyle w:val="ListParagraph"/>
        <w:numPr>
          <w:ilvl w:val="0"/>
          <w:numId w:val="38"/>
        </w:numPr>
        <w:spacing w:line="360" w:lineRule="auto"/>
        <w:rPr>
          <w:ins w:id="955" w:author="Microsoft Office User" w:date="2024-01-30T15:40:00Z"/>
          <w:rFonts w:asciiTheme="majorHAnsi" w:hAnsiTheme="majorHAnsi" w:cstheme="majorHAnsi"/>
          <w:lang w:val="en-US"/>
          <w:rPrChange w:id="956" w:author="Microsoft Office User" w:date="2024-01-30T15:41:00Z">
            <w:rPr>
              <w:ins w:id="957" w:author="Microsoft Office User" w:date="2024-01-30T15:40:00Z"/>
              <w:lang w:val="en-US"/>
            </w:rPr>
          </w:rPrChange>
        </w:rPr>
      </w:pPr>
      <w:ins w:id="958" w:author="Microsoft Office User" w:date="2024-01-30T15:40:00Z">
        <w:r w:rsidRPr="004455BA">
          <w:rPr>
            <w:rFonts w:asciiTheme="majorHAnsi" w:hAnsiTheme="majorHAnsi" w:cstheme="majorHAnsi"/>
            <w:lang w:val="en-US"/>
            <w:rPrChange w:id="959" w:author="Microsoft Office User" w:date="2024-01-30T15:41:00Z">
              <w:rPr>
                <w:lang w:val="en-US"/>
              </w:rPr>
            </w:rPrChange>
          </w:rPr>
          <w:t xml:space="preserve">App user Login : we are expecting multiple family members will get added in App as patients. These patients will do Video calls for appointments from their own mobile devices. To ease multiple </w:t>
        </w:r>
        <w:r w:rsidRPr="004455BA">
          <w:rPr>
            <w:rFonts w:asciiTheme="majorHAnsi" w:hAnsiTheme="majorHAnsi" w:cstheme="majorHAnsi"/>
            <w:lang w:val="en-US"/>
            <w:rPrChange w:id="960" w:author="Microsoft Office User" w:date="2024-01-30T15:41:00Z">
              <w:rPr>
                <w:lang w:val="en-US"/>
              </w:rPr>
            </w:rPrChange>
          </w:rPr>
          <w:lastRenderedPageBreak/>
          <w:t>patients can use same account, we can have login process like Amazon prime or Amazon products. App will remain logged in in multiple devices. Hence we don’t need OTP to log-in in new device. Admin will need info as how many devices are using a particular account. Every time patient comes to app, stored password is checked, if user have changed password, other patients will logged off.</w:t>
        </w:r>
      </w:ins>
    </w:p>
    <w:p w14:paraId="5E7647D4" w14:textId="77777777" w:rsidR="004455BA" w:rsidRPr="004455BA" w:rsidRDefault="004455BA" w:rsidP="004455BA">
      <w:pPr>
        <w:pStyle w:val="ListParagraph"/>
        <w:numPr>
          <w:ilvl w:val="0"/>
          <w:numId w:val="38"/>
        </w:numPr>
        <w:spacing w:line="360" w:lineRule="auto"/>
        <w:rPr>
          <w:ins w:id="961" w:author="Microsoft Office User" w:date="2024-01-30T15:40:00Z"/>
          <w:rFonts w:asciiTheme="majorHAnsi" w:hAnsiTheme="majorHAnsi" w:cstheme="majorHAnsi"/>
          <w:lang w:val="en-US"/>
          <w:rPrChange w:id="962" w:author="Microsoft Office User" w:date="2024-01-30T15:41:00Z">
            <w:rPr>
              <w:ins w:id="963" w:author="Microsoft Office User" w:date="2024-01-30T15:40:00Z"/>
              <w:lang w:val="en-US"/>
            </w:rPr>
          </w:rPrChange>
        </w:rPr>
      </w:pPr>
      <w:ins w:id="964" w:author="Microsoft Office User" w:date="2024-01-30T15:40:00Z">
        <w:r w:rsidRPr="004455BA">
          <w:rPr>
            <w:rFonts w:asciiTheme="majorHAnsi" w:hAnsiTheme="majorHAnsi" w:cstheme="majorHAnsi"/>
            <w:lang w:val="en-US"/>
            <w:rPrChange w:id="965" w:author="Microsoft Office User" w:date="2024-01-30T15:41:00Z">
              <w:rPr>
                <w:lang w:val="en-US"/>
              </w:rPr>
            </w:rPrChange>
          </w:rPr>
          <w:t>Admin Web: ALL MODULES MUST BE INTERLNKED TO NAVIGATE WITHOUT SEARCHING BY UHID/Registered User ID</w:t>
        </w:r>
      </w:ins>
    </w:p>
    <w:p w14:paraId="7AAE6C66" w14:textId="77777777" w:rsidR="004455BA" w:rsidRPr="004455BA" w:rsidRDefault="004455BA" w:rsidP="004455BA">
      <w:pPr>
        <w:pStyle w:val="ListParagraph"/>
        <w:numPr>
          <w:ilvl w:val="0"/>
          <w:numId w:val="38"/>
        </w:numPr>
        <w:spacing w:line="360" w:lineRule="auto"/>
        <w:rPr>
          <w:ins w:id="966" w:author="Microsoft Office User" w:date="2024-01-30T15:40:00Z"/>
          <w:rFonts w:asciiTheme="majorHAnsi" w:hAnsiTheme="majorHAnsi" w:cstheme="majorHAnsi"/>
          <w:lang w:val="en-US"/>
          <w:rPrChange w:id="967" w:author="Microsoft Office User" w:date="2024-01-30T15:41:00Z">
            <w:rPr>
              <w:ins w:id="968" w:author="Microsoft Office User" w:date="2024-01-30T15:40:00Z"/>
              <w:lang w:val="en-US"/>
            </w:rPr>
          </w:rPrChange>
        </w:rPr>
      </w:pPr>
      <w:ins w:id="969" w:author="Microsoft Office User" w:date="2024-01-30T15:40:00Z">
        <w:r w:rsidRPr="004455BA">
          <w:rPr>
            <w:rFonts w:asciiTheme="majorHAnsi" w:hAnsiTheme="majorHAnsi" w:cstheme="majorHAnsi"/>
            <w:lang w:val="en-US"/>
            <w:rPrChange w:id="970" w:author="Microsoft Office User" w:date="2024-01-30T15:41:00Z">
              <w:rPr>
                <w:lang w:val="en-US"/>
              </w:rPr>
            </w:rPrChange>
          </w:rPr>
          <w:t>All data fetched and displayed via ‘search terms and advance ‘Filters’, shall be exportable to Excel. Also fetched data shall be ‘sorted’ with any field ascending or descending order.</w:t>
        </w:r>
      </w:ins>
    </w:p>
    <w:p w14:paraId="108183D6" w14:textId="77777777" w:rsidR="004455BA" w:rsidRPr="004455BA" w:rsidRDefault="004455BA" w:rsidP="004455BA">
      <w:pPr>
        <w:pStyle w:val="ListParagraph"/>
        <w:numPr>
          <w:ilvl w:val="0"/>
          <w:numId w:val="38"/>
        </w:numPr>
        <w:spacing w:line="360" w:lineRule="auto"/>
        <w:rPr>
          <w:ins w:id="971" w:author="Microsoft Office User" w:date="2024-01-30T15:40:00Z"/>
          <w:rFonts w:asciiTheme="majorHAnsi" w:hAnsiTheme="majorHAnsi" w:cstheme="majorHAnsi"/>
          <w:lang w:val="en-US"/>
          <w:rPrChange w:id="972" w:author="Microsoft Office User" w:date="2024-01-30T15:41:00Z">
            <w:rPr>
              <w:ins w:id="973" w:author="Microsoft Office User" w:date="2024-01-30T15:40:00Z"/>
              <w:lang w:val="en-US"/>
            </w:rPr>
          </w:rPrChange>
        </w:rPr>
      </w:pPr>
      <w:ins w:id="974" w:author="Microsoft Office User" w:date="2024-01-30T15:40:00Z">
        <w:r w:rsidRPr="004455BA">
          <w:rPr>
            <w:rFonts w:asciiTheme="majorHAnsi" w:hAnsiTheme="majorHAnsi" w:cstheme="majorHAnsi"/>
            <w:lang w:val="en-US"/>
            <w:rPrChange w:id="975" w:author="Microsoft Office User" w:date="2024-01-30T15:41:00Z">
              <w:rPr>
                <w:lang w:val="en-US"/>
              </w:rPr>
            </w:rPrChange>
          </w:rPr>
          <w:t xml:space="preserve">Video Call : List of all features of Video call/tool used and options are not elaborated. </w:t>
        </w:r>
      </w:ins>
    </w:p>
    <w:p w14:paraId="53AB691B" w14:textId="77777777" w:rsidR="004455BA" w:rsidRPr="004455BA" w:rsidRDefault="004455BA" w:rsidP="004455BA">
      <w:pPr>
        <w:pStyle w:val="ListParagraph"/>
        <w:numPr>
          <w:ilvl w:val="0"/>
          <w:numId w:val="38"/>
        </w:numPr>
        <w:spacing w:line="360" w:lineRule="auto"/>
        <w:rPr>
          <w:ins w:id="976" w:author="Microsoft Office User" w:date="2024-01-30T15:40:00Z"/>
          <w:rFonts w:asciiTheme="majorHAnsi" w:hAnsiTheme="majorHAnsi" w:cstheme="majorHAnsi"/>
          <w:lang w:val="en-US"/>
          <w:rPrChange w:id="977" w:author="Microsoft Office User" w:date="2024-01-30T15:41:00Z">
            <w:rPr>
              <w:ins w:id="978" w:author="Microsoft Office User" w:date="2024-01-30T15:40:00Z"/>
              <w:lang w:val="en-US"/>
            </w:rPr>
          </w:rPrChange>
        </w:rPr>
      </w:pPr>
      <w:ins w:id="979" w:author="Microsoft Office User" w:date="2024-01-30T15:40:00Z">
        <w:r w:rsidRPr="004455BA">
          <w:rPr>
            <w:rFonts w:asciiTheme="majorHAnsi" w:hAnsiTheme="majorHAnsi" w:cstheme="majorHAnsi"/>
            <w:lang w:val="en-US"/>
            <w:rPrChange w:id="980" w:author="Microsoft Office User" w:date="2024-01-30T15:41:00Z">
              <w:rPr>
                <w:lang w:val="en-US"/>
              </w:rPr>
            </w:rPrChange>
          </w:rPr>
          <w:t>Video Call : Doctor can display his/her system stored Medical Practitioner certificate during live video call, if asked by patient</w:t>
        </w:r>
      </w:ins>
    </w:p>
    <w:p w14:paraId="71EC0BC5" w14:textId="77777777" w:rsidR="004455BA" w:rsidRPr="004455BA" w:rsidRDefault="004455BA" w:rsidP="004455BA">
      <w:pPr>
        <w:pStyle w:val="ListParagraph"/>
        <w:numPr>
          <w:ilvl w:val="0"/>
          <w:numId w:val="38"/>
        </w:numPr>
        <w:spacing w:line="360" w:lineRule="auto"/>
        <w:rPr>
          <w:ins w:id="981" w:author="Microsoft Office User" w:date="2024-01-30T15:40:00Z"/>
          <w:rFonts w:asciiTheme="majorHAnsi" w:hAnsiTheme="majorHAnsi" w:cstheme="majorHAnsi"/>
          <w:lang w:val="en-US"/>
          <w:rPrChange w:id="982" w:author="Microsoft Office User" w:date="2024-01-30T15:41:00Z">
            <w:rPr>
              <w:ins w:id="983" w:author="Microsoft Office User" w:date="2024-01-30T15:40:00Z"/>
              <w:lang w:val="en-US"/>
            </w:rPr>
          </w:rPrChange>
        </w:rPr>
      </w:pPr>
      <w:ins w:id="984" w:author="Microsoft Office User" w:date="2024-01-30T15:40:00Z">
        <w:r w:rsidRPr="004455BA">
          <w:rPr>
            <w:rFonts w:asciiTheme="majorHAnsi" w:hAnsiTheme="majorHAnsi" w:cstheme="majorHAnsi"/>
            <w:lang w:val="en-US"/>
            <w:rPrChange w:id="985" w:author="Microsoft Office User" w:date="2024-01-30T15:41:00Z">
              <w:rPr>
                <w:lang w:val="en-US"/>
              </w:rPr>
            </w:rPrChange>
          </w:rPr>
          <w:t xml:space="preserve">Doctor can close Appointment, as either – </w:t>
        </w:r>
      </w:ins>
    </w:p>
    <w:p w14:paraId="078C720A" w14:textId="77777777" w:rsidR="004455BA" w:rsidRPr="004455BA" w:rsidRDefault="004455BA" w:rsidP="004455BA">
      <w:pPr>
        <w:pStyle w:val="ListParagraph"/>
        <w:numPr>
          <w:ilvl w:val="0"/>
          <w:numId w:val="41"/>
        </w:numPr>
        <w:spacing w:line="360" w:lineRule="auto"/>
        <w:rPr>
          <w:ins w:id="986" w:author="Microsoft Office User" w:date="2024-01-30T15:40:00Z"/>
          <w:rFonts w:asciiTheme="majorHAnsi" w:hAnsiTheme="majorHAnsi" w:cstheme="majorHAnsi"/>
          <w:lang w:val="en-US"/>
          <w:rPrChange w:id="987" w:author="Microsoft Office User" w:date="2024-01-30T15:41:00Z">
            <w:rPr>
              <w:ins w:id="988" w:author="Microsoft Office User" w:date="2024-01-30T15:40:00Z"/>
              <w:lang w:val="en-US"/>
            </w:rPr>
          </w:rPrChange>
        </w:rPr>
      </w:pPr>
      <w:ins w:id="989" w:author="Microsoft Office User" w:date="2024-01-30T15:40:00Z">
        <w:r w:rsidRPr="004455BA">
          <w:rPr>
            <w:rFonts w:asciiTheme="majorHAnsi" w:hAnsiTheme="majorHAnsi" w:cstheme="majorHAnsi"/>
            <w:lang w:val="en-US"/>
            <w:rPrChange w:id="990" w:author="Microsoft Office User" w:date="2024-01-30T15:41:00Z">
              <w:rPr>
                <w:lang w:val="en-US"/>
              </w:rPr>
            </w:rPrChange>
          </w:rPr>
          <w:t xml:space="preserve">‘Complete’ – Next action : Cart medicine </w:t>
        </w:r>
      </w:ins>
    </w:p>
    <w:p w14:paraId="31FFABA5" w14:textId="77777777" w:rsidR="004455BA" w:rsidRPr="004455BA" w:rsidRDefault="004455BA" w:rsidP="004455BA">
      <w:pPr>
        <w:pStyle w:val="ListParagraph"/>
        <w:numPr>
          <w:ilvl w:val="0"/>
          <w:numId w:val="41"/>
        </w:numPr>
        <w:spacing w:line="360" w:lineRule="auto"/>
        <w:rPr>
          <w:ins w:id="991" w:author="Microsoft Office User" w:date="2024-01-30T15:40:00Z"/>
          <w:rFonts w:asciiTheme="majorHAnsi" w:hAnsiTheme="majorHAnsi" w:cstheme="majorHAnsi"/>
          <w:lang w:val="en-US"/>
          <w:rPrChange w:id="992" w:author="Microsoft Office User" w:date="2024-01-30T15:41:00Z">
            <w:rPr>
              <w:ins w:id="993" w:author="Microsoft Office User" w:date="2024-01-30T15:40:00Z"/>
              <w:lang w:val="en-US"/>
            </w:rPr>
          </w:rPrChange>
        </w:rPr>
      </w:pPr>
      <w:ins w:id="994" w:author="Microsoft Office User" w:date="2024-01-30T15:40:00Z">
        <w:r w:rsidRPr="004455BA">
          <w:rPr>
            <w:rFonts w:asciiTheme="majorHAnsi" w:hAnsiTheme="majorHAnsi" w:cstheme="majorHAnsi"/>
            <w:lang w:val="en-US"/>
            <w:rPrChange w:id="995" w:author="Microsoft Office User" w:date="2024-01-30T15:41:00Z">
              <w:rPr>
                <w:lang w:val="en-US"/>
              </w:rPr>
            </w:rPrChange>
          </w:rPr>
          <w:t>‘Lab Report Awaited’ – Next action : Patient to complete Investigations and Book appointment through Telecaller</w:t>
        </w:r>
      </w:ins>
    </w:p>
    <w:p w14:paraId="3868B3C1" w14:textId="77777777" w:rsidR="004455BA" w:rsidRPr="004455BA" w:rsidRDefault="004455BA" w:rsidP="004455BA">
      <w:pPr>
        <w:pStyle w:val="ListParagraph"/>
        <w:numPr>
          <w:ilvl w:val="0"/>
          <w:numId w:val="41"/>
        </w:numPr>
        <w:spacing w:line="360" w:lineRule="auto"/>
        <w:rPr>
          <w:ins w:id="996" w:author="Microsoft Office User" w:date="2024-01-30T15:40:00Z"/>
          <w:rFonts w:asciiTheme="majorHAnsi" w:hAnsiTheme="majorHAnsi" w:cstheme="majorHAnsi"/>
          <w:lang w:val="en-US"/>
          <w:rPrChange w:id="997" w:author="Microsoft Office User" w:date="2024-01-30T15:41:00Z">
            <w:rPr>
              <w:ins w:id="998" w:author="Microsoft Office User" w:date="2024-01-30T15:40:00Z"/>
              <w:lang w:val="en-US"/>
            </w:rPr>
          </w:rPrChange>
        </w:rPr>
      </w:pPr>
      <w:ins w:id="999" w:author="Microsoft Office User" w:date="2024-01-30T15:40:00Z">
        <w:r w:rsidRPr="004455BA">
          <w:rPr>
            <w:rFonts w:asciiTheme="majorHAnsi" w:hAnsiTheme="majorHAnsi" w:cstheme="majorHAnsi"/>
            <w:lang w:val="en-US"/>
            <w:rPrChange w:id="1000" w:author="Microsoft Office User" w:date="2024-01-30T15:41:00Z">
              <w:rPr>
                <w:lang w:val="en-US"/>
              </w:rPr>
            </w:rPrChange>
          </w:rPr>
          <w:t>‘Incomplete’ – If calls are getting disconnected due to network issue, Doctor can mark appointment as ‘Incomplete’</w:t>
        </w:r>
      </w:ins>
    </w:p>
    <w:p w14:paraId="23C4D2A6" w14:textId="77777777" w:rsidR="004455BA" w:rsidRPr="004455BA" w:rsidRDefault="004455BA" w:rsidP="004455BA">
      <w:pPr>
        <w:pStyle w:val="ListParagraph"/>
        <w:numPr>
          <w:ilvl w:val="0"/>
          <w:numId w:val="41"/>
        </w:numPr>
        <w:spacing w:line="360" w:lineRule="auto"/>
        <w:ind w:left="1434" w:hanging="357"/>
        <w:rPr>
          <w:ins w:id="1001" w:author="Microsoft Office User" w:date="2024-01-30T15:40:00Z"/>
          <w:rFonts w:asciiTheme="majorHAnsi" w:hAnsiTheme="majorHAnsi" w:cstheme="majorHAnsi"/>
          <w:lang w:val="en-US"/>
          <w:rPrChange w:id="1002" w:author="Microsoft Office User" w:date="2024-01-30T15:41:00Z">
            <w:rPr>
              <w:ins w:id="1003" w:author="Microsoft Office User" w:date="2024-01-30T15:40:00Z"/>
              <w:lang w:val="en-US"/>
            </w:rPr>
          </w:rPrChange>
        </w:rPr>
      </w:pPr>
      <w:ins w:id="1004" w:author="Microsoft Office User" w:date="2024-01-30T15:40:00Z">
        <w:r w:rsidRPr="004455BA">
          <w:rPr>
            <w:rFonts w:asciiTheme="majorHAnsi" w:hAnsiTheme="majorHAnsi" w:cstheme="majorHAnsi"/>
            <w:lang w:val="en-US"/>
            <w:rPrChange w:id="1005" w:author="Microsoft Office User" w:date="2024-01-30T15:41:00Z">
              <w:rPr>
                <w:lang w:val="en-US"/>
              </w:rPr>
            </w:rPrChange>
          </w:rPr>
          <w:t>‘No Show’ – If patient didn’t appear for call</w:t>
        </w:r>
      </w:ins>
    </w:p>
    <w:p w14:paraId="50D1F47C" w14:textId="77777777" w:rsidR="004455BA" w:rsidRPr="004455BA" w:rsidRDefault="004455BA" w:rsidP="004455BA">
      <w:pPr>
        <w:spacing w:line="360" w:lineRule="auto"/>
        <w:ind w:left="1080"/>
        <w:rPr>
          <w:ins w:id="1006" w:author="Microsoft Office User" w:date="2024-01-30T15:40:00Z"/>
          <w:rFonts w:asciiTheme="majorHAnsi" w:hAnsiTheme="majorHAnsi" w:cstheme="majorHAnsi"/>
          <w:lang w:val="en-US"/>
          <w:rPrChange w:id="1007" w:author="Microsoft Office User" w:date="2024-01-30T15:41:00Z">
            <w:rPr>
              <w:ins w:id="1008" w:author="Microsoft Office User" w:date="2024-01-30T15:40:00Z"/>
              <w:lang w:val="en-US"/>
            </w:rPr>
          </w:rPrChange>
        </w:rPr>
      </w:pPr>
      <w:ins w:id="1009" w:author="Microsoft Office User" w:date="2024-01-30T15:40:00Z">
        <w:r w:rsidRPr="004455BA">
          <w:rPr>
            <w:rFonts w:asciiTheme="majorHAnsi" w:hAnsiTheme="majorHAnsi" w:cstheme="majorHAnsi"/>
            <w:lang w:val="en-US"/>
            <w:rPrChange w:id="1010" w:author="Microsoft Office User" w:date="2024-01-30T15:41:00Z">
              <w:rPr>
                <w:lang w:val="en-US"/>
              </w:rPr>
            </w:rPrChange>
          </w:rPr>
          <w:t>There shall be multiline text/comment field also below these buttons. If Doc accidently pressed wrong button, he could edit and save.</w:t>
        </w:r>
      </w:ins>
    </w:p>
    <w:p w14:paraId="219D0C25" w14:textId="77777777" w:rsidR="004455BA" w:rsidRPr="004455BA" w:rsidRDefault="004455BA" w:rsidP="004455BA">
      <w:pPr>
        <w:pStyle w:val="ListParagraph"/>
        <w:numPr>
          <w:ilvl w:val="0"/>
          <w:numId w:val="38"/>
        </w:numPr>
        <w:spacing w:line="360" w:lineRule="auto"/>
        <w:rPr>
          <w:ins w:id="1011" w:author="Microsoft Office User" w:date="2024-01-30T15:40:00Z"/>
          <w:rFonts w:asciiTheme="majorHAnsi" w:hAnsiTheme="majorHAnsi" w:cstheme="majorHAnsi"/>
          <w:lang w:val="en-US"/>
          <w:rPrChange w:id="1012" w:author="Microsoft Office User" w:date="2024-01-30T15:41:00Z">
            <w:rPr>
              <w:ins w:id="1013" w:author="Microsoft Office User" w:date="2024-01-30T15:40:00Z"/>
              <w:lang w:val="en-US"/>
            </w:rPr>
          </w:rPrChange>
        </w:rPr>
      </w:pPr>
      <w:ins w:id="1014" w:author="Microsoft Office User" w:date="2024-01-30T15:40:00Z">
        <w:r w:rsidRPr="004455BA">
          <w:rPr>
            <w:rFonts w:asciiTheme="majorHAnsi" w:hAnsiTheme="majorHAnsi" w:cstheme="majorHAnsi"/>
            <w:lang w:val="en-US"/>
            <w:rPrChange w:id="1015" w:author="Microsoft Office User" w:date="2024-01-30T15:41:00Z">
              <w:rPr>
                <w:lang w:val="en-US"/>
              </w:rPr>
            </w:rPrChange>
          </w:rPr>
          <w:t xml:space="preserve">Cart will be added only after Lab(Investigation Reports) are brought by Patient and appointment is completed. </w:t>
        </w:r>
      </w:ins>
    </w:p>
    <w:p w14:paraId="20E7ABC7" w14:textId="5814F488" w:rsidR="004455BA" w:rsidRPr="004455BA" w:rsidRDefault="004455BA" w:rsidP="004455BA">
      <w:pPr>
        <w:rPr>
          <w:ins w:id="1016" w:author="Microsoft Office User" w:date="2024-01-30T15:40:00Z"/>
          <w:rFonts w:asciiTheme="majorHAnsi" w:hAnsiTheme="majorHAnsi" w:cstheme="majorHAnsi"/>
          <w:lang w:val="en-US"/>
          <w:rPrChange w:id="1017" w:author="Microsoft Office User" w:date="2024-01-30T15:41:00Z">
            <w:rPr>
              <w:ins w:id="1018" w:author="Microsoft Office User" w:date="2024-01-30T15:40:00Z"/>
              <w:lang w:val="en-US"/>
            </w:rPr>
          </w:rPrChange>
        </w:rPr>
      </w:pPr>
    </w:p>
    <w:p w14:paraId="72B5BDF1" w14:textId="77777777" w:rsidR="004455BA" w:rsidRPr="004455BA" w:rsidRDefault="004455BA" w:rsidP="004455BA">
      <w:pPr>
        <w:spacing w:line="360" w:lineRule="auto"/>
        <w:jc w:val="center"/>
        <w:rPr>
          <w:ins w:id="1019" w:author="Microsoft Office User" w:date="2024-01-30T15:40:00Z"/>
          <w:rFonts w:asciiTheme="majorHAnsi" w:hAnsiTheme="majorHAnsi" w:cstheme="majorHAnsi"/>
          <w:b/>
          <w:bCs/>
          <w:lang w:val="en-US"/>
          <w:rPrChange w:id="1020" w:author="Microsoft Office User" w:date="2024-01-30T15:41:00Z">
            <w:rPr>
              <w:ins w:id="1021" w:author="Microsoft Office User" w:date="2024-01-30T15:40:00Z"/>
              <w:b/>
              <w:bCs/>
              <w:sz w:val="24"/>
              <w:szCs w:val="24"/>
              <w:lang w:val="en-US"/>
            </w:rPr>
          </w:rPrChange>
        </w:rPr>
      </w:pPr>
      <w:commentRangeStart w:id="1022"/>
      <w:commentRangeStart w:id="1023"/>
      <w:ins w:id="1024" w:author="Microsoft Office User" w:date="2024-01-30T15:40:00Z">
        <w:r w:rsidRPr="004455BA">
          <w:rPr>
            <w:rFonts w:asciiTheme="majorHAnsi" w:hAnsiTheme="majorHAnsi" w:cstheme="majorHAnsi"/>
            <w:b/>
            <w:bCs/>
            <w:lang w:val="en-US"/>
            <w:rPrChange w:id="1025" w:author="Microsoft Office User" w:date="2024-01-30T15:41:00Z">
              <w:rPr>
                <w:b/>
                <w:bCs/>
                <w:sz w:val="24"/>
                <w:szCs w:val="24"/>
                <w:lang w:val="en-US"/>
              </w:rPr>
            </w:rPrChange>
          </w:rPr>
          <w:t>Logic of New Appointment, Follow-Up Appointment and Follow-Up Date</w:t>
        </w:r>
      </w:ins>
      <w:commentRangeEnd w:id="1022"/>
      <w:r w:rsidR="00D35405">
        <w:rPr>
          <w:rStyle w:val="CommentReference"/>
        </w:rPr>
        <w:commentReference w:id="1022"/>
      </w:r>
      <w:commentRangeEnd w:id="1023"/>
      <w:r w:rsidR="00985EDF">
        <w:rPr>
          <w:rStyle w:val="CommentReference"/>
        </w:rPr>
        <w:commentReference w:id="1023"/>
      </w:r>
    </w:p>
    <w:p w14:paraId="4144BFC9" w14:textId="77777777" w:rsidR="004455BA" w:rsidRPr="004455BA" w:rsidRDefault="004455BA" w:rsidP="004455BA">
      <w:pPr>
        <w:spacing w:line="360" w:lineRule="auto"/>
        <w:rPr>
          <w:ins w:id="1027" w:author="Microsoft Office User" w:date="2024-01-30T15:40:00Z"/>
          <w:rFonts w:asciiTheme="majorHAnsi" w:hAnsiTheme="majorHAnsi" w:cstheme="majorHAnsi"/>
          <w:lang w:val="en-US"/>
          <w:rPrChange w:id="1028" w:author="Microsoft Office User" w:date="2024-01-30T15:41:00Z">
            <w:rPr>
              <w:ins w:id="1029" w:author="Microsoft Office User" w:date="2024-01-30T15:40:00Z"/>
              <w:lang w:val="en-US"/>
            </w:rPr>
          </w:rPrChange>
        </w:rPr>
      </w:pPr>
      <w:commentRangeStart w:id="1030"/>
      <w:ins w:id="1031" w:author="Microsoft Office User" w:date="2024-01-30T15:40:00Z">
        <w:r w:rsidRPr="004455BA">
          <w:rPr>
            <w:rFonts w:asciiTheme="majorHAnsi" w:hAnsiTheme="majorHAnsi" w:cstheme="majorHAnsi"/>
            <w:lang w:val="en-US"/>
            <w:rPrChange w:id="1032" w:author="Microsoft Office User" w:date="2024-01-30T15:41:00Z">
              <w:rPr>
                <w:lang w:val="en-US"/>
              </w:rPr>
            </w:rPrChange>
          </w:rPr>
          <w:t>System shall identify various time slots below</w:t>
        </w:r>
      </w:ins>
      <w:commentRangeEnd w:id="1030"/>
      <w:r w:rsidR="00D35405">
        <w:rPr>
          <w:rStyle w:val="CommentReference"/>
        </w:rPr>
        <w:commentReference w:id="1030"/>
      </w:r>
      <w:ins w:id="1033" w:author="Microsoft Office User" w:date="2024-01-30T15:40:00Z">
        <w:r w:rsidRPr="004455BA">
          <w:rPr>
            <w:rFonts w:asciiTheme="majorHAnsi" w:hAnsiTheme="majorHAnsi" w:cstheme="majorHAnsi"/>
            <w:lang w:val="en-US"/>
            <w:rPrChange w:id="1034" w:author="Microsoft Office User" w:date="2024-01-30T15:41:00Z">
              <w:rPr>
                <w:lang w:val="en-US"/>
              </w:rPr>
            </w:rPrChange>
          </w:rPr>
          <w:t>. These time slots/dates affects Treatment rates and overall operation. These slots are set by admin(CRUD). As business progress, process requirement will be overviewed by Admin and necessary changes will be done in Days setting</w:t>
        </w:r>
      </w:ins>
    </w:p>
    <w:tbl>
      <w:tblPr>
        <w:tblStyle w:val="TableGrid"/>
        <w:tblW w:w="0" w:type="auto"/>
        <w:tblLook w:val="04A0" w:firstRow="1" w:lastRow="0" w:firstColumn="1" w:lastColumn="0" w:noHBand="0" w:noVBand="1"/>
        <w:tblPrChange w:id="1035" w:author="Sachin - URNAVI Tech" w:date="2024-02-07T14:26:00Z">
          <w:tblPr>
            <w:tblStyle w:val="TableGrid"/>
            <w:tblW w:w="0" w:type="auto"/>
            <w:tblLook w:val="04A0" w:firstRow="1" w:lastRow="0" w:firstColumn="1" w:lastColumn="0" w:noHBand="0" w:noVBand="1"/>
          </w:tblPr>
        </w:tblPrChange>
      </w:tblPr>
      <w:tblGrid>
        <w:gridCol w:w="644"/>
        <w:gridCol w:w="1372"/>
        <w:gridCol w:w="1479"/>
        <w:gridCol w:w="1681"/>
        <w:gridCol w:w="2395"/>
        <w:gridCol w:w="2058"/>
        <w:tblGridChange w:id="1036">
          <w:tblGrid>
            <w:gridCol w:w="644"/>
            <w:gridCol w:w="1372"/>
            <w:gridCol w:w="1479"/>
            <w:gridCol w:w="1681"/>
            <w:gridCol w:w="2395"/>
            <w:gridCol w:w="2058"/>
          </w:tblGrid>
        </w:tblGridChange>
      </w:tblGrid>
      <w:tr w:rsidR="004455BA" w:rsidRPr="004455BA" w14:paraId="68E1B8B2" w14:textId="77777777" w:rsidTr="00A536EB">
        <w:trPr>
          <w:ins w:id="1037" w:author="Microsoft Office User" w:date="2024-01-30T15:40:00Z"/>
        </w:trPr>
        <w:tc>
          <w:tcPr>
            <w:tcW w:w="644" w:type="dxa"/>
            <w:tcPrChange w:id="1038" w:author="Sachin - URNAVI Tech" w:date="2024-02-07T14:26:00Z">
              <w:tcPr>
                <w:tcW w:w="673" w:type="dxa"/>
              </w:tcPr>
            </w:tcPrChange>
          </w:tcPr>
          <w:p w14:paraId="057E57F7" w14:textId="77777777" w:rsidR="004455BA" w:rsidRPr="004455BA" w:rsidRDefault="004455BA" w:rsidP="00E81FB8">
            <w:pPr>
              <w:spacing w:line="360" w:lineRule="auto"/>
              <w:rPr>
                <w:ins w:id="1039" w:author="Microsoft Office User" w:date="2024-01-30T15:40:00Z"/>
                <w:rFonts w:asciiTheme="majorHAnsi" w:hAnsiTheme="majorHAnsi" w:cstheme="majorHAnsi"/>
                <w:lang w:val="en-US"/>
                <w:rPrChange w:id="1040" w:author="Microsoft Office User" w:date="2024-01-30T15:41:00Z">
                  <w:rPr>
                    <w:ins w:id="1041" w:author="Microsoft Office User" w:date="2024-01-30T15:40:00Z"/>
                    <w:lang w:val="en-US"/>
                  </w:rPr>
                </w:rPrChange>
              </w:rPr>
            </w:pPr>
            <w:ins w:id="1042" w:author="Microsoft Office User" w:date="2024-01-30T15:40:00Z">
              <w:r w:rsidRPr="004455BA">
                <w:rPr>
                  <w:rFonts w:asciiTheme="majorHAnsi" w:hAnsiTheme="majorHAnsi" w:cstheme="majorHAnsi"/>
                  <w:lang w:val="en-US"/>
                  <w:rPrChange w:id="1043" w:author="Microsoft Office User" w:date="2024-01-30T15:41:00Z">
                    <w:rPr>
                      <w:lang w:val="en-US"/>
                    </w:rPr>
                  </w:rPrChange>
                </w:rPr>
                <w:t>Sr No</w:t>
              </w:r>
            </w:ins>
          </w:p>
        </w:tc>
        <w:tc>
          <w:tcPr>
            <w:tcW w:w="1372" w:type="dxa"/>
            <w:tcPrChange w:id="1044" w:author="Sachin - URNAVI Tech" w:date="2024-02-07T14:26:00Z">
              <w:tcPr>
                <w:tcW w:w="1365" w:type="dxa"/>
              </w:tcPr>
            </w:tcPrChange>
          </w:tcPr>
          <w:p w14:paraId="5B015F51" w14:textId="77777777" w:rsidR="004455BA" w:rsidRPr="004455BA" w:rsidRDefault="004455BA" w:rsidP="00E81FB8">
            <w:pPr>
              <w:spacing w:line="360" w:lineRule="auto"/>
              <w:rPr>
                <w:ins w:id="1045" w:author="Microsoft Office User" w:date="2024-01-30T15:40:00Z"/>
                <w:rFonts w:asciiTheme="majorHAnsi" w:hAnsiTheme="majorHAnsi" w:cstheme="majorHAnsi"/>
                <w:lang w:val="en-US"/>
                <w:rPrChange w:id="1046" w:author="Microsoft Office User" w:date="2024-01-30T15:41:00Z">
                  <w:rPr>
                    <w:ins w:id="1047" w:author="Microsoft Office User" w:date="2024-01-30T15:40:00Z"/>
                    <w:lang w:val="en-US"/>
                  </w:rPr>
                </w:rPrChange>
              </w:rPr>
            </w:pPr>
            <w:ins w:id="1048" w:author="Microsoft Office User" w:date="2024-01-30T15:40:00Z">
              <w:r w:rsidRPr="004455BA">
                <w:rPr>
                  <w:rFonts w:asciiTheme="majorHAnsi" w:hAnsiTheme="majorHAnsi" w:cstheme="majorHAnsi"/>
                  <w:lang w:val="en-US"/>
                  <w:rPrChange w:id="1049" w:author="Microsoft Office User" w:date="2024-01-30T15:41:00Z">
                    <w:rPr>
                      <w:lang w:val="en-US"/>
                    </w:rPr>
                  </w:rPrChange>
                </w:rPr>
                <w:t>Term/ Abbreviation</w:t>
              </w:r>
            </w:ins>
          </w:p>
        </w:tc>
        <w:tc>
          <w:tcPr>
            <w:tcW w:w="1479" w:type="dxa"/>
            <w:tcPrChange w:id="1050" w:author="Sachin - URNAVI Tech" w:date="2024-02-07T14:26:00Z">
              <w:tcPr>
                <w:tcW w:w="1501" w:type="dxa"/>
              </w:tcPr>
            </w:tcPrChange>
          </w:tcPr>
          <w:p w14:paraId="5EB2964B" w14:textId="77777777" w:rsidR="004455BA" w:rsidRPr="004455BA" w:rsidRDefault="004455BA" w:rsidP="00E81FB8">
            <w:pPr>
              <w:spacing w:line="360" w:lineRule="auto"/>
              <w:rPr>
                <w:ins w:id="1051" w:author="Microsoft Office User" w:date="2024-01-30T15:40:00Z"/>
                <w:rFonts w:asciiTheme="majorHAnsi" w:hAnsiTheme="majorHAnsi" w:cstheme="majorHAnsi"/>
                <w:lang w:val="en-US"/>
                <w:rPrChange w:id="1052" w:author="Microsoft Office User" w:date="2024-01-30T15:41:00Z">
                  <w:rPr>
                    <w:ins w:id="1053" w:author="Microsoft Office User" w:date="2024-01-30T15:40:00Z"/>
                    <w:lang w:val="en-US"/>
                  </w:rPr>
                </w:rPrChange>
              </w:rPr>
            </w:pPr>
            <w:ins w:id="1054" w:author="Microsoft Office User" w:date="2024-01-30T15:40:00Z">
              <w:r w:rsidRPr="004455BA">
                <w:rPr>
                  <w:rFonts w:asciiTheme="majorHAnsi" w:hAnsiTheme="majorHAnsi" w:cstheme="majorHAnsi"/>
                  <w:lang w:val="en-US"/>
                  <w:rPrChange w:id="1055" w:author="Microsoft Office User" w:date="2024-01-30T15:41:00Z">
                    <w:rPr>
                      <w:lang w:val="en-US"/>
                    </w:rPr>
                  </w:rPrChange>
                </w:rPr>
                <w:t>Description</w:t>
              </w:r>
            </w:ins>
          </w:p>
        </w:tc>
        <w:tc>
          <w:tcPr>
            <w:tcW w:w="1681" w:type="dxa"/>
            <w:tcPrChange w:id="1056" w:author="Sachin - URNAVI Tech" w:date="2024-02-07T14:26:00Z">
              <w:tcPr>
                <w:tcW w:w="1701" w:type="dxa"/>
              </w:tcPr>
            </w:tcPrChange>
          </w:tcPr>
          <w:p w14:paraId="043C9C5B" w14:textId="77777777" w:rsidR="004455BA" w:rsidRPr="004455BA" w:rsidRDefault="004455BA" w:rsidP="00E81FB8">
            <w:pPr>
              <w:spacing w:line="360" w:lineRule="auto"/>
              <w:rPr>
                <w:ins w:id="1057" w:author="Microsoft Office User" w:date="2024-01-30T15:40:00Z"/>
                <w:rFonts w:asciiTheme="majorHAnsi" w:hAnsiTheme="majorHAnsi" w:cstheme="majorHAnsi"/>
                <w:lang w:val="en-US"/>
                <w:rPrChange w:id="1058" w:author="Microsoft Office User" w:date="2024-01-30T15:41:00Z">
                  <w:rPr>
                    <w:ins w:id="1059" w:author="Microsoft Office User" w:date="2024-01-30T15:40:00Z"/>
                    <w:lang w:val="en-US"/>
                  </w:rPr>
                </w:rPrChange>
              </w:rPr>
            </w:pPr>
            <w:ins w:id="1060" w:author="Microsoft Office User" w:date="2024-01-30T15:40:00Z">
              <w:r w:rsidRPr="004455BA">
                <w:rPr>
                  <w:rFonts w:asciiTheme="majorHAnsi" w:hAnsiTheme="majorHAnsi" w:cstheme="majorHAnsi"/>
                  <w:lang w:val="en-US"/>
                  <w:rPrChange w:id="1061" w:author="Microsoft Office User" w:date="2024-01-30T15:41:00Z">
                    <w:rPr>
                      <w:lang w:val="en-US"/>
                    </w:rPr>
                  </w:rPrChange>
                </w:rPr>
                <w:t>Duration in Days</w:t>
              </w:r>
            </w:ins>
          </w:p>
        </w:tc>
        <w:tc>
          <w:tcPr>
            <w:tcW w:w="2395" w:type="dxa"/>
            <w:tcPrChange w:id="1062" w:author="Sachin - URNAVI Tech" w:date="2024-02-07T14:26:00Z">
              <w:tcPr>
                <w:tcW w:w="2552" w:type="dxa"/>
              </w:tcPr>
            </w:tcPrChange>
          </w:tcPr>
          <w:p w14:paraId="2447121F" w14:textId="77777777" w:rsidR="004455BA" w:rsidRPr="004455BA" w:rsidRDefault="004455BA" w:rsidP="00E81FB8">
            <w:pPr>
              <w:spacing w:line="360" w:lineRule="auto"/>
              <w:rPr>
                <w:ins w:id="1063" w:author="Microsoft Office User" w:date="2024-01-30T15:40:00Z"/>
                <w:rFonts w:asciiTheme="majorHAnsi" w:hAnsiTheme="majorHAnsi" w:cstheme="majorHAnsi"/>
                <w:lang w:val="en-US"/>
                <w:rPrChange w:id="1064" w:author="Microsoft Office User" w:date="2024-01-30T15:41:00Z">
                  <w:rPr>
                    <w:ins w:id="1065" w:author="Microsoft Office User" w:date="2024-01-30T15:40:00Z"/>
                    <w:lang w:val="en-US"/>
                  </w:rPr>
                </w:rPrChange>
              </w:rPr>
            </w:pPr>
            <w:ins w:id="1066" w:author="Microsoft Office User" w:date="2024-01-30T15:40:00Z">
              <w:r w:rsidRPr="004455BA">
                <w:rPr>
                  <w:rFonts w:asciiTheme="majorHAnsi" w:hAnsiTheme="majorHAnsi" w:cstheme="majorHAnsi"/>
                  <w:lang w:val="en-US"/>
                  <w:rPrChange w:id="1067" w:author="Microsoft Office User" w:date="2024-01-30T15:41:00Z">
                    <w:rPr>
                      <w:lang w:val="en-US"/>
                    </w:rPr>
                  </w:rPrChange>
                </w:rPr>
                <w:t>Affects/Co-relation</w:t>
              </w:r>
            </w:ins>
          </w:p>
        </w:tc>
        <w:tc>
          <w:tcPr>
            <w:tcW w:w="2058" w:type="dxa"/>
            <w:tcPrChange w:id="1068" w:author="Sachin - URNAVI Tech" w:date="2024-02-07T14:26:00Z">
              <w:tcPr>
                <w:tcW w:w="2176" w:type="dxa"/>
              </w:tcPr>
            </w:tcPrChange>
          </w:tcPr>
          <w:p w14:paraId="558EF88A" w14:textId="77777777" w:rsidR="004455BA" w:rsidRPr="004455BA" w:rsidRDefault="004455BA" w:rsidP="00E81FB8">
            <w:pPr>
              <w:spacing w:line="360" w:lineRule="auto"/>
              <w:rPr>
                <w:ins w:id="1069" w:author="Microsoft Office User" w:date="2024-01-30T15:40:00Z"/>
                <w:rFonts w:asciiTheme="majorHAnsi" w:hAnsiTheme="majorHAnsi" w:cstheme="majorHAnsi"/>
                <w:lang w:val="en-US"/>
                <w:rPrChange w:id="1070" w:author="Microsoft Office User" w:date="2024-01-30T15:41:00Z">
                  <w:rPr>
                    <w:ins w:id="1071" w:author="Microsoft Office User" w:date="2024-01-30T15:40:00Z"/>
                    <w:lang w:val="en-US"/>
                  </w:rPr>
                </w:rPrChange>
              </w:rPr>
            </w:pPr>
            <w:ins w:id="1072" w:author="Microsoft Office User" w:date="2024-01-30T15:40:00Z">
              <w:r w:rsidRPr="004455BA">
                <w:rPr>
                  <w:rFonts w:asciiTheme="majorHAnsi" w:hAnsiTheme="majorHAnsi" w:cstheme="majorHAnsi"/>
                  <w:lang w:val="en-US"/>
                  <w:rPrChange w:id="1073" w:author="Microsoft Office User" w:date="2024-01-30T15:41:00Z">
                    <w:rPr>
                      <w:lang w:val="en-US"/>
                    </w:rPr>
                  </w:rPrChange>
                </w:rPr>
                <w:t>Applicable to</w:t>
              </w:r>
            </w:ins>
          </w:p>
        </w:tc>
      </w:tr>
      <w:tr w:rsidR="004455BA" w:rsidRPr="004455BA" w14:paraId="22CB7659" w14:textId="77777777" w:rsidTr="00A536EB">
        <w:trPr>
          <w:ins w:id="1074" w:author="Microsoft Office User" w:date="2024-01-30T15:40:00Z"/>
        </w:trPr>
        <w:tc>
          <w:tcPr>
            <w:tcW w:w="644" w:type="dxa"/>
            <w:vAlign w:val="center"/>
            <w:tcPrChange w:id="1075" w:author="Sachin - URNAVI Tech" w:date="2024-02-07T14:26:00Z">
              <w:tcPr>
                <w:tcW w:w="673" w:type="dxa"/>
                <w:vAlign w:val="center"/>
              </w:tcPr>
            </w:tcPrChange>
          </w:tcPr>
          <w:p w14:paraId="36777A74" w14:textId="77777777" w:rsidR="004455BA" w:rsidRPr="004455BA" w:rsidRDefault="004455BA" w:rsidP="00E81FB8">
            <w:pPr>
              <w:jc w:val="center"/>
              <w:rPr>
                <w:ins w:id="1076" w:author="Microsoft Office User" w:date="2024-01-30T15:40:00Z"/>
                <w:rFonts w:asciiTheme="majorHAnsi" w:hAnsiTheme="majorHAnsi" w:cstheme="majorHAnsi"/>
                <w:lang w:val="en-US"/>
                <w:rPrChange w:id="1077" w:author="Microsoft Office User" w:date="2024-01-30T15:41:00Z">
                  <w:rPr>
                    <w:ins w:id="1078" w:author="Microsoft Office User" w:date="2024-01-30T15:40:00Z"/>
                    <w:lang w:val="en-US"/>
                  </w:rPr>
                </w:rPrChange>
              </w:rPr>
            </w:pPr>
            <w:ins w:id="1079" w:author="Microsoft Office User" w:date="2024-01-30T15:40:00Z">
              <w:r w:rsidRPr="004455BA">
                <w:rPr>
                  <w:rFonts w:asciiTheme="majorHAnsi" w:hAnsiTheme="majorHAnsi" w:cstheme="majorHAnsi"/>
                  <w:lang w:val="en-US"/>
                  <w:rPrChange w:id="1080" w:author="Microsoft Office User" w:date="2024-01-30T15:41:00Z">
                    <w:rPr>
                      <w:lang w:val="en-US"/>
                    </w:rPr>
                  </w:rPrChange>
                </w:rPr>
                <w:t>1.</w:t>
              </w:r>
            </w:ins>
          </w:p>
        </w:tc>
        <w:tc>
          <w:tcPr>
            <w:tcW w:w="1372" w:type="dxa"/>
            <w:vAlign w:val="center"/>
            <w:tcPrChange w:id="1081" w:author="Sachin - URNAVI Tech" w:date="2024-02-07T14:26:00Z">
              <w:tcPr>
                <w:tcW w:w="1365" w:type="dxa"/>
                <w:vAlign w:val="center"/>
              </w:tcPr>
            </w:tcPrChange>
          </w:tcPr>
          <w:p w14:paraId="20A17C4C" w14:textId="77777777" w:rsidR="004455BA" w:rsidRPr="004455BA" w:rsidRDefault="004455BA" w:rsidP="00E81FB8">
            <w:pPr>
              <w:rPr>
                <w:ins w:id="1082" w:author="Microsoft Office User" w:date="2024-01-30T15:40:00Z"/>
                <w:rFonts w:asciiTheme="majorHAnsi" w:hAnsiTheme="majorHAnsi" w:cstheme="majorHAnsi"/>
                <w:lang w:val="en-US"/>
                <w:rPrChange w:id="1083" w:author="Microsoft Office User" w:date="2024-01-30T15:41:00Z">
                  <w:rPr>
                    <w:ins w:id="1084" w:author="Microsoft Office User" w:date="2024-01-30T15:40:00Z"/>
                    <w:lang w:val="en-US"/>
                  </w:rPr>
                </w:rPrChange>
              </w:rPr>
            </w:pPr>
            <w:ins w:id="1085" w:author="Microsoft Office User" w:date="2024-01-30T15:40:00Z">
              <w:r w:rsidRPr="004455BA">
                <w:rPr>
                  <w:rFonts w:asciiTheme="majorHAnsi" w:hAnsiTheme="majorHAnsi" w:cstheme="majorHAnsi"/>
                  <w:lang w:val="en-US"/>
                  <w:rPrChange w:id="1086" w:author="Microsoft Office User" w:date="2024-01-30T15:41:00Z">
                    <w:rPr>
                      <w:lang w:val="en-US"/>
                    </w:rPr>
                  </w:rPrChange>
                </w:rPr>
                <w:t>T1</w:t>
              </w:r>
            </w:ins>
          </w:p>
        </w:tc>
        <w:tc>
          <w:tcPr>
            <w:tcW w:w="1479" w:type="dxa"/>
            <w:vAlign w:val="center"/>
            <w:tcPrChange w:id="1087" w:author="Sachin - URNAVI Tech" w:date="2024-02-07T14:26:00Z">
              <w:tcPr>
                <w:tcW w:w="1501" w:type="dxa"/>
                <w:vAlign w:val="center"/>
              </w:tcPr>
            </w:tcPrChange>
          </w:tcPr>
          <w:p w14:paraId="6E2A4660" w14:textId="77777777" w:rsidR="004455BA" w:rsidRPr="004455BA" w:rsidRDefault="004455BA" w:rsidP="00E81FB8">
            <w:pPr>
              <w:rPr>
                <w:ins w:id="1088" w:author="Microsoft Office User" w:date="2024-01-30T15:40:00Z"/>
                <w:rFonts w:asciiTheme="majorHAnsi" w:hAnsiTheme="majorHAnsi" w:cstheme="majorHAnsi"/>
                <w:lang w:val="en-US"/>
                <w:rPrChange w:id="1089" w:author="Microsoft Office User" w:date="2024-01-30T15:41:00Z">
                  <w:rPr>
                    <w:ins w:id="1090" w:author="Microsoft Office User" w:date="2024-01-30T15:40:00Z"/>
                    <w:lang w:val="en-US"/>
                  </w:rPr>
                </w:rPrChange>
              </w:rPr>
            </w:pPr>
            <w:ins w:id="1091" w:author="Microsoft Office User" w:date="2024-01-30T15:40:00Z">
              <w:r w:rsidRPr="004455BA">
                <w:rPr>
                  <w:rFonts w:asciiTheme="majorHAnsi" w:hAnsiTheme="majorHAnsi" w:cstheme="majorHAnsi"/>
                  <w:lang w:val="en-US"/>
                  <w:rPrChange w:id="1092" w:author="Microsoft Office User" w:date="2024-01-30T15:41:00Z">
                    <w:rPr>
                      <w:lang w:val="en-US"/>
                    </w:rPr>
                  </w:rPrChange>
                </w:rPr>
                <w:t>Shipment</w:t>
              </w:r>
            </w:ins>
          </w:p>
        </w:tc>
        <w:tc>
          <w:tcPr>
            <w:tcW w:w="1681" w:type="dxa"/>
            <w:vAlign w:val="center"/>
            <w:tcPrChange w:id="1093" w:author="Sachin - URNAVI Tech" w:date="2024-02-07T14:26:00Z">
              <w:tcPr>
                <w:tcW w:w="1701" w:type="dxa"/>
                <w:vAlign w:val="center"/>
              </w:tcPr>
            </w:tcPrChange>
          </w:tcPr>
          <w:p w14:paraId="66DAB7C0" w14:textId="77777777" w:rsidR="004455BA" w:rsidRPr="004455BA" w:rsidRDefault="004455BA" w:rsidP="00E81FB8">
            <w:pPr>
              <w:rPr>
                <w:ins w:id="1094" w:author="Microsoft Office User" w:date="2024-01-30T15:40:00Z"/>
                <w:rFonts w:asciiTheme="majorHAnsi" w:hAnsiTheme="majorHAnsi" w:cstheme="majorHAnsi"/>
                <w:lang w:val="en-US"/>
                <w:rPrChange w:id="1095" w:author="Microsoft Office User" w:date="2024-01-30T15:41:00Z">
                  <w:rPr>
                    <w:ins w:id="1096" w:author="Microsoft Office User" w:date="2024-01-30T15:40:00Z"/>
                    <w:lang w:val="en-US"/>
                  </w:rPr>
                </w:rPrChange>
              </w:rPr>
            </w:pPr>
            <w:ins w:id="1097" w:author="Microsoft Office User" w:date="2024-01-30T15:40:00Z">
              <w:r w:rsidRPr="004455BA">
                <w:rPr>
                  <w:rFonts w:asciiTheme="majorHAnsi" w:hAnsiTheme="majorHAnsi" w:cstheme="majorHAnsi"/>
                  <w:lang w:val="en-US"/>
                  <w:rPrChange w:id="1098" w:author="Microsoft Office User" w:date="2024-01-30T15:41:00Z">
                    <w:rPr>
                      <w:lang w:val="en-US"/>
                    </w:rPr>
                  </w:rPrChange>
                </w:rPr>
                <w:t>CRUD(Typically 7 days)</w:t>
              </w:r>
            </w:ins>
          </w:p>
        </w:tc>
        <w:tc>
          <w:tcPr>
            <w:tcW w:w="2395" w:type="dxa"/>
            <w:vAlign w:val="center"/>
            <w:tcPrChange w:id="1099" w:author="Sachin - URNAVI Tech" w:date="2024-02-07T14:26:00Z">
              <w:tcPr>
                <w:tcW w:w="2552" w:type="dxa"/>
                <w:vAlign w:val="center"/>
              </w:tcPr>
            </w:tcPrChange>
          </w:tcPr>
          <w:p w14:paraId="6FC829B9" w14:textId="77777777" w:rsidR="004455BA" w:rsidRPr="004455BA" w:rsidRDefault="004455BA" w:rsidP="00E81FB8">
            <w:pPr>
              <w:rPr>
                <w:ins w:id="1100" w:author="Microsoft Office User" w:date="2024-01-30T15:40:00Z"/>
                <w:rFonts w:asciiTheme="majorHAnsi" w:hAnsiTheme="majorHAnsi" w:cstheme="majorHAnsi"/>
                <w:lang w:val="en-US"/>
                <w:rPrChange w:id="1101" w:author="Microsoft Office User" w:date="2024-01-30T15:41:00Z">
                  <w:rPr>
                    <w:ins w:id="1102" w:author="Microsoft Office User" w:date="2024-01-30T15:40:00Z"/>
                    <w:lang w:val="en-US"/>
                  </w:rPr>
                </w:rPrChange>
              </w:rPr>
            </w:pPr>
            <w:ins w:id="1103" w:author="Microsoft Office User" w:date="2024-01-30T15:40:00Z">
              <w:r w:rsidRPr="004455BA">
                <w:rPr>
                  <w:rFonts w:asciiTheme="majorHAnsi" w:hAnsiTheme="majorHAnsi" w:cstheme="majorHAnsi"/>
                  <w:lang w:val="en-US"/>
                  <w:rPrChange w:id="1104" w:author="Microsoft Office User" w:date="2024-01-30T15:41:00Z">
                    <w:rPr>
                      <w:lang w:val="en-US"/>
                    </w:rPr>
                  </w:rPrChange>
                </w:rPr>
                <w:t>Follow-up Date</w:t>
              </w:r>
            </w:ins>
          </w:p>
        </w:tc>
        <w:tc>
          <w:tcPr>
            <w:tcW w:w="2058" w:type="dxa"/>
            <w:vAlign w:val="center"/>
            <w:tcPrChange w:id="1105" w:author="Sachin - URNAVI Tech" w:date="2024-02-07T14:26:00Z">
              <w:tcPr>
                <w:tcW w:w="2176" w:type="dxa"/>
                <w:vAlign w:val="center"/>
              </w:tcPr>
            </w:tcPrChange>
          </w:tcPr>
          <w:p w14:paraId="6CF58A67" w14:textId="77777777" w:rsidR="004455BA" w:rsidRPr="004455BA" w:rsidRDefault="004455BA" w:rsidP="00E81FB8">
            <w:pPr>
              <w:rPr>
                <w:ins w:id="1106" w:author="Microsoft Office User" w:date="2024-01-30T15:40:00Z"/>
                <w:rFonts w:asciiTheme="majorHAnsi" w:hAnsiTheme="majorHAnsi" w:cstheme="majorHAnsi"/>
                <w:lang w:val="en-US"/>
                <w:rPrChange w:id="1107" w:author="Microsoft Office User" w:date="2024-01-30T15:41:00Z">
                  <w:rPr>
                    <w:ins w:id="1108" w:author="Microsoft Office User" w:date="2024-01-30T15:40:00Z"/>
                    <w:lang w:val="en-US"/>
                  </w:rPr>
                </w:rPrChange>
              </w:rPr>
            </w:pPr>
            <w:ins w:id="1109" w:author="Microsoft Office User" w:date="2024-01-30T15:40:00Z">
              <w:r w:rsidRPr="004455BA">
                <w:rPr>
                  <w:rFonts w:asciiTheme="majorHAnsi" w:hAnsiTheme="majorHAnsi" w:cstheme="majorHAnsi"/>
                  <w:lang w:val="en-US"/>
                  <w:rPrChange w:id="1110" w:author="Microsoft Office User" w:date="2024-01-30T15:41:00Z">
                    <w:rPr>
                      <w:lang w:val="en-US"/>
                    </w:rPr>
                  </w:rPrChange>
                </w:rPr>
                <w:t>Common : All patients/ appointment</w:t>
              </w:r>
            </w:ins>
          </w:p>
        </w:tc>
      </w:tr>
      <w:tr w:rsidR="004455BA" w:rsidRPr="004455BA" w14:paraId="1B229F34" w14:textId="77777777" w:rsidTr="00A536EB">
        <w:trPr>
          <w:ins w:id="1111" w:author="Microsoft Office User" w:date="2024-01-30T15:40:00Z"/>
        </w:trPr>
        <w:tc>
          <w:tcPr>
            <w:tcW w:w="644" w:type="dxa"/>
            <w:vAlign w:val="center"/>
            <w:tcPrChange w:id="1112" w:author="Sachin - URNAVI Tech" w:date="2024-02-07T14:26:00Z">
              <w:tcPr>
                <w:tcW w:w="673" w:type="dxa"/>
                <w:vAlign w:val="center"/>
              </w:tcPr>
            </w:tcPrChange>
          </w:tcPr>
          <w:p w14:paraId="72880195" w14:textId="77777777" w:rsidR="004455BA" w:rsidRPr="004455BA" w:rsidRDefault="004455BA" w:rsidP="00E81FB8">
            <w:pPr>
              <w:jc w:val="center"/>
              <w:rPr>
                <w:ins w:id="1113" w:author="Microsoft Office User" w:date="2024-01-30T15:40:00Z"/>
                <w:rFonts w:asciiTheme="majorHAnsi" w:hAnsiTheme="majorHAnsi" w:cstheme="majorHAnsi"/>
                <w:lang w:val="en-US"/>
                <w:rPrChange w:id="1114" w:author="Microsoft Office User" w:date="2024-01-30T15:41:00Z">
                  <w:rPr>
                    <w:ins w:id="1115" w:author="Microsoft Office User" w:date="2024-01-30T15:40:00Z"/>
                    <w:lang w:val="en-US"/>
                  </w:rPr>
                </w:rPrChange>
              </w:rPr>
            </w:pPr>
            <w:ins w:id="1116" w:author="Microsoft Office User" w:date="2024-01-30T15:40:00Z">
              <w:r w:rsidRPr="004455BA">
                <w:rPr>
                  <w:rFonts w:asciiTheme="majorHAnsi" w:hAnsiTheme="majorHAnsi" w:cstheme="majorHAnsi"/>
                  <w:lang w:val="en-US"/>
                  <w:rPrChange w:id="1117" w:author="Microsoft Office User" w:date="2024-01-30T15:41:00Z">
                    <w:rPr>
                      <w:lang w:val="en-US"/>
                    </w:rPr>
                  </w:rPrChange>
                </w:rPr>
                <w:t>2.</w:t>
              </w:r>
            </w:ins>
          </w:p>
        </w:tc>
        <w:tc>
          <w:tcPr>
            <w:tcW w:w="1372" w:type="dxa"/>
            <w:vAlign w:val="center"/>
            <w:tcPrChange w:id="1118" w:author="Sachin - URNAVI Tech" w:date="2024-02-07T14:26:00Z">
              <w:tcPr>
                <w:tcW w:w="1365" w:type="dxa"/>
                <w:vAlign w:val="center"/>
              </w:tcPr>
            </w:tcPrChange>
          </w:tcPr>
          <w:p w14:paraId="66B19562" w14:textId="77777777" w:rsidR="004455BA" w:rsidRPr="004455BA" w:rsidRDefault="004455BA" w:rsidP="00E81FB8">
            <w:pPr>
              <w:rPr>
                <w:ins w:id="1119" w:author="Microsoft Office User" w:date="2024-01-30T15:40:00Z"/>
                <w:rFonts w:asciiTheme="majorHAnsi" w:hAnsiTheme="majorHAnsi" w:cstheme="majorHAnsi"/>
                <w:lang w:val="en-US"/>
                <w:rPrChange w:id="1120" w:author="Microsoft Office User" w:date="2024-01-30T15:41:00Z">
                  <w:rPr>
                    <w:ins w:id="1121" w:author="Microsoft Office User" w:date="2024-01-30T15:40:00Z"/>
                    <w:lang w:val="en-US"/>
                  </w:rPr>
                </w:rPrChange>
              </w:rPr>
            </w:pPr>
            <w:ins w:id="1122" w:author="Microsoft Office User" w:date="2024-01-30T15:40:00Z">
              <w:r w:rsidRPr="004455BA">
                <w:rPr>
                  <w:rFonts w:asciiTheme="majorHAnsi" w:hAnsiTheme="majorHAnsi" w:cstheme="majorHAnsi"/>
                  <w:lang w:val="en-US"/>
                  <w:rPrChange w:id="1123" w:author="Microsoft Office User" w:date="2024-01-30T15:41:00Z">
                    <w:rPr>
                      <w:lang w:val="en-US"/>
                    </w:rPr>
                  </w:rPrChange>
                </w:rPr>
                <w:t>T2</w:t>
              </w:r>
            </w:ins>
          </w:p>
        </w:tc>
        <w:tc>
          <w:tcPr>
            <w:tcW w:w="1479" w:type="dxa"/>
            <w:vAlign w:val="center"/>
            <w:tcPrChange w:id="1124" w:author="Sachin - URNAVI Tech" w:date="2024-02-07T14:26:00Z">
              <w:tcPr>
                <w:tcW w:w="1501" w:type="dxa"/>
                <w:vAlign w:val="center"/>
              </w:tcPr>
            </w:tcPrChange>
          </w:tcPr>
          <w:p w14:paraId="45BCABF0" w14:textId="77777777" w:rsidR="004455BA" w:rsidRPr="004455BA" w:rsidRDefault="004455BA" w:rsidP="00E81FB8">
            <w:pPr>
              <w:rPr>
                <w:ins w:id="1125" w:author="Microsoft Office User" w:date="2024-01-30T15:40:00Z"/>
                <w:rFonts w:asciiTheme="majorHAnsi" w:hAnsiTheme="majorHAnsi" w:cstheme="majorHAnsi"/>
                <w:lang w:val="en-US"/>
                <w:rPrChange w:id="1126" w:author="Microsoft Office User" w:date="2024-01-30T15:41:00Z">
                  <w:rPr>
                    <w:ins w:id="1127" w:author="Microsoft Office User" w:date="2024-01-30T15:40:00Z"/>
                    <w:lang w:val="en-US"/>
                  </w:rPr>
                </w:rPrChange>
              </w:rPr>
            </w:pPr>
            <w:ins w:id="1128" w:author="Microsoft Office User" w:date="2024-01-30T15:40:00Z">
              <w:r w:rsidRPr="004455BA">
                <w:rPr>
                  <w:rFonts w:asciiTheme="majorHAnsi" w:hAnsiTheme="majorHAnsi" w:cstheme="majorHAnsi"/>
                  <w:lang w:val="en-US"/>
                  <w:rPrChange w:id="1129" w:author="Microsoft Office User" w:date="2024-01-30T15:41:00Z">
                    <w:rPr>
                      <w:lang w:val="en-US"/>
                    </w:rPr>
                  </w:rPrChange>
                </w:rPr>
                <w:t>Lab Report</w:t>
              </w:r>
            </w:ins>
          </w:p>
        </w:tc>
        <w:tc>
          <w:tcPr>
            <w:tcW w:w="1681" w:type="dxa"/>
            <w:vAlign w:val="center"/>
            <w:tcPrChange w:id="1130" w:author="Sachin - URNAVI Tech" w:date="2024-02-07T14:26:00Z">
              <w:tcPr>
                <w:tcW w:w="1701" w:type="dxa"/>
                <w:vAlign w:val="center"/>
              </w:tcPr>
            </w:tcPrChange>
          </w:tcPr>
          <w:p w14:paraId="721D0022" w14:textId="77777777" w:rsidR="004455BA" w:rsidRPr="004455BA" w:rsidRDefault="004455BA" w:rsidP="00E81FB8">
            <w:pPr>
              <w:rPr>
                <w:ins w:id="1131" w:author="Microsoft Office User" w:date="2024-01-30T15:40:00Z"/>
                <w:rFonts w:asciiTheme="majorHAnsi" w:hAnsiTheme="majorHAnsi" w:cstheme="majorHAnsi"/>
                <w:lang w:val="en-US"/>
                <w:rPrChange w:id="1132" w:author="Microsoft Office User" w:date="2024-01-30T15:41:00Z">
                  <w:rPr>
                    <w:ins w:id="1133" w:author="Microsoft Office User" w:date="2024-01-30T15:40:00Z"/>
                    <w:lang w:val="en-US"/>
                  </w:rPr>
                </w:rPrChange>
              </w:rPr>
            </w:pPr>
            <w:ins w:id="1134" w:author="Microsoft Office User" w:date="2024-01-30T15:40:00Z">
              <w:r w:rsidRPr="004455BA">
                <w:rPr>
                  <w:rFonts w:asciiTheme="majorHAnsi" w:hAnsiTheme="majorHAnsi" w:cstheme="majorHAnsi"/>
                  <w:lang w:val="en-US"/>
                  <w:rPrChange w:id="1135" w:author="Microsoft Office User" w:date="2024-01-30T15:41:00Z">
                    <w:rPr>
                      <w:lang w:val="en-US"/>
                    </w:rPr>
                  </w:rPrChange>
                </w:rPr>
                <w:t>CRUD(Typically 7 days)</w:t>
              </w:r>
            </w:ins>
          </w:p>
        </w:tc>
        <w:tc>
          <w:tcPr>
            <w:tcW w:w="2395" w:type="dxa"/>
            <w:vAlign w:val="center"/>
            <w:tcPrChange w:id="1136" w:author="Sachin - URNAVI Tech" w:date="2024-02-07T14:26:00Z">
              <w:tcPr>
                <w:tcW w:w="2552" w:type="dxa"/>
                <w:vAlign w:val="center"/>
              </w:tcPr>
            </w:tcPrChange>
          </w:tcPr>
          <w:p w14:paraId="5D9B1269" w14:textId="77777777" w:rsidR="004455BA" w:rsidRPr="004455BA" w:rsidRDefault="004455BA" w:rsidP="00E81FB8">
            <w:pPr>
              <w:rPr>
                <w:ins w:id="1137" w:author="Microsoft Office User" w:date="2024-01-30T15:40:00Z"/>
                <w:rFonts w:asciiTheme="majorHAnsi" w:hAnsiTheme="majorHAnsi" w:cstheme="majorHAnsi"/>
                <w:lang w:val="en-US"/>
                <w:rPrChange w:id="1138" w:author="Microsoft Office User" w:date="2024-01-30T15:41:00Z">
                  <w:rPr>
                    <w:ins w:id="1139" w:author="Microsoft Office User" w:date="2024-01-30T15:40:00Z"/>
                    <w:lang w:val="en-US"/>
                  </w:rPr>
                </w:rPrChange>
              </w:rPr>
            </w:pPr>
            <w:ins w:id="1140" w:author="Microsoft Office User" w:date="2024-01-30T15:40:00Z">
              <w:r w:rsidRPr="004455BA">
                <w:rPr>
                  <w:rFonts w:asciiTheme="majorHAnsi" w:hAnsiTheme="majorHAnsi" w:cstheme="majorHAnsi"/>
                  <w:lang w:val="en-US"/>
                  <w:rPrChange w:id="1141" w:author="Microsoft Office User" w:date="2024-01-30T15:41:00Z">
                    <w:rPr>
                      <w:lang w:val="en-US"/>
                    </w:rPr>
                  </w:rPrChange>
                </w:rPr>
                <w:t>Doctor can close appointment by either “Completed” or “Lab Report Awaited”</w:t>
              </w:r>
            </w:ins>
          </w:p>
        </w:tc>
        <w:tc>
          <w:tcPr>
            <w:tcW w:w="2058" w:type="dxa"/>
            <w:vAlign w:val="center"/>
            <w:tcPrChange w:id="1142" w:author="Sachin - URNAVI Tech" w:date="2024-02-07T14:26:00Z">
              <w:tcPr>
                <w:tcW w:w="2176" w:type="dxa"/>
                <w:vAlign w:val="center"/>
              </w:tcPr>
            </w:tcPrChange>
          </w:tcPr>
          <w:p w14:paraId="211E1BF1" w14:textId="77777777" w:rsidR="004455BA" w:rsidRPr="004455BA" w:rsidRDefault="004455BA" w:rsidP="00E81FB8">
            <w:pPr>
              <w:rPr>
                <w:ins w:id="1143" w:author="Microsoft Office User" w:date="2024-01-30T15:40:00Z"/>
                <w:rFonts w:asciiTheme="majorHAnsi" w:hAnsiTheme="majorHAnsi" w:cstheme="majorHAnsi"/>
                <w:lang w:val="en-US"/>
                <w:rPrChange w:id="1144" w:author="Microsoft Office User" w:date="2024-01-30T15:41:00Z">
                  <w:rPr>
                    <w:ins w:id="1145" w:author="Microsoft Office User" w:date="2024-01-30T15:40:00Z"/>
                    <w:lang w:val="en-US"/>
                  </w:rPr>
                </w:rPrChange>
              </w:rPr>
            </w:pPr>
            <w:ins w:id="1146" w:author="Microsoft Office User" w:date="2024-01-30T15:40:00Z">
              <w:r w:rsidRPr="004455BA">
                <w:rPr>
                  <w:rFonts w:asciiTheme="majorHAnsi" w:hAnsiTheme="majorHAnsi" w:cstheme="majorHAnsi"/>
                  <w:lang w:val="en-US"/>
                  <w:rPrChange w:id="1147" w:author="Microsoft Office User" w:date="2024-01-30T15:41:00Z">
                    <w:rPr>
                      <w:lang w:val="en-US"/>
                    </w:rPr>
                  </w:rPrChange>
                </w:rPr>
                <w:t>Common : All patients/ appointment</w:t>
              </w:r>
            </w:ins>
          </w:p>
        </w:tc>
      </w:tr>
      <w:tr w:rsidR="004455BA" w:rsidRPr="004455BA" w14:paraId="31708840" w14:textId="77777777" w:rsidTr="00A536EB">
        <w:trPr>
          <w:ins w:id="1148" w:author="Microsoft Office User" w:date="2024-01-30T15:40:00Z"/>
        </w:trPr>
        <w:tc>
          <w:tcPr>
            <w:tcW w:w="644" w:type="dxa"/>
            <w:vAlign w:val="center"/>
            <w:tcPrChange w:id="1149" w:author="Sachin - URNAVI Tech" w:date="2024-02-07T14:26:00Z">
              <w:tcPr>
                <w:tcW w:w="673" w:type="dxa"/>
                <w:vAlign w:val="center"/>
              </w:tcPr>
            </w:tcPrChange>
          </w:tcPr>
          <w:p w14:paraId="1A425FA4" w14:textId="77777777" w:rsidR="004455BA" w:rsidRPr="004455BA" w:rsidRDefault="004455BA" w:rsidP="00E81FB8">
            <w:pPr>
              <w:jc w:val="center"/>
              <w:rPr>
                <w:ins w:id="1150" w:author="Microsoft Office User" w:date="2024-01-30T15:40:00Z"/>
                <w:rFonts w:asciiTheme="majorHAnsi" w:hAnsiTheme="majorHAnsi" w:cstheme="majorHAnsi"/>
                <w:lang w:val="en-US"/>
                <w:rPrChange w:id="1151" w:author="Microsoft Office User" w:date="2024-01-30T15:41:00Z">
                  <w:rPr>
                    <w:ins w:id="1152" w:author="Microsoft Office User" w:date="2024-01-30T15:40:00Z"/>
                    <w:lang w:val="en-US"/>
                  </w:rPr>
                </w:rPrChange>
              </w:rPr>
            </w:pPr>
            <w:ins w:id="1153" w:author="Microsoft Office User" w:date="2024-01-30T15:40:00Z">
              <w:r w:rsidRPr="004455BA">
                <w:rPr>
                  <w:rFonts w:asciiTheme="majorHAnsi" w:hAnsiTheme="majorHAnsi" w:cstheme="majorHAnsi"/>
                  <w:lang w:val="en-US"/>
                  <w:rPrChange w:id="1154" w:author="Microsoft Office User" w:date="2024-01-30T15:41:00Z">
                    <w:rPr>
                      <w:lang w:val="en-US"/>
                    </w:rPr>
                  </w:rPrChange>
                </w:rPr>
                <w:lastRenderedPageBreak/>
                <w:t>3.</w:t>
              </w:r>
            </w:ins>
          </w:p>
        </w:tc>
        <w:tc>
          <w:tcPr>
            <w:tcW w:w="1372" w:type="dxa"/>
            <w:vAlign w:val="center"/>
            <w:tcPrChange w:id="1155" w:author="Sachin - URNAVI Tech" w:date="2024-02-07T14:26:00Z">
              <w:tcPr>
                <w:tcW w:w="1365" w:type="dxa"/>
                <w:vAlign w:val="center"/>
              </w:tcPr>
            </w:tcPrChange>
          </w:tcPr>
          <w:p w14:paraId="7F5BD092" w14:textId="77777777" w:rsidR="004455BA" w:rsidRPr="004455BA" w:rsidRDefault="004455BA" w:rsidP="00E81FB8">
            <w:pPr>
              <w:rPr>
                <w:ins w:id="1156" w:author="Microsoft Office User" w:date="2024-01-30T15:40:00Z"/>
                <w:rFonts w:asciiTheme="majorHAnsi" w:hAnsiTheme="majorHAnsi" w:cstheme="majorHAnsi"/>
                <w:lang w:val="en-US"/>
                <w:rPrChange w:id="1157" w:author="Microsoft Office User" w:date="2024-01-30T15:41:00Z">
                  <w:rPr>
                    <w:ins w:id="1158" w:author="Microsoft Office User" w:date="2024-01-30T15:40:00Z"/>
                    <w:lang w:val="en-US"/>
                  </w:rPr>
                </w:rPrChange>
              </w:rPr>
            </w:pPr>
            <w:ins w:id="1159" w:author="Microsoft Office User" w:date="2024-01-30T15:40:00Z">
              <w:r w:rsidRPr="004455BA">
                <w:rPr>
                  <w:rFonts w:asciiTheme="majorHAnsi" w:hAnsiTheme="majorHAnsi" w:cstheme="majorHAnsi"/>
                  <w:lang w:val="en-US"/>
                  <w:rPrChange w:id="1160" w:author="Microsoft Office User" w:date="2024-01-30T15:41:00Z">
                    <w:rPr>
                      <w:lang w:val="en-US"/>
                    </w:rPr>
                  </w:rPrChange>
                </w:rPr>
                <w:t>T3</w:t>
              </w:r>
            </w:ins>
          </w:p>
        </w:tc>
        <w:tc>
          <w:tcPr>
            <w:tcW w:w="1479" w:type="dxa"/>
            <w:vAlign w:val="center"/>
            <w:tcPrChange w:id="1161" w:author="Sachin - URNAVI Tech" w:date="2024-02-07T14:26:00Z">
              <w:tcPr>
                <w:tcW w:w="1501" w:type="dxa"/>
                <w:vAlign w:val="center"/>
              </w:tcPr>
            </w:tcPrChange>
          </w:tcPr>
          <w:p w14:paraId="005D6183" w14:textId="77777777" w:rsidR="004455BA" w:rsidRPr="004455BA" w:rsidRDefault="004455BA" w:rsidP="00E81FB8">
            <w:pPr>
              <w:rPr>
                <w:ins w:id="1162" w:author="Microsoft Office User" w:date="2024-01-30T15:40:00Z"/>
                <w:rFonts w:asciiTheme="majorHAnsi" w:hAnsiTheme="majorHAnsi" w:cstheme="majorHAnsi"/>
                <w:lang w:val="en-US"/>
                <w:rPrChange w:id="1163" w:author="Microsoft Office User" w:date="2024-01-30T15:41:00Z">
                  <w:rPr>
                    <w:ins w:id="1164" w:author="Microsoft Office User" w:date="2024-01-30T15:40:00Z"/>
                    <w:lang w:val="en-US"/>
                  </w:rPr>
                </w:rPrChange>
              </w:rPr>
            </w:pPr>
            <w:ins w:id="1165" w:author="Microsoft Office User" w:date="2024-01-30T15:40:00Z">
              <w:r w:rsidRPr="004455BA">
                <w:rPr>
                  <w:rFonts w:asciiTheme="majorHAnsi" w:hAnsiTheme="majorHAnsi" w:cstheme="majorHAnsi"/>
                  <w:lang w:val="en-US"/>
                  <w:rPrChange w:id="1166" w:author="Microsoft Office User" w:date="2024-01-30T15:41:00Z">
                    <w:rPr>
                      <w:lang w:val="en-US"/>
                    </w:rPr>
                  </w:rPrChange>
                </w:rPr>
                <w:t>Cart Validity</w:t>
              </w:r>
            </w:ins>
          </w:p>
        </w:tc>
        <w:tc>
          <w:tcPr>
            <w:tcW w:w="1681" w:type="dxa"/>
            <w:vAlign w:val="center"/>
            <w:tcPrChange w:id="1167" w:author="Sachin - URNAVI Tech" w:date="2024-02-07T14:26:00Z">
              <w:tcPr>
                <w:tcW w:w="1701" w:type="dxa"/>
                <w:vAlign w:val="center"/>
              </w:tcPr>
            </w:tcPrChange>
          </w:tcPr>
          <w:p w14:paraId="1972846E" w14:textId="77777777" w:rsidR="004455BA" w:rsidRPr="004455BA" w:rsidRDefault="004455BA" w:rsidP="00E81FB8">
            <w:pPr>
              <w:rPr>
                <w:ins w:id="1168" w:author="Microsoft Office User" w:date="2024-01-30T15:40:00Z"/>
                <w:rFonts w:asciiTheme="majorHAnsi" w:hAnsiTheme="majorHAnsi" w:cstheme="majorHAnsi"/>
                <w:lang w:val="en-US"/>
                <w:rPrChange w:id="1169" w:author="Microsoft Office User" w:date="2024-01-30T15:41:00Z">
                  <w:rPr>
                    <w:ins w:id="1170" w:author="Microsoft Office User" w:date="2024-01-30T15:40:00Z"/>
                    <w:lang w:val="en-US"/>
                  </w:rPr>
                </w:rPrChange>
              </w:rPr>
            </w:pPr>
            <w:ins w:id="1171" w:author="Microsoft Office User" w:date="2024-01-30T15:40:00Z">
              <w:r w:rsidRPr="004455BA">
                <w:rPr>
                  <w:rFonts w:asciiTheme="majorHAnsi" w:hAnsiTheme="majorHAnsi" w:cstheme="majorHAnsi"/>
                  <w:lang w:val="en-US"/>
                  <w:rPrChange w:id="1172" w:author="Microsoft Office User" w:date="2024-01-30T15:41:00Z">
                    <w:rPr>
                      <w:lang w:val="en-US"/>
                    </w:rPr>
                  </w:rPrChange>
                </w:rPr>
                <w:t>CRUD(Typically 15 days)</w:t>
              </w:r>
            </w:ins>
          </w:p>
        </w:tc>
        <w:tc>
          <w:tcPr>
            <w:tcW w:w="2395" w:type="dxa"/>
            <w:vAlign w:val="center"/>
            <w:tcPrChange w:id="1173" w:author="Sachin - URNAVI Tech" w:date="2024-02-07T14:26:00Z">
              <w:tcPr>
                <w:tcW w:w="2552" w:type="dxa"/>
                <w:vAlign w:val="center"/>
              </w:tcPr>
            </w:tcPrChange>
          </w:tcPr>
          <w:p w14:paraId="594F3F63" w14:textId="77777777" w:rsidR="004455BA" w:rsidRPr="004455BA" w:rsidRDefault="004455BA" w:rsidP="00E81FB8">
            <w:pPr>
              <w:rPr>
                <w:ins w:id="1174" w:author="Microsoft Office User" w:date="2024-01-30T15:40:00Z"/>
                <w:rFonts w:asciiTheme="majorHAnsi" w:hAnsiTheme="majorHAnsi" w:cstheme="majorHAnsi"/>
                <w:lang w:val="en-US"/>
                <w:rPrChange w:id="1175" w:author="Microsoft Office User" w:date="2024-01-30T15:41:00Z">
                  <w:rPr>
                    <w:ins w:id="1176" w:author="Microsoft Office User" w:date="2024-01-30T15:40:00Z"/>
                    <w:lang w:val="en-US"/>
                  </w:rPr>
                </w:rPrChange>
              </w:rPr>
            </w:pPr>
            <w:ins w:id="1177" w:author="Microsoft Office User" w:date="2024-01-30T15:40:00Z">
              <w:r w:rsidRPr="004455BA">
                <w:rPr>
                  <w:rFonts w:asciiTheme="majorHAnsi" w:hAnsiTheme="majorHAnsi" w:cstheme="majorHAnsi"/>
                  <w:lang w:val="en-US"/>
                  <w:rPrChange w:id="1178" w:author="Microsoft Office User" w:date="2024-01-30T15:41:00Z">
                    <w:rPr>
                      <w:lang w:val="en-US"/>
                    </w:rPr>
                  </w:rPrChange>
                </w:rPr>
                <w:t>After adding cart, it will be there for 15 days. If patient didn’t checkout, it will be removed</w:t>
              </w:r>
            </w:ins>
          </w:p>
        </w:tc>
        <w:tc>
          <w:tcPr>
            <w:tcW w:w="2058" w:type="dxa"/>
            <w:vAlign w:val="center"/>
            <w:tcPrChange w:id="1179" w:author="Sachin - URNAVI Tech" w:date="2024-02-07T14:26:00Z">
              <w:tcPr>
                <w:tcW w:w="2176" w:type="dxa"/>
                <w:vAlign w:val="center"/>
              </w:tcPr>
            </w:tcPrChange>
          </w:tcPr>
          <w:p w14:paraId="503F8F7D" w14:textId="77777777" w:rsidR="004455BA" w:rsidRPr="004455BA" w:rsidRDefault="004455BA" w:rsidP="00E81FB8">
            <w:pPr>
              <w:rPr>
                <w:ins w:id="1180" w:author="Microsoft Office User" w:date="2024-01-30T15:40:00Z"/>
                <w:rFonts w:asciiTheme="majorHAnsi" w:hAnsiTheme="majorHAnsi" w:cstheme="majorHAnsi"/>
                <w:lang w:val="en-US"/>
                <w:rPrChange w:id="1181" w:author="Microsoft Office User" w:date="2024-01-30T15:41:00Z">
                  <w:rPr>
                    <w:ins w:id="1182" w:author="Microsoft Office User" w:date="2024-01-30T15:40:00Z"/>
                    <w:lang w:val="en-US"/>
                  </w:rPr>
                </w:rPrChange>
              </w:rPr>
            </w:pPr>
            <w:ins w:id="1183" w:author="Microsoft Office User" w:date="2024-01-30T15:40:00Z">
              <w:r w:rsidRPr="004455BA">
                <w:rPr>
                  <w:rFonts w:asciiTheme="majorHAnsi" w:hAnsiTheme="majorHAnsi" w:cstheme="majorHAnsi"/>
                  <w:lang w:val="en-US"/>
                  <w:rPrChange w:id="1184" w:author="Microsoft Office User" w:date="2024-01-30T15:41:00Z">
                    <w:rPr>
                      <w:lang w:val="en-US"/>
                    </w:rPr>
                  </w:rPrChange>
                </w:rPr>
                <w:t>Common : All patients/ appointment</w:t>
              </w:r>
            </w:ins>
          </w:p>
        </w:tc>
      </w:tr>
      <w:tr w:rsidR="004455BA" w:rsidRPr="004455BA" w14:paraId="023CDA67" w14:textId="77777777" w:rsidTr="00A536EB">
        <w:trPr>
          <w:ins w:id="1185" w:author="Microsoft Office User" w:date="2024-01-30T15:40:00Z"/>
        </w:trPr>
        <w:tc>
          <w:tcPr>
            <w:tcW w:w="644" w:type="dxa"/>
            <w:vAlign w:val="center"/>
            <w:tcPrChange w:id="1186" w:author="Sachin - URNAVI Tech" w:date="2024-02-07T14:26:00Z">
              <w:tcPr>
                <w:tcW w:w="673" w:type="dxa"/>
                <w:vAlign w:val="center"/>
              </w:tcPr>
            </w:tcPrChange>
          </w:tcPr>
          <w:p w14:paraId="4527D0EC" w14:textId="77777777" w:rsidR="004455BA" w:rsidRPr="004455BA" w:rsidRDefault="004455BA" w:rsidP="00E81FB8">
            <w:pPr>
              <w:jc w:val="center"/>
              <w:rPr>
                <w:ins w:id="1187" w:author="Microsoft Office User" w:date="2024-01-30T15:40:00Z"/>
                <w:rFonts w:asciiTheme="majorHAnsi" w:hAnsiTheme="majorHAnsi" w:cstheme="majorHAnsi"/>
                <w:lang w:val="en-US"/>
                <w:rPrChange w:id="1188" w:author="Microsoft Office User" w:date="2024-01-30T15:41:00Z">
                  <w:rPr>
                    <w:ins w:id="1189" w:author="Microsoft Office User" w:date="2024-01-30T15:40:00Z"/>
                    <w:lang w:val="en-US"/>
                  </w:rPr>
                </w:rPrChange>
              </w:rPr>
            </w:pPr>
            <w:ins w:id="1190" w:author="Microsoft Office User" w:date="2024-01-30T15:40:00Z">
              <w:r w:rsidRPr="004455BA">
                <w:rPr>
                  <w:rFonts w:asciiTheme="majorHAnsi" w:hAnsiTheme="majorHAnsi" w:cstheme="majorHAnsi"/>
                  <w:lang w:val="en-US"/>
                  <w:rPrChange w:id="1191" w:author="Microsoft Office User" w:date="2024-01-30T15:41:00Z">
                    <w:rPr>
                      <w:lang w:val="en-US"/>
                    </w:rPr>
                  </w:rPrChange>
                </w:rPr>
                <w:t>4.</w:t>
              </w:r>
            </w:ins>
          </w:p>
        </w:tc>
        <w:tc>
          <w:tcPr>
            <w:tcW w:w="1372" w:type="dxa"/>
            <w:vAlign w:val="center"/>
            <w:tcPrChange w:id="1192" w:author="Sachin - URNAVI Tech" w:date="2024-02-07T14:26:00Z">
              <w:tcPr>
                <w:tcW w:w="1365" w:type="dxa"/>
                <w:vAlign w:val="center"/>
              </w:tcPr>
            </w:tcPrChange>
          </w:tcPr>
          <w:p w14:paraId="2386C720" w14:textId="77777777" w:rsidR="004455BA" w:rsidRPr="004455BA" w:rsidRDefault="004455BA" w:rsidP="00E81FB8">
            <w:pPr>
              <w:rPr>
                <w:ins w:id="1193" w:author="Microsoft Office User" w:date="2024-01-30T15:40:00Z"/>
                <w:rFonts w:asciiTheme="majorHAnsi" w:hAnsiTheme="majorHAnsi" w:cstheme="majorHAnsi"/>
                <w:lang w:val="en-US"/>
                <w:rPrChange w:id="1194" w:author="Microsoft Office User" w:date="2024-01-30T15:41:00Z">
                  <w:rPr>
                    <w:ins w:id="1195" w:author="Microsoft Office User" w:date="2024-01-30T15:40:00Z"/>
                    <w:lang w:val="en-US"/>
                  </w:rPr>
                </w:rPrChange>
              </w:rPr>
            </w:pPr>
            <w:ins w:id="1196" w:author="Microsoft Office User" w:date="2024-01-30T15:40:00Z">
              <w:r w:rsidRPr="004455BA">
                <w:rPr>
                  <w:rFonts w:asciiTheme="majorHAnsi" w:hAnsiTheme="majorHAnsi" w:cstheme="majorHAnsi"/>
                  <w:lang w:val="en-US"/>
                  <w:rPrChange w:id="1197" w:author="Microsoft Office User" w:date="2024-01-30T15:41:00Z">
                    <w:rPr>
                      <w:lang w:val="en-US"/>
                    </w:rPr>
                  </w:rPrChange>
                </w:rPr>
                <w:t>T4</w:t>
              </w:r>
            </w:ins>
          </w:p>
        </w:tc>
        <w:tc>
          <w:tcPr>
            <w:tcW w:w="1479" w:type="dxa"/>
            <w:vAlign w:val="center"/>
            <w:tcPrChange w:id="1198" w:author="Sachin - URNAVI Tech" w:date="2024-02-07T14:26:00Z">
              <w:tcPr>
                <w:tcW w:w="1501" w:type="dxa"/>
                <w:vAlign w:val="center"/>
              </w:tcPr>
            </w:tcPrChange>
          </w:tcPr>
          <w:p w14:paraId="0491E4DB" w14:textId="77777777" w:rsidR="004455BA" w:rsidRPr="004455BA" w:rsidRDefault="004455BA" w:rsidP="00E81FB8">
            <w:pPr>
              <w:rPr>
                <w:ins w:id="1199" w:author="Microsoft Office User" w:date="2024-01-30T15:40:00Z"/>
                <w:rFonts w:asciiTheme="majorHAnsi" w:hAnsiTheme="majorHAnsi" w:cstheme="majorHAnsi"/>
                <w:lang w:val="en-US"/>
                <w:rPrChange w:id="1200" w:author="Microsoft Office User" w:date="2024-01-30T15:41:00Z">
                  <w:rPr>
                    <w:ins w:id="1201" w:author="Microsoft Office User" w:date="2024-01-30T15:40:00Z"/>
                    <w:lang w:val="en-US"/>
                  </w:rPr>
                </w:rPrChange>
              </w:rPr>
            </w:pPr>
            <w:ins w:id="1202" w:author="Microsoft Office User" w:date="2024-01-30T15:40:00Z">
              <w:r w:rsidRPr="004455BA">
                <w:rPr>
                  <w:rFonts w:asciiTheme="majorHAnsi" w:hAnsiTheme="majorHAnsi" w:cstheme="majorHAnsi"/>
                  <w:lang w:val="en-US"/>
                  <w:rPrChange w:id="1203" w:author="Microsoft Office User" w:date="2024-01-30T15:41:00Z">
                    <w:rPr>
                      <w:lang w:val="en-US"/>
                    </w:rPr>
                  </w:rPrChange>
                </w:rPr>
                <w:t>Inactive Patient</w:t>
              </w:r>
            </w:ins>
          </w:p>
        </w:tc>
        <w:tc>
          <w:tcPr>
            <w:tcW w:w="1681" w:type="dxa"/>
            <w:vAlign w:val="center"/>
            <w:tcPrChange w:id="1204" w:author="Sachin - URNAVI Tech" w:date="2024-02-07T14:26:00Z">
              <w:tcPr>
                <w:tcW w:w="1701" w:type="dxa"/>
                <w:vAlign w:val="center"/>
              </w:tcPr>
            </w:tcPrChange>
          </w:tcPr>
          <w:p w14:paraId="6C054AF2" w14:textId="77777777" w:rsidR="004455BA" w:rsidRPr="004455BA" w:rsidRDefault="004455BA" w:rsidP="00E81FB8">
            <w:pPr>
              <w:rPr>
                <w:ins w:id="1205" w:author="Microsoft Office User" w:date="2024-01-30T15:40:00Z"/>
                <w:rFonts w:asciiTheme="majorHAnsi" w:hAnsiTheme="majorHAnsi" w:cstheme="majorHAnsi"/>
                <w:lang w:val="en-US"/>
                <w:rPrChange w:id="1206" w:author="Microsoft Office User" w:date="2024-01-30T15:41:00Z">
                  <w:rPr>
                    <w:ins w:id="1207" w:author="Microsoft Office User" w:date="2024-01-30T15:40:00Z"/>
                    <w:lang w:val="en-US"/>
                  </w:rPr>
                </w:rPrChange>
              </w:rPr>
            </w:pPr>
            <w:ins w:id="1208" w:author="Microsoft Office User" w:date="2024-01-30T15:40:00Z">
              <w:r w:rsidRPr="004455BA">
                <w:rPr>
                  <w:rFonts w:asciiTheme="majorHAnsi" w:hAnsiTheme="majorHAnsi" w:cstheme="majorHAnsi"/>
                  <w:lang w:val="en-US"/>
                  <w:rPrChange w:id="1209" w:author="Microsoft Office User" w:date="2024-01-30T15:41:00Z">
                    <w:rPr>
                      <w:lang w:val="en-US"/>
                    </w:rPr>
                  </w:rPrChange>
                </w:rPr>
                <w:t>CRUD(Typically 90 days)</w:t>
              </w:r>
            </w:ins>
          </w:p>
        </w:tc>
        <w:tc>
          <w:tcPr>
            <w:tcW w:w="2395" w:type="dxa"/>
            <w:vAlign w:val="center"/>
            <w:tcPrChange w:id="1210" w:author="Sachin - URNAVI Tech" w:date="2024-02-07T14:26:00Z">
              <w:tcPr>
                <w:tcW w:w="2552" w:type="dxa"/>
                <w:vAlign w:val="center"/>
              </w:tcPr>
            </w:tcPrChange>
          </w:tcPr>
          <w:p w14:paraId="22191842" w14:textId="77777777" w:rsidR="004455BA" w:rsidRPr="004455BA" w:rsidRDefault="004455BA" w:rsidP="00E81FB8">
            <w:pPr>
              <w:rPr>
                <w:ins w:id="1211" w:author="Microsoft Office User" w:date="2024-01-30T15:40:00Z"/>
                <w:rFonts w:asciiTheme="majorHAnsi" w:hAnsiTheme="majorHAnsi" w:cstheme="majorHAnsi"/>
                <w:lang w:val="en-US"/>
                <w:rPrChange w:id="1212" w:author="Microsoft Office User" w:date="2024-01-30T15:41:00Z">
                  <w:rPr>
                    <w:ins w:id="1213" w:author="Microsoft Office User" w:date="2024-01-30T15:40:00Z"/>
                    <w:lang w:val="en-US"/>
                  </w:rPr>
                </w:rPrChange>
              </w:rPr>
            </w:pPr>
            <w:ins w:id="1214" w:author="Microsoft Office User" w:date="2024-01-30T15:40:00Z">
              <w:r w:rsidRPr="004455BA">
                <w:rPr>
                  <w:rFonts w:asciiTheme="majorHAnsi" w:hAnsiTheme="majorHAnsi" w:cstheme="majorHAnsi"/>
                  <w:lang w:val="en-US"/>
                  <w:rPrChange w:id="1215" w:author="Microsoft Office User" w:date="2024-01-30T15:41:00Z">
                    <w:rPr>
                      <w:lang w:val="en-US"/>
                    </w:rPr>
                  </w:rPrChange>
                </w:rPr>
                <w:t>Convert patient on medicament to “New Appointment” automatically</w:t>
              </w:r>
            </w:ins>
          </w:p>
        </w:tc>
        <w:tc>
          <w:tcPr>
            <w:tcW w:w="2058" w:type="dxa"/>
            <w:vAlign w:val="center"/>
            <w:tcPrChange w:id="1216" w:author="Sachin - URNAVI Tech" w:date="2024-02-07T14:26:00Z">
              <w:tcPr>
                <w:tcW w:w="2176" w:type="dxa"/>
                <w:vAlign w:val="center"/>
              </w:tcPr>
            </w:tcPrChange>
          </w:tcPr>
          <w:p w14:paraId="37C456A5" w14:textId="77777777" w:rsidR="004455BA" w:rsidRPr="004455BA" w:rsidRDefault="004455BA" w:rsidP="00E81FB8">
            <w:pPr>
              <w:rPr>
                <w:ins w:id="1217" w:author="Microsoft Office User" w:date="2024-01-30T15:40:00Z"/>
                <w:rFonts w:asciiTheme="majorHAnsi" w:hAnsiTheme="majorHAnsi" w:cstheme="majorHAnsi"/>
                <w:lang w:val="en-US"/>
                <w:rPrChange w:id="1218" w:author="Microsoft Office User" w:date="2024-01-30T15:41:00Z">
                  <w:rPr>
                    <w:ins w:id="1219" w:author="Microsoft Office User" w:date="2024-01-30T15:40:00Z"/>
                    <w:lang w:val="en-US"/>
                  </w:rPr>
                </w:rPrChange>
              </w:rPr>
            </w:pPr>
            <w:ins w:id="1220" w:author="Microsoft Office User" w:date="2024-01-30T15:40:00Z">
              <w:r w:rsidRPr="004455BA">
                <w:rPr>
                  <w:rFonts w:asciiTheme="majorHAnsi" w:hAnsiTheme="majorHAnsi" w:cstheme="majorHAnsi"/>
                  <w:lang w:val="en-US"/>
                  <w:rPrChange w:id="1221" w:author="Microsoft Office User" w:date="2024-01-30T15:41:00Z">
                    <w:rPr>
                      <w:lang w:val="en-US"/>
                    </w:rPr>
                  </w:rPrChange>
                </w:rPr>
                <w:t>Common : All patients/ appointment</w:t>
              </w:r>
            </w:ins>
          </w:p>
        </w:tc>
      </w:tr>
      <w:tr w:rsidR="004455BA" w:rsidRPr="004455BA" w14:paraId="6E8436D2" w14:textId="77777777" w:rsidTr="00A536EB">
        <w:trPr>
          <w:ins w:id="1222" w:author="Microsoft Office User" w:date="2024-01-30T15:40:00Z"/>
        </w:trPr>
        <w:tc>
          <w:tcPr>
            <w:tcW w:w="644" w:type="dxa"/>
            <w:vAlign w:val="center"/>
            <w:tcPrChange w:id="1223" w:author="Sachin - URNAVI Tech" w:date="2024-02-07T14:26:00Z">
              <w:tcPr>
                <w:tcW w:w="673" w:type="dxa"/>
                <w:vAlign w:val="center"/>
              </w:tcPr>
            </w:tcPrChange>
          </w:tcPr>
          <w:p w14:paraId="73934874" w14:textId="77777777" w:rsidR="004455BA" w:rsidRPr="004455BA" w:rsidRDefault="004455BA" w:rsidP="00E81FB8">
            <w:pPr>
              <w:jc w:val="center"/>
              <w:rPr>
                <w:ins w:id="1224" w:author="Microsoft Office User" w:date="2024-01-30T15:40:00Z"/>
                <w:rFonts w:asciiTheme="majorHAnsi" w:hAnsiTheme="majorHAnsi" w:cstheme="majorHAnsi"/>
                <w:lang w:val="en-US"/>
                <w:rPrChange w:id="1225" w:author="Microsoft Office User" w:date="2024-01-30T15:41:00Z">
                  <w:rPr>
                    <w:ins w:id="1226" w:author="Microsoft Office User" w:date="2024-01-30T15:40:00Z"/>
                    <w:lang w:val="en-US"/>
                  </w:rPr>
                </w:rPrChange>
              </w:rPr>
            </w:pPr>
            <w:ins w:id="1227" w:author="Microsoft Office User" w:date="2024-01-30T15:40:00Z">
              <w:r w:rsidRPr="004455BA">
                <w:rPr>
                  <w:rFonts w:asciiTheme="majorHAnsi" w:hAnsiTheme="majorHAnsi" w:cstheme="majorHAnsi"/>
                  <w:lang w:val="en-US"/>
                  <w:rPrChange w:id="1228" w:author="Microsoft Office User" w:date="2024-01-30T15:41:00Z">
                    <w:rPr>
                      <w:lang w:val="en-US"/>
                    </w:rPr>
                  </w:rPrChange>
                </w:rPr>
                <w:t>5.</w:t>
              </w:r>
            </w:ins>
          </w:p>
        </w:tc>
        <w:tc>
          <w:tcPr>
            <w:tcW w:w="1372" w:type="dxa"/>
            <w:vAlign w:val="center"/>
            <w:tcPrChange w:id="1229" w:author="Sachin - URNAVI Tech" w:date="2024-02-07T14:26:00Z">
              <w:tcPr>
                <w:tcW w:w="1365" w:type="dxa"/>
                <w:vAlign w:val="center"/>
              </w:tcPr>
            </w:tcPrChange>
          </w:tcPr>
          <w:p w14:paraId="744F7C55" w14:textId="77777777" w:rsidR="004455BA" w:rsidRPr="004455BA" w:rsidRDefault="004455BA" w:rsidP="00E81FB8">
            <w:pPr>
              <w:rPr>
                <w:ins w:id="1230" w:author="Microsoft Office User" w:date="2024-01-30T15:40:00Z"/>
                <w:rFonts w:asciiTheme="majorHAnsi" w:hAnsiTheme="majorHAnsi" w:cstheme="majorHAnsi"/>
                <w:lang w:val="en-US"/>
                <w:rPrChange w:id="1231" w:author="Microsoft Office User" w:date="2024-01-30T15:41:00Z">
                  <w:rPr>
                    <w:ins w:id="1232" w:author="Microsoft Office User" w:date="2024-01-30T15:40:00Z"/>
                    <w:lang w:val="en-US"/>
                  </w:rPr>
                </w:rPrChange>
              </w:rPr>
            </w:pPr>
            <w:ins w:id="1233" w:author="Microsoft Office User" w:date="2024-01-30T15:40:00Z">
              <w:r w:rsidRPr="004455BA">
                <w:rPr>
                  <w:rFonts w:asciiTheme="majorHAnsi" w:hAnsiTheme="majorHAnsi" w:cstheme="majorHAnsi"/>
                  <w:lang w:val="en-US"/>
                  <w:rPrChange w:id="1234" w:author="Microsoft Office User" w:date="2024-01-30T15:41:00Z">
                    <w:rPr>
                      <w:lang w:val="en-US"/>
                    </w:rPr>
                  </w:rPrChange>
                </w:rPr>
                <w:t>T5</w:t>
              </w:r>
            </w:ins>
          </w:p>
        </w:tc>
        <w:tc>
          <w:tcPr>
            <w:tcW w:w="1479" w:type="dxa"/>
            <w:vAlign w:val="center"/>
            <w:tcPrChange w:id="1235" w:author="Sachin - URNAVI Tech" w:date="2024-02-07T14:26:00Z">
              <w:tcPr>
                <w:tcW w:w="1501" w:type="dxa"/>
                <w:vAlign w:val="center"/>
              </w:tcPr>
            </w:tcPrChange>
          </w:tcPr>
          <w:p w14:paraId="2861B2E7" w14:textId="77777777" w:rsidR="004455BA" w:rsidRPr="004455BA" w:rsidRDefault="004455BA" w:rsidP="00E81FB8">
            <w:pPr>
              <w:rPr>
                <w:ins w:id="1236" w:author="Microsoft Office User" w:date="2024-01-30T15:40:00Z"/>
                <w:rFonts w:asciiTheme="majorHAnsi" w:hAnsiTheme="majorHAnsi" w:cstheme="majorHAnsi"/>
                <w:lang w:val="en-US"/>
                <w:rPrChange w:id="1237" w:author="Microsoft Office User" w:date="2024-01-30T15:41:00Z">
                  <w:rPr>
                    <w:ins w:id="1238" w:author="Microsoft Office User" w:date="2024-01-30T15:40:00Z"/>
                    <w:lang w:val="en-US"/>
                  </w:rPr>
                </w:rPrChange>
              </w:rPr>
            </w:pPr>
            <w:ins w:id="1239" w:author="Microsoft Office User" w:date="2024-01-30T15:40:00Z">
              <w:r w:rsidRPr="004455BA">
                <w:rPr>
                  <w:rFonts w:asciiTheme="majorHAnsi" w:hAnsiTheme="majorHAnsi" w:cstheme="majorHAnsi"/>
                  <w:lang w:val="en-US"/>
                  <w:rPrChange w:id="1240" w:author="Microsoft Office User" w:date="2024-01-30T15:41:00Z">
                    <w:rPr>
                      <w:lang w:val="en-US"/>
                    </w:rPr>
                  </w:rPrChange>
                </w:rPr>
                <w:t>Follow Up Open</w:t>
              </w:r>
            </w:ins>
          </w:p>
        </w:tc>
        <w:tc>
          <w:tcPr>
            <w:tcW w:w="1681" w:type="dxa"/>
            <w:vAlign w:val="center"/>
            <w:tcPrChange w:id="1241" w:author="Sachin - URNAVI Tech" w:date="2024-02-07T14:26:00Z">
              <w:tcPr>
                <w:tcW w:w="1701" w:type="dxa"/>
                <w:vAlign w:val="center"/>
              </w:tcPr>
            </w:tcPrChange>
          </w:tcPr>
          <w:p w14:paraId="471922A8" w14:textId="77777777" w:rsidR="004455BA" w:rsidRPr="004455BA" w:rsidRDefault="004455BA" w:rsidP="00E81FB8">
            <w:pPr>
              <w:rPr>
                <w:ins w:id="1242" w:author="Microsoft Office User" w:date="2024-01-30T15:40:00Z"/>
                <w:rFonts w:asciiTheme="majorHAnsi" w:hAnsiTheme="majorHAnsi" w:cstheme="majorHAnsi"/>
                <w:lang w:val="en-US"/>
                <w:rPrChange w:id="1243" w:author="Microsoft Office User" w:date="2024-01-30T15:41:00Z">
                  <w:rPr>
                    <w:ins w:id="1244" w:author="Microsoft Office User" w:date="2024-01-30T15:40:00Z"/>
                    <w:lang w:val="en-US"/>
                  </w:rPr>
                </w:rPrChange>
              </w:rPr>
            </w:pPr>
            <w:ins w:id="1245" w:author="Microsoft Office User" w:date="2024-01-30T15:40:00Z">
              <w:r w:rsidRPr="004455BA">
                <w:rPr>
                  <w:rFonts w:asciiTheme="majorHAnsi" w:hAnsiTheme="majorHAnsi" w:cstheme="majorHAnsi"/>
                  <w:lang w:val="en-US"/>
                  <w:rPrChange w:id="1246" w:author="Microsoft Office User" w:date="2024-01-30T15:41:00Z">
                    <w:rPr>
                      <w:lang w:val="en-US"/>
                    </w:rPr>
                  </w:rPrChange>
                </w:rPr>
                <w:t>CRUD(Typically 37 days)</w:t>
              </w:r>
            </w:ins>
          </w:p>
        </w:tc>
        <w:tc>
          <w:tcPr>
            <w:tcW w:w="2395" w:type="dxa"/>
            <w:vAlign w:val="center"/>
            <w:tcPrChange w:id="1247" w:author="Sachin - URNAVI Tech" w:date="2024-02-07T14:26:00Z">
              <w:tcPr>
                <w:tcW w:w="2552" w:type="dxa"/>
                <w:vAlign w:val="center"/>
              </w:tcPr>
            </w:tcPrChange>
          </w:tcPr>
          <w:p w14:paraId="2A535F99" w14:textId="77777777" w:rsidR="004455BA" w:rsidRPr="004455BA" w:rsidRDefault="004455BA" w:rsidP="00E81FB8">
            <w:pPr>
              <w:rPr>
                <w:ins w:id="1248" w:author="Microsoft Office User" w:date="2024-01-30T15:40:00Z"/>
                <w:rFonts w:asciiTheme="majorHAnsi" w:hAnsiTheme="majorHAnsi" w:cstheme="majorHAnsi"/>
                <w:lang w:val="en-US"/>
                <w:rPrChange w:id="1249" w:author="Microsoft Office User" w:date="2024-01-30T15:41:00Z">
                  <w:rPr>
                    <w:ins w:id="1250" w:author="Microsoft Office User" w:date="2024-01-30T15:40:00Z"/>
                    <w:lang w:val="en-US"/>
                  </w:rPr>
                </w:rPrChange>
              </w:rPr>
            </w:pPr>
            <w:ins w:id="1251" w:author="Microsoft Office User" w:date="2024-01-30T15:40:00Z">
              <w:r w:rsidRPr="004455BA">
                <w:rPr>
                  <w:rFonts w:asciiTheme="majorHAnsi" w:hAnsiTheme="majorHAnsi" w:cstheme="majorHAnsi"/>
                  <w:lang w:val="en-US"/>
                  <w:rPrChange w:id="1252" w:author="Microsoft Office User" w:date="2024-01-30T15:41:00Z">
                    <w:rPr>
                      <w:lang w:val="en-US"/>
                    </w:rPr>
                  </w:rPrChange>
                </w:rPr>
                <w:t>Marking next Follow-up date for patient who do not checkout cart</w:t>
              </w:r>
            </w:ins>
          </w:p>
        </w:tc>
        <w:tc>
          <w:tcPr>
            <w:tcW w:w="2058" w:type="dxa"/>
            <w:vAlign w:val="center"/>
            <w:tcPrChange w:id="1253" w:author="Sachin - URNAVI Tech" w:date="2024-02-07T14:26:00Z">
              <w:tcPr>
                <w:tcW w:w="2176" w:type="dxa"/>
                <w:vAlign w:val="center"/>
              </w:tcPr>
            </w:tcPrChange>
          </w:tcPr>
          <w:p w14:paraId="5B873EE1" w14:textId="77777777" w:rsidR="004455BA" w:rsidRPr="004455BA" w:rsidRDefault="004455BA" w:rsidP="00E81FB8">
            <w:pPr>
              <w:rPr>
                <w:ins w:id="1254" w:author="Microsoft Office User" w:date="2024-01-30T15:40:00Z"/>
                <w:rFonts w:asciiTheme="majorHAnsi" w:hAnsiTheme="majorHAnsi" w:cstheme="majorHAnsi"/>
                <w:lang w:val="en-US"/>
                <w:rPrChange w:id="1255" w:author="Microsoft Office User" w:date="2024-01-30T15:41:00Z">
                  <w:rPr>
                    <w:ins w:id="1256" w:author="Microsoft Office User" w:date="2024-01-30T15:40:00Z"/>
                    <w:lang w:val="en-US"/>
                  </w:rPr>
                </w:rPrChange>
              </w:rPr>
            </w:pPr>
            <w:ins w:id="1257" w:author="Microsoft Office User" w:date="2024-01-30T15:40:00Z">
              <w:r w:rsidRPr="004455BA">
                <w:rPr>
                  <w:rFonts w:asciiTheme="majorHAnsi" w:hAnsiTheme="majorHAnsi" w:cstheme="majorHAnsi"/>
                  <w:lang w:val="en-US"/>
                  <w:rPrChange w:id="1258" w:author="Microsoft Office User" w:date="2024-01-30T15:41:00Z">
                    <w:rPr>
                      <w:lang w:val="en-US"/>
                    </w:rPr>
                  </w:rPrChange>
                </w:rPr>
                <w:t>Common : All patients/ appointment</w:t>
              </w:r>
            </w:ins>
          </w:p>
        </w:tc>
      </w:tr>
      <w:tr w:rsidR="004455BA" w:rsidRPr="004455BA" w14:paraId="2F29DAA1" w14:textId="77777777" w:rsidTr="00A536EB">
        <w:trPr>
          <w:ins w:id="1259" w:author="Microsoft Office User" w:date="2024-01-30T15:40:00Z"/>
        </w:trPr>
        <w:tc>
          <w:tcPr>
            <w:tcW w:w="644" w:type="dxa"/>
            <w:vAlign w:val="center"/>
            <w:tcPrChange w:id="1260" w:author="Sachin - URNAVI Tech" w:date="2024-02-07T14:26:00Z">
              <w:tcPr>
                <w:tcW w:w="673" w:type="dxa"/>
                <w:vAlign w:val="center"/>
              </w:tcPr>
            </w:tcPrChange>
          </w:tcPr>
          <w:p w14:paraId="61380482" w14:textId="77777777" w:rsidR="004455BA" w:rsidRPr="004455BA" w:rsidRDefault="004455BA" w:rsidP="00E81FB8">
            <w:pPr>
              <w:jc w:val="center"/>
              <w:rPr>
                <w:ins w:id="1261" w:author="Microsoft Office User" w:date="2024-01-30T15:40:00Z"/>
                <w:rFonts w:asciiTheme="majorHAnsi" w:hAnsiTheme="majorHAnsi" w:cstheme="majorHAnsi"/>
                <w:lang w:val="en-US"/>
                <w:rPrChange w:id="1262" w:author="Microsoft Office User" w:date="2024-01-30T15:41:00Z">
                  <w:rPr>
                    <w:ins w:id="1263" w:author="Microsoft Office User" w:date="2024-01-30T15:40:00Z"/>
                    <w:lang w:val="en-US"/>
                  </w:rPr>
                </w:rPrChange>
              </w:rPr>
            </w:pPr>
            <w:ins w:id="1264" w:author="Microsoft Office User" w:date="2024-01-30T15:40:00Z">
              <w:r w:rsidRPr="004455BA">
                <w:rPr>
                  <w:rFonts w:asciiTheme="majorHAnsi" w:hAnsiTheme="majorHAnsi" w:cstheme="majorHAnsi"/>
                  <w:lang w:val="en-US"/>
                  <w:rPrChange w:id="1265" w:author="Microsoft Office User" w:date="2024-01-30T15:41:00Z">
                    <w:rPr>
                      <w:lang w:val="en-US"/>
                    </w:rPr>
                  </w:rPrChange>
                </w:rPr>
                <w:t>6.</w:t>
              </w:r>
            </w:ins>
          </w:p>
        </w:tc>
        <w:tc>
          <w:tcPr>
            <w:tcW w:w="1372" w:type="dxa"/>
            <w:vAlign w:val="center"/>
            <w:tcPrChange w:id="1266" w:author="Sachin - URNAVI Tech" w:date="2024-02-07T14:26:00Z">
              <w:tcPr>
                <w:tcW w:w="1365" w:type="dxa"/>
                <w:vAlign w:val="center"/>
              </w:tcPr>
            </w:tcPrChange>
          </w:tcPr>
          <w:p w14:paraId="3D11D08F" w14:textId="77777777" w:rsidR="004455BA" w:rsidRPr="004455BA" w:rsidRDefault="004455BA" w:rsidP="00E81FB8">
            <w:pPr>
              <w:rPr>
                <w:ins w:id="1267" w:author="Microsoft Office User" w:date="2024-01-30T15:40:00Z"/>
                <w:rFonts w:asciiTheme="majorHAnsi" w:hAnsiTheme="majorHAnsi" w:cstheme="majorHAnsi"/>
                <w:lang w:val="en-US"/>
                <w:rPrChange w:id="1268" w:author="Microsoft Office User" w:date="2024-01-30T15:41:00Z">
                  <w:rPr>
                    <w:ins w:id="1269" w:author="Microsoft Office User" w:date="2024-01-30T15:40:00Z"/>
                    <w:lang w:val="en-US"/>
                  </w:rPr>
                </w:rPrChange>
              </w:rPr>
            </w:pPr>
            <w:ins w:id="1270" w:author="Microsoft Office User" w:date="2024-01-30T15:40:00Z">
              <w:r w:rsidRPr="004455BA">
                <w:rPr>
                  <w:rFonts w:asciiTheme="majorHAnsi" w:hAnsiTheme="majorHAnsi" w:cstheme="majorHAnsi"/>
                  <w:lang w:val="en-US"/>
                  <w:rPrChange w:id="1271" w:author="Microsoft Office User" w:date="2024-01-30T15:41:00Z">
                    <w:rPr>
                      <w:lang w:val="en-US"/>
                    </w:rPr>
                  </w:rPrChange>
                </w:rPr>
                <w:t>T6</w:t>
              </w:r>
            </w:ins>
          </w:p>
        </w:tc>
        <w:tc>
          <w:tcPr>
            <w:tcW w:w="1479" w:type="dxa"/>
            <w:vAlign w:val="center"/>
            <w:tcPrChange w:id="1272" w:author="Sachin - URNAVI Tech" w:date="2024-02-07T14:26:00Z">
              <w:tcPr>
                <w:tcW w:w="1501" w:type="dxa"/>
                <w:vAlign w:val="center"/>
              </w:tcPr>
            </w:tcPrChange>
          </w:tcPr>
          <w:p w14:paraId="6F7AD5EA" w14:textId="77777777" w:rsidR="004455BA" w:rsidRPr="004455BA" w:rsidRDefault="004455BA" w:rsidP="00E81FB8">
            <w:pPr>
              <w:rPr>
                <w:ins w:id="1273" w:author="Microsoft Office User" w:date="2024-01-30T15:40:00Z"/>
                <w:rFonts w:asciiTheme="majorHAnsi" w:hAnsiTheme="majorHAnsi" w:cstheme="majorHAnsi"/>
                <w:lang w:val="en-US"/>
                <w:rPrChange w:id="1274" w:author="Microsoft Office User" w:date="2024-01-30T15:41:00Z">
                  <w:rPr>
                    <w:ins w:id="1275" w:author="Microsoft Office User" w:date="2024-01-30T15:40:00Z"/>
                    <w:lang w:val="en-US"/>
                  </w:rPr>
                </w:rPrChange>
              </w:rPr>
            </w:pPr>
            <w:ins w:id="1276" w:author="Microsoft Office User" w:date="2024-01-30T15:40:00Z">
              <w:r w:rsidRPr="004455BA">
                <w:rPr>
                  <w:rFonts w:asciiTheme="majorHAnsi" w:hAnsiTheme="majorHAnsi" w:cstheme="majorHAnsi"/>
                  <w:lang w:val="en-US"/>
                  <w:rPrChange w:id="1277" w:author="Microsoft Office User" w:date="2024-01-30T15:41:00Z">
                    <w:rPr>
                      <w:lang w:val="en-US"/>
                    </w:rPr>
                  </w:rPrChange>
                </w:rPr>
                <w:t>Medicament</w:t>
              </w:r>
            </w:ins>
          </w:p>
        </w:tc>
        <w:tc>
          <w:tcPr>
            <w:tcW w:w="1681" w:type="dxa"/>
            <w:vAlign w:val="center"/>
            <w:tcPrChange w:id="1278" w:author="Sachin - URNAVI Tech" w:date="2024-02-07T14:26:00Z">
              <w:tcPr>
                <w:tcW w:w="1701" w:type="dxa"/>
                <w:vAlign w:val="center"/>
              </w:tcPr>
            </w:tcPrChange>
          </w:tcPr>
          <w:p w14:paraId="566D5549" w14:textId="77777777" w:rsidR="004455BA" w:rsidRPr="004455BA" w:rsidRDefault="004455BA" w:rsidP="00E81FB8">
            <w:pPr>
              <w:rPr>
                <w:ins w:id="1279" w:author="Microsoft Office User" w:date="2024-01-30T15:40:00Z"/>
                <w:rFonts w:asciiTheme="majorHAnsi" w:hAnsiTheme="majorHAnsi" w:cstheme="majorHAnsi"/>
                <w:lang w:val="en-US"/>
                <w:rPrChange w:id="1280" w:author="Microsoft Office User" w:date="2024-01-30T15:41:00Z">
                  <w:rPr>
                    <w:ins w:id="1281" w:author="Microsoft Office User" w:date="2024-01-30T15:40:00Z"/>
                    <w:lang w:val="en-US"/>
                  </w:rPr>
                </w:rPrChange>
              </w:rPr>
            </w:pPr>
            <w:ins w:id="1282" w:author="Microsoft Office User" w:date="2024-01-30T15:40:00Z">
              <w:r w:rsidRPr="004455BA">
                <w:rPr>
                  <w:rFonts w:asciiTheme="majorHAnsi" w:hAnsiTheme="majorHAnsi" w:cstheme="majorHAnsi"/>
                  <w:lang w:val="en-US"/>
                  <w:rPrChange w:id="1283" w:author="Microsoft Office User" w:date="2024-01-30T15:41:00Z">
                    <w:rPr>
                      <w:lang w:val="en-US"/>
                    </w:rPr>
                  </w:rPrChange>
                </w:rPr>
                <w:t>CRUD(Based on situation)</w:t>
              </w:r>
            </w:ins>
          </w:p>
        </w:tc>
        <w:tc>
          <w:tcPr>
            <w:tcW w:w="2395" w:type="dxa"/>
            <w:vAlign w:val="center"/>
            <w:tcPrChange w:id="1284" w:author="Sachin - URNAVI Tech" w:date="2024-02-07T14:26:00Z">
              <w:tcPr>
                <w:tcW w:w="2552" w:type="dxa"/>
                <w:vAlign w:val="center"/>
              </w:tcPr>
            </w:tcPrChange>
          </w:tcPr>
          <w:p w14:paraId="3B6DC549" w14:textId="77777777" w:rsidR="004455BA" w:rsidRPr="004455BA" w:rsidRDefault="004455BA" w:rsidP="00E81FB8">
            <w:pPr>
              <w:rPr>
                <w:ins w:id="1285" w:author="Microsoft Office User" w:date="2024-01-30T15:40:00Z"/>
                <w:rFonts w:asciiTheme="majorHAnsi" w:hAnsiTheme="majorHAnsi" w:cstheme="majorHAnsi"/>
                <w:lang w:val="en-US"/>
                <w:rPrChange w:id="1286" w:author="Microsoft Office User" w:date="2024-01-30T15:41:00Z">
                  <w:rPr>
                    <w:ins w:id="1287" w:author="Microsoft Office User" w:date="2024-01-30T15:40:00Z"/>
                    <w:lang w:val="en-US"/>
                  </w:rPr>
                </w:rPrChange>
              </w:rPr>
            </w:pPr>
            <w:ins w:id="1288" w:author="Microsoft Office User" w:date="2024-01-30T15:40:00Z">
              <w:r w:rsidRPr="004455BA">
                <w:rPr>
                  <w:rFonts w:asciiTheme="majorHAnsi" w:hAnsiTheme="majorHAnsi" w:cstheme="majorHAnsi"/>
                  <w:lang w:val="en-US"/>
                  <w:rPrChange w:id="1289" w:author="Microsoft Office User" w:date="2024-01-30T15:41:00Z">
                    <w:rPr>
                      <w:lang w:val="en-US"/>
                    </w:rPr>
                  </w:rPrChange>
                </w:rPr>
                <w:t>Follow-up date</w:t>
              </w:r>
            </w:ins>
          </w:p>
        </w:tc>
        <w:tc>
          <w:tcPr>
            <w:tcW w:w="2058" w:type="dxa"/>
            <w:vAlign w:val="center"/>
            <w:tcPrChange w:id="1290" w:author="Sachin - URNAVI Tech" w:date="2024-02-07T14:26:00Z">
              <w:tcPr>
                <w:tcW w:w="2176" w:type="dxa"/>
                <w:vAlign w:val="center"/>
              </w:tcPr>
            </w:tcPrChange>
          </w:tcPr>
          <w:p w14:paraId="7D364D58" w14:textId="77777777" w:rsidR="004455BA" w:rsidRPr="004455BA" w:rsidRDefault="004455BA" w:rsidP="00E81FB8">
            <w:pPr>
              <w:rPr>
                <w:ins w:id="1291" w:author="Microsoft Office User" w:date="2024-01-30T15:40:00Z"/>
                <w:rFonts w:asciiTheme="majorHAnsi" w:hAnsiTheme="majorHAnsi" w:cstheme="majorHAnsi"/>
                <w:lang w:val="en-US"/>
                <w:rPrChange w:id="1292" w:author="Microsoft Office User" w:date="2024-01-30T15:41:00Z">
                  <w:rPr>
                    <w:ins w:id="1293" w:author="Microsoft Office User" w:date="2024-01-30T15:40:00Z"/>
                    <w:lang w:val="en-US"/>
                  </w:rPr>
                </w:rPrChange>
              </w:rPr>
            </w:pPr>
            <w:ins w:id="1294" w:author="Microsoft Office User" w:date="2024-01-30T15:40:00Z">
              <w:r w:rsidRPr="004455BA">
                <w:rPr>
                  <w:rFonts w:asciiTheme="majorHAnsi" w:hAnsiTheme="majorHAnsi" w:cstheme="majorHAnsi"/>
                  <w:lang w:val="en-US"/>
                  <w:rPrChange w:id="1295" w:author="Microsoft Office User" w:date="2024-01-30T15:41:00Z">
                    <w:rPr>
                      <w:lang w:val="en-US"/>
                    </w:rPr>
                  </w:rPrChange>
                </w:rPr>
                <w:t xml:space="preserve">Patient wise. </w:t>
              </w:r>
            </w:ins>
          </w:p>
          <w:p w14:paraId="27422248" w14:textId="77777777" w:rsidR="004455BA" w:rsidRPr="004455BA" w:rsidRDefault="004455BA" w:rsidP="00E81FB8">
            <w:pPr>
              <w:rPr>
                <w:ins w:id="1296" w:author="Microsoft Office User" w:date="2024-01-30T15:40:00Z"/>
                <w:rFonts w:asciiTheme="majorHAnsi" w:hAnsiTheme="majorHAnsi" w:cstheme="majorHAnsi"/>
                <w:lang w:val="en-US"/>
                <w:rPrChange w:id="1297" w:author="Microsoft Office User" w:date="2024-01-30T15:41:00Z">
                  <w:rPr>
                    <w:ins w:id="1298" w:author="Microsoft Office User" w:date="2024-01-30T15:40:00Z"/>
                    <w:lang w:val="en-US"/>
                  </w:rPr>
                </w:rPrChange>
              </w:rPr>
            </w:pPr>
            <w:ins w:id="1299" w:author="Microsoft Office User" w:date="2024-01-30T15:40:00Z">
              <w:r w:rsidRPr="004455BA">
                <w:rPr>
                  <w:rFonts w:asciiTheme="majorHAnsi" w:hAnsiTheme="majorHAnsi" w:cstheme="majorHAnsi"/>
                  <w:lang w:val="en-US"/>
                  <w:rPrChange w:id="1300" w:author="Microsoft Office User" w:date="2024-01-30T15:41:00Z">
                    <w:rPr>
                      <w:lang w:val="en-US"/>
                    </w:rPr>
                  </w:rPrChange>
                </w:rPr>
                <w:t>Set by logistics and Editable by Tele-caller</w:t>
              </w:r>
            </w:ins>
          </w:p>
        </w:tc>
      </w:tr>
      <w:tr w:rsidR="00A536EB" w:rsidRPr="004455BA" w14:paraId="46515E43" w14:textId="77777777" w:rsidTr="00A536EB">
        <w:trPr>
          <w:ins w:id="1301" w:author="Sachin - URNAVI Tech" w:date="2024-02-07T14:26:00Z"/>
        </w:trPr>
        <w:tc>
          <w:tcPr>
            <w:tcW w:w="644" w:type="dxa"/>
            <w:vAlign w:val="center"/>
            <w:tcPrChange w:id="1302" w:author="Sachin - URNAVI Tech" w:date="2024-02-07T14:26:00Z">
              <w:tcPr>
                <w:tcW w:w="673" w:type="dxa"/>
                <w:vAlign w:val="center"/>
              </w:tcPr>
            </w:tcPrChange>
          </w:tcPr>
          <w:p w14:paraId="3ABBF1AD" w14:textId="2FDC307A" w:rsidR="00A536EB" w:rsidRPr="00A536EB" w:rsidRDefault="00A536EB" w:rsidP="00E81FB8">
            <w:pPr>
              <w:jc w:val="center"/>
              <w:rPr>
                <w:ins w:id="1303" w:author="Sachin - URNAVI Tech" w:date="2024-02-07T14:26:00Z"/>
                <w:rFonts w:asciiTheme="majorHAnsi" w:hAnsiTheme="majorHAnsi" w:cstheme="majorHAnsi"/>
                <w:lang w:val="en-US"/>
              </w:rPr>
            </w:pPr>
            <w:ins w:id="1304" w:author="Sachin - URNAVI Tech" w:date="2024-02-07T14:26:00Z">
              <w:r>
                <w:rPr>
                  <w:rFonts w:asciiTheme="majorHAnsi" w:hAnsiTheme="majorHAnsi" w:cstheme="majorHAnsi"/>
                  <w:lang w:val="en-US"/>
                </w:rPr>
                <w:t>7.</w:t>
              </w:r>
            </w:ins>
          </w:p>
        </w:tc>
        <w:tc>
          <w:tcPr>
            <w:tcW w:w="1372" w:type="dxa"/>
            <w:vAlign w:val="center"/>
            <w:tcPrChange w:id="1305" w:author="Sachin - URNAVI Tech" w:date="2024-02-07T14:26:00Z">
              <w:tcPr>
                <w:tcW w:w="1365" w:type="dxa"/>
                <w:vAlign w:val="center"/>
              </w:tcPr>
            </w:tcPrChange>
          </w:tcPr>
          <w:p w14:paraId="57333DCE" w14:textId="4CEF4FD7" w:rsidR="00A536EB" w:rsidRPr="00A536EB" w:rsidRDefault="00A536EB" w:rsidP="00E81FB8">
            <w:pPr>
              <w:rPr>
                <w:ins w:id="1306" w:author="Sachin - URNAVI Tech" w:date="2024-02-07T14:26:00Z"/>
                <w:rFonts w:asciiTheme="majorHAnsi" w:hAnsiTheme="majorHAnsi" w:cstheme="majorHAnsi"/>
                <w:lang w:val="en-US"/>
              </w:rPr>
            </w:pPr>
            <w:ins w:id="1307" w:author="Sachin - URNAVI Tech" w:date="2024-02-07T14:26:00Z">
              <w:r>
                <w:rPr>
                  <w:rFonts w:asciiTheme="majorHAnsi" w:hAnsiTheme="majorHAnsi" w:cstheme="majorHAnsi"/>
                  <w:lang w:val="en-US"/>
                </w:rPr>
                <w:t>T7</w:t>
              </w:r>
            </w:ins>
          </w:p>
        </w:tc>
        <w:tc>
          <w:tcPr>
            <w:tcW w:w="1479" w:type="dxa"/>
            <w:vAlign w:val="center"/>
            <w:tcPrChange w:id="1308" w:author="Sachin - URNAVI Tech" w:date="2024-02-07T14:26:00Z">
              <w:tcPr>
                <w:tcW w:w="1501" w:type="dxa"/>
                <w:vAlign w:val="center"/>
              </w:tcPr>
            </w:tcPrChange>
          </w:tcPr>
          <w:p w14:paraId="63D6FE5F" w14:textId="2BDCA5DD" w:rsidR="00A536EB" w:rsidRPr="00A536EB" w:rsidRDefault="00A536EB" w:rsidP="00E81FB8">
            <w:pPr>
              <w:rPr>
                <w:ins w:id="1309" w:author="Sachin - URNAVI Tech" w:date="2024-02-07T14:26:00Z"/>
                <w:rFonts w:asciiTheme="majorHAnsi" w:hAnsiTheme="majorHAnsi" w:cstheme="majorHAnsi"/>
                <w:lang w:val="en-US"/>
              </w:rPr>
            </w:pPr>
            <w:ins w:id="1310" w:author="Sachin - URNAVI Tech" w:date="2024-02-07T14:26:00Z">
              <w:r>
                <w:rPr>
                  <w:rFonts w:asciiTheme="majorHAnsi" w:hAnsiTheme="majorHAnsi" w:cstheme="majorHAnsi"/>
                  <w:lang w:val="en-US"/>
                </w:rPr>
                <w:t>Chat with Doc</w:t>
              </w:r>
            </w:ins>
          </w:p>
        </w:tc>
        <w:tc>
          <w:tcPr>
            <w:tcW w:w="1681" w:type="dxa"/>
            <w:vAlign w:val="center"/>
            <w:tcPrChange w:id="1311" w:author="Sachin - URNAVI Tech" w:date="2024-02-07T14:26:00Z">
              <w:tcPr>
                <w:tcW w:w="1701" w:type="dxa"/>
                <w:vAlign w:val="center"/>
              </w:tcPr>
            </w:tcPrChange>
          </w:tcPr>
          <w:p w14:paraId="49E969FD" w14:textId="6B35354F" w:rsidR="00A536EB" w:rsidRPr="00A536EB" w:rsidRDefault="00A536EB" w:rsidP="00E81FB8">
            <w:pPr>
              <w:rPr>
                <w:ins w:id="1312" w:author="Sachin - URNAVI Tech" w:date="2024-02-07T14:26:00Z"/>
                <w:rFonts w:asciiTheme="majorHAnsi" w:hAnsiTheme="majorHAnsi" w:cstheme="majorHAnsi"/>
                <w:lang w:val="en-US"/>
              </w:rPr>
            </w:pPr>
            <w:ins w:id="1313" w:author="Sachin - URNAVI Tech" w:date="2024-02-07T14:28:00Z">
              <w:r w:rsidRPr="00674903">
                <w:rPr>
                  <w:rFonts w:asciiTheme="majorHAnsi" w:hAnsiTheme="majorHAnsi" w:cstheme="majorHAnsi"/>
                  <w:lang w:val="en-US"/>
                </w:rPr>
                <w:t>CRUD(</w:t>
              </w:r>
              <w:r>
                <w:rPr>
                  <w:rFonts w:asciiTheme="majorHAnsi" w:hAnsiTheme="majorHAnsi" w:cstheme="majorHAnsi"/>
                  <w:lang w:val="en-US"/>
                </w:rPr>
                <w:t>Typically 14 days from cart checkout</w:t>
              </w:r>
              <w:r w:rsidRPr="00674903">
                <w:rPr>
                  <w:rFonts w:asciiTheme="majorHAnsi" w:hAnsiTheme="majorHAnsi" w:cstheme="majorHAnsi"/>
                  <w:lang w:val="en-US"/>
                </w:rPr>
                <w:t>)</w:t>
              </w:r>
            </w:ins>
          </w:p>
        </w:tc>
        <w:tc>
          <w:tcPr>
            <w:tcW w:w="2395" w:type="dxa"/>
            <w:vAlign w:val="center"/>
            <w:tcPrChange w:id="1314" w:author="Sachin - URNAVI Tech" w:date="2024-02-07T14:26:00Z">
              <w:tcPr>
                <w:tcW w:w="2552" w:type="dxa"/>
                <w:vAlign w:val="center"/>
              </w:tcPr>
            </w:tcPrChange>
          </w:tcPr>
          <w:p w14:paraId="1A93E2D5" w14:textId="40E5B34D" w:rsidR="00A536EB" w:rsidRPr="00A536EB" w:rsidRDefault="00A536EB" w:rsidP="00E81FB8">
            <w:pPr>
              <w:rPr>
                <w:ins w:id="1315" w:author="Sachin - URNAVI Tech" w:date="2024-02-07T14:26:00Z"/>
                <w:rFonts w:asciiTheme="majorHAnsi" w:hAnsiTheme="majorHAnsi" w:cstheme="majorHAnsi"/>
                <w:lang w:val="en-US"/>
              </w:rPr>
            </w:pPr>
            <w:ins w:id="1316" w:author="Sachin - URNAVI Tech" w:date="2024-02-07T14:28:00Z">
              <w:r>
                <w:rPr>
                  <w:rFonts w:asciiTheme="majorHAnsi" w:hAnsiTheme="majorHAnsi" w:cstheme="majorHAnsi"/>
                  <w:lang w:val="en-US"/>
                </w:rPr>
                <w:t>Chat between Doc and Patient</w:t>
              </w:r>
            </w:ins>
          </w:p>
        </w:tc>
        <w:tc>
          <w:tcPr>
            <w:tcW w:w="2058" w:type="dxa"/>
            <w:vAlign w:val="center"/>
            <w:tcPrChange w:id="1317" w:author="Sachin - URNAVI Tech" w:date="2024-02-07T14:26:00Z">
              <w:tcPr>
                <w:tcW w:w="2176" w:type="dxa"/>
                <w:vAlign w:val="center"/>
              </w:tcPr>
            </w:tcPrChange>
          </w:tcPr>
          <w:p w14:paraId="3671C9A4" w14:textId="182361B3" w:rsidR="00A536EB" w:rsidRPr="00A536EB" w:rsidRDefault="00A536EB" w:rsidP="00E81FB8">
            <w:pPr>
              <w:rPr>
                <w:ins w:id="1318" w:author="Sachin - URNAVI Tech" w:date="2024-02-07T14:26:00Z"/>
                <w:rFonts w:asciiTheme="majorHAnsi" w:hAnsiTheme="majorHAnsi" w:cstheme="majorHAnsi"/>
                <w:lang w:val="en-US"/>
              </w:rPr>
            </w:pPr>
            <w:ins w:id="1319" w:author="Sachin - URNAVI Tech" w:date="2024-02-07T14:29:00Z">
              <w:r w:rsidRPr="00674903">
                <w:rPr>
                  <w:rFonts w:asciiTheme="majorHAnsi" w:hAnsiTheme="majorHAnsi" w:cstheme="majorHAnsi"/>
                  <w:lang w:val="en-US"/>
                </w:rPr>
                <w:t>Common : All patients/ appointment</w:t>
              </w:r>
            </w:ins>
          </w:p>
        </w:tc>
      </w:tr>
    </w:tbl>
    <w:p w14:paraId="73B52E59" w14:textId="77777777" w:rsidR="004455BA" w:rsidRPr="004455BA" w:rsidRDefault="004455BA" w:rsidP="004455BA">
      <w:pPr>
        <w:spacing w:line="360" w:lineRule="auto"/>
        <w:rPr>
          <w:ins w:id="1320" w:author="Microsoft Office User" w:date="2024-01-30T15:40:00Z"/>
          <w:rFonts w:asciiTheme="majorHAnsi" w:hAnsiTheme="majorHAnsi" w:cstheme="majorHAnsi"/>
          <w:lang w:val="en-US"/>
          <w:rPrChange w:id="1321" w:author="Microsoft Office User" w:date="2024-01-30T15:41:00Z">
            <w:rPr>
              <w:ins w:id="1322" w:author="Microsoft Office User" w:date="2024-01-30T15:40:00Z"/>
              <w:lang w:val="en-US"/>
            </w:rPr>
          </w:rPrChange>
        </w:rPr>
      </w:pPr>
    </w:p>
    <w:p w14:paraId="08C000B3" w14:textId="77777777" w:rsidR="004455BA" w:rsidRPr="004455BA" w:rsidRDefault="004455BA" w:rsidP="004455BA">
      <w:pPr>
        <w:spacing w:line="360" w:lineRule="auto"/>
        <w:rPr>
          <w:ins w:id="1323" w:author="Microsoft Office User" w:date="2024-01-30T15:40:00Z"/>
          <w:rFonts w:asciiTheme="majorHAnsi" w:hAnsiTheme="majorHAnsi" w:cstheme="majorHAnsi"/>
          <w:lang w:val="en-US"/>
          <w:rPrChange w:id="1324" w:author="Microsoft Office User" w:date="2024-01-30T15:41:00Z">
            <w:rPr>
              <w:ins w:id="1325" w:author="Microsoft Office User" w:date="2024-01-30T15:40:00Z"/>
              <w:lang w:val="en-US"/>
            </w:rPr>
          </w:rPrChange>
        </w:rPr>
      </w:pPr>
      <w:ins w:id="1326" w:author="Microsoft Office User" w:date="2024-01-30T15:40:00Z">
        <w:r w:rsidRPr="004455BA">
          <w:rPr>
            <w:rFonts w:asciiTheme="majorHAnsi" w:hAnsiTheme="majorHAnsi" w:cstheme="majorHAnsi"/>
            <w:lang w:val="en-US"/>
            <w:rPrChange w:id="1327" w:author="Microsoft Office User" w:date="2024-01-30T15:41:00Z">
              <w:rPr>
                <w:lang w:val="en-US"/>
              </w:rPr>
            </w:rPrChange>
          </w:rPr>
          <w:t>“Follow-Up Date” Characteristics:</w:t>
        </w:r>
      </w:ins>
    </w:p>
    <w:p w14:paraId="48E789F3" w14:textId="77777777" w:rsidR="004455BA" w:rsidRPr="004455BA" w:rsidRDefault="004455BA" w:rsidP="004455BA">
      <w:pPr>
        <w:pStyle w:val="ListParagraph"/>
        <w:numPr>
          <w:ilvl w:val="0"/>
          <w:numId w:val="40"/>
        </w:numPr>
        <w:spacing w:after="160" w:line="360" w:lineRule="auto"/>
        <w:rPr>
          <w:ins w:id="1328" w:author="Microsoft Office User" w:date="2024-01-30T15:40:00Z"/>
          <w:rFonts w:asciiTheme="majorHAnsi" w:hAnsiTheme="majorHAnsi" w:cstheme="majorHAnsi"/>
          <w:lang w:val="en-US"/>
          <w:rPrChange w:id="1329" w:author="Microsoft Office User" w:date="2024-01-30T15:41:00Z">
            <w:rPr>
              <w:ins w:id="1330" w:author="Microsoft Office User" w:date="2024-01-30T15:40:00Z"/>
              <w:lang w:val="en-US"/>
            </w:rPr>
          </w:rPrChange>
        </w:rPr>
      </w:pPr>
      <w:ins w:id="1331" w:author="Microsoft Office User" w:date="2024-01-30T15:40:00Z">
        <w:r w:rsidRPr="004455BA">
          <w:rPr>
            <w:rFonts w:asciiTheme="majorHAnsi" w:hAnsiTheme="majorHAnsi" w:cstheme="majorHAnsi"/>
            <w:lang w:val="en-US"/>
            <w:rPrChange w:id="1332" w:author="Microsoft Office User" w:date="2024-01-30T15:41:00Z">
              <w:rPr>
                <w:lang w:val="en-US"/>
              </w:rPr>
            </w:rPrChange>
          </w:rPr>
          <w:t>is auto set date by system which starts showing in relation with every individual patient.</w:t>
        </w:r>
      </w:ins>
    </w:p>
    <w:p w14:paraId="75A40E95" w14:textId="77777777" w:rsidR="004455BA" w:rsidRPr="004455BA" w:rsidRDefault="004455BA" w:rsidP="004455BA">
      <w:pPr>
        <w:pStyle w:val="ListParagraph"/>
        <w:numPr>
          <w:ilvl w:val="0"/>
          <w:numId w:val="40"/>
        </w:numPr>
        <w:spacing w:after="160" w:line="360" w:lineRule="auto"/>
        <w:rPr>
          <w:ins w:id="1333" w:author="Microsoft Office User" w:date="2024-01-30T15:40:00Z"/>
          <w:rFonts w:asciiTheme="majorHAnsi" w:hAnsiTheme="majorHAnsi" w:cstheme="majorHAnsi"/>
          <w:lang w:val="en-US"/>
          <w:rPrChange w:id="1334" w:author="Microsoft Office User" w:date="2024-01-30T15:41:00Z">
            <w:rPr>
              <w:ins w:id="1335" w:author="Microsoft Office User" w:date="2024-01-30T15:40:00Z"/>
              <w:lang w:val="en-US"/>
            </w:rPr>
          </w:rPrChange>
        </w:rPr>
      </w:pPr>
      <w:ins w:id="1336" w:author="Microsoft Office User" w:date="2024-01-30T15:40:00Z">
        <w:r w:rsidRPr="004455BA">
          <w:rPr>
            <w:rFonts w:asciiTheme="majorHAnsi" w:hAnsiTheme="majorHAnsi" w:cstheme="majorHAnsi"/>
            <w:lang w:val="en-US"/>
            <w:rPrChange w:id="1337" w:author="Microsoft Office User" w:date="2024-01-30T15:41:00Z">
              <w:rPr>
                <w:lang w:val="en-US"/>
              </w:rPr>
            </w:rPrChange>
          </w:rPr>
          <w:t>After appointment is over, if doc set appointment status as “Completed” mark follow-up date by default - T5</w:t>
        </w:r>
      </w:ins>
    </w:p>
    <w:p w14:paraId="31D06C21" w14:textId="77777777" w:rsidR="004455BA" w:rsidRPr="004455BA" w:rsidRDefault="004455BA" w:rsidP="004455BA">
      <w:pPr>
        <w:pStyle w:val="ListParagraph"/>
        <w:numPr>
          <w:ilvl w:val="0"/>
          <w:numId w:val="40"/>
        </w:numPr>
        <w:spacing w:after="160" w:line="360" w:lineRule="auto"/>
        <w:rPr>
          <w:ins w:id="1338" w:author="Microsoft Office User" w:date="2024-01-30T15:40:00Z"/>
          <w:rFonts w:asciiTheme="majorHAnsi" w:hAnsiTheme="majorHAnsi" w:cstheme="majorHAnsi"/>
          <w:lang w:val="en-US"/>
          <w:rPrChange w:id="1339" w:author="Microsoft Office User" w:date="2024-01-30T15:41:00Z">
            <w:rPr>
              <w:ins w:id="1340" w:author="Microsoft Office User" w:date="2024-01-30T15:40:00Z"/>
              <w:lang w:val="en-US"/>
            </w:rPr>
          </w:rPrChange>
        </w:rPr>
      </w:pPr>
      <w:ins w:id="1341" w:author="Microsoft Office User" w:date="2024-01-30T15:40:00Z">
        <w:r w:rsidRPr="004455BA">
          <w:rPr>
            <w:rFonts w:asciiTheme="majorHAnsi" w:hAnsiTheme="majorHAnsi" w:cstheme="majorHAnsi"/>
            <w:lang w:val="en-US"/>
            <w:rPrChange w:id="1342" w:author="Microsoft Office User" w:date="2024-01-30T15:41:00Z">
              <w:rPr>
                <w:lang w:val="en-US"/>
              </w:rPr>
            </w:rPrChange>
          </w:rPr>
          <w:t>After appointment is over, if doc set appointment status as “Lab Report Awaited” mark Follow-up date = Appointment Date + Lab Report Days</w:t>
        </w:r>
      </w:ins>
    </w:p>
    <w:p w14:paraId="23D10D86" w14:textId="77777777" w:rsidR="004455BA" w:rsidRPr="004455BA" w:rsidRDefault="004455BA" w:rsidP="004455BA">
      <w:pPr>
        <w:pStyle w:val="ListParagraph"/>
        <w:numPr>
          <w:ilvl w:val="0"/>
          <w:numId w:val="40"/>
        </w:numPr>
        <w:spacing w:after="160" w:line="360" w:lineRule="auto"/>
        <w:rPr>
          <w:ins w:id="1343" w:author="Microsoft Office User" w:date="2024-01-30T15:40:00Z"/>
          <w:rFonts w:asciiTheme="majorHAnsi" w:hAnsiTheme="majorHAnsi" w:cstheme="majorHAnsi"/>
          <w:lang w:val="en-US"/>
          <w:rPrChange w:id="1344" w:author="Microsoft Office User" w:date="2024-01-30T15:41:00Z">
            <w:rPr>
              <w:ins w:id="1345" w:author="Microsoft Office User" w:date="2024-01-30T15:40:00Z"/>
              <w:lang w:val="en-US"/>
            </w:rPr>
          </w:rPrChange>
        </w:rPr>
      </w:pPr>
      <w:ins w:id="1346" w:author="Microsoft Office User" w:date="2024-01-30T15:40:00Z">
        <w:r w:rsidRPr="004455BA">
          <w:rPr>
            <w:rFonts w:asciiTheme="majorHAnsi" w:hAnsiTheme="majorHAnsi" w:cstheme="majorHAnsi"/>
            <w:lang w:val="en-US"/>
            <w:rPrChange w:id="1347" w:author="Microsoft Office User" w:date="2024-01-30T15:41:00Z">
              <w:rPr>
                <w:lang w:val="en-US"/>
              </w:rPr>
            </w:rPrChange>
          </w:rPr>
          <w:t>If Cart is checked-out, update Follow-Up date.</w:t>
        </w:r>
      </w:ins>
    </w:p>
    <w:p w14:paraId="260097DC" w14:textId="77777777" w:rsidR="004455BA" w:rsidRPr="004455BA" w:rsidRDefault="004455BA" w:rsidP="004455BA">
      <w:pPr>
        <w:pStyle w:val="ListParagraph"/>
        <w:spacing w:line="360" w:lineRule="auto"/>
        <w:rPr>
          <w:ins w:id="1348" w:author="Microsoft Office User" w:date="2024-01-30T15:40:00Z"/>
          <w:rFonts w:asciiTheme="majorHAnsi" w:hAnsiTheme="majorHAnsi" w:cstheme="majorHAnsi"/>
          <w:lang w:val="en-US"/>
          <w:rPrChange w:id="1349" w:author="Microsoft Office User" w:date="2024-01-30T15:41:00Z">
            <w:rPr>
              <w:ins w:id="1350" w:author="Microsoft Office User" w:date="2024-01-30T15:40:00Z"/>
              <w:lang w:val="en-US"/>
            </w:rPr>
          </w:rPrChange>
        </w:rPr>
      </w:pPr>
      <w:ins w:id="1351" w:author="Microsoft Office User" w:date="2024-01-30T15:40:00Z">
        <w:r w:rsidRPr="004455BA">
          <w:rPr>
            <w:rFonts w:asciiTheme="majorHAnsi" w:hAnsiTheme="majorHAnsi" w:cstheme="majorHAnsi"/>
            <w:lang w:val="en-US"/>
            <w:rPrChange w:id="1352" w:author="Microsoft Office User" w:date="2024-01-30T15:41:00Z">
              <w:rPr>
                <w:lang w:val="en-US"/>
              </w:rPr>
            </w:rPrChange>
          </w:rPr>
          <w:t xml:space="preserve">Follow-up Date = Checkout Date + Shipment Days + Medicament Days </w:t>
        </w:r>
      </w:ins>
    </w:p>
    <w:p w14:paraId="7FCEA604" w14:textId="77777777" w:rsidR="004455BA" w:rsidRPr="004455BA" w:rsidRDefault="004455BA" w:rsidP="004455BA">
      <w:pPr>
        <w:spacing w:line="360" w:lineRule="auto"/>
        <w:rPr>
          <w:ins w:id="1353" w:author="Microsoft Office User" w:date="2024-01-30T15:40:00Z"/>
          <w:rFonts w:asciiTheme="majorHAnsi" w:hAnsiTheme="majorHAnsi" w:cstheme="majorHAnsi"/>
          <w:lang w:val="en-US"/>
          <w:rPrChange w:id="1354" w:author="Microsoft Office User" w:date="2024-01-30T15:41:00Z">
            <w:rPr>
              <w:ins w:id="1355" w:author="Microsoft Office User" w:date="2024-01-30T15:40:00Z"/>
              <w:lang w:val="en-US"/>
            </w:rPr>
          </w:rPrChange>
        </w:rPr>
      </w:pPr>
      <w:ins w:id="1356" w:author="Microsoft Office User" w:date="2024-01-30T15:40:00Z">
        <w:r w:rsidRPr="004455BA">
          <w:rPr>
            <w:rFonts w:asciiTheme="majorHAnsi" w:hAnsiTheme="majorHAnsi" w:cstheme="majorHAnsi"/>
            <w:lang w:val="en-US"/>
            <w:rPrChange w:id="1357" w:author="Microsoft Office User" w:date="2024-01-30T15:41:00Z">
              <w:rPr>
                <w:lang w:val="en-US"/>
              </w:rPr>
            </w:rPrChange>
          </w:rPr>
          <w:t xml:space="preserve">New Appointment </w:t>
        </w:r>
        <w:r w:rsidRPr="004455BA">
          <w:rPr>
            <w:rFonts w:asciiTheme="majorHAnsi" w:hAnsiTheme="majorHAnsi" w:cstheme="majorHAnsi"/>
            <w:lang w:val="en-US"/>
            <w:rPrChange w:id="1358" w:author="Microsoft Office User" w:date="2024-01-30T15:41:00Z">
              <w:rPr>
                <w:lang w:val="en-US"/>
              </w:rPr>
            </w:rPrChange>
          </w:rPr>
          <w:tab/>
          <w:t xml:space="preserve">= First Time Appointment or </w:t>
        </w:r>
      </w:ins>
    </w:p>
    <w:p w14:paraId="35C3D227" w14:textId="77777777" w:rsidR="004455BA" w:rsidRPr="004455BA" w:rsidRDefault="004455BA" w:rsidP="004455BA">
      <w:pPr>
        <w:spacing w:line="360" w:lineRule="auto"/>
        <w:rPr>
          <w:ins w:id="1359" w:author="Microsoft Office User" w:date="2024-01-30T15:40:00Z"/>
          <w:rFonts w:asciiTheme="majorHAnsi" w:hAnsiTheme="majorHAnsi" w:cstheme="majorHAnsi"/>
          <w:lang w:val="en-US"/>
          <w:rPrChange w:id="1360" w:author="Microsoft Office User" w:date="2024-01-30T15:41:00Z">
            <w:rPr>
              <w:ins w:id="1361" w:author="Microsoft Office User" w:date="2024-01-30T15:40:00Z"/>
              <w:lang w:val="en-US"/>
            </w:rPr>
          </w:rPrChange>
        </w:rPr>
      </w:pPr>
      <w:ins w:id="1362" w:author="Microsoft Office User" w:date="2024-01-30T15:40:00Z">
        <w:r w:rsidRPr="004455BA">
          <w:rPr>
            <w:rFonts w:asciiTheme="majorHAnsi" w:hAnsiTheme="majorHAnsi" w:cstheme="majorHAnsi"/>
            <w:lang w:val="en-US"/>
            <w:rPrChange w:id="1363" w:author="Microsoft Office User" w:date="2024-01-30T15:41:00Z">
              <w:rPr>
                <w:lang w:val="en-US"/>
              </w:rPr>
            </w:rPrChange>
          </w:rPr>
          <w:tab/>
        </w:r>
        <w:r w:rsidRPr="004455BA">
          <w:rPr>
            <w:rFonts w:asciiTheme="majorHAnsi" w:hAnsiTheme="majorHAnsi" w:cstheme="majorHAnsi"/>
            <w:lang w:val="en-US"/>
            <w:rPrChange w:id="1364" w:author="Microsoft Office User" w:date="2024-01-30T15:41:00Z">
              <w:rPr>
                <w:lang w:val="en-US"/>
              </w:rPr>
            </w:rPrChange>
          </w:rPr>
          <w:tab/>
        </w:r>
        <w:r w:rsidRPr="004455BA">
          <w:rPr>
            <w:rFonts w:asciiTheme="majorHAnsi" w:hAnsiTheme="majorHAnsi" w:cstheme="majorHAnsi"/>
            <w:lang w:val="en-US"/>
            <w:rPrChange w:id="1365" w:author="Microsoft Office User" w:date="2024-01-30T15:41:00Z">
              <w:rPr>
                <w:lang w:val="en-US"/>
              </w:rPr>
            </w:rPrChange>
          </w:rPr>
          <w:tab/>
          <w:t>= Follow-up Date + Inactive Patient</w:t>
        </w:r>
      </w:ins>
    </w:p>
    <w:p w14:paraId="3461EED2" w14:textId="77777777" w:rsidR="004455BA" w:rsidRPr="004455BA" w:rsidRDefault="004455BA" w:rsidP="004455BA">
      <w:pPr>
        <w:spacing w:line="360" w:lineRule="auto"/>
        <w:rPr>
          <w:ins w:id="1366" w:author="Microsoft Office User" w:date="2024-01-30T15:40:00Z"/>
          <w:rFonts w:asciiTheme="majorHAnsi" w:hAnsiTheme="majorHAnsi" w:cstheme="majorHAnsi"/>
          <w:lang w:val="en-US"/>
          <w:rPrChange w:id="1367" w:author="Microsoft Office User" w:date="2024-01-30T15:41:00Z">
            <w:rPr>
              <w:ins w:id="1368" w:author="Microsoft Office User" w:date="2024-01-30T15:40:00Z"/>
              <w:lang w:val="en-US"/>
            </w:rPr>
          </w:rPrChange>
        </w:rPr>
      </w:pPr>
      <w:ins w:id="1369" w:author="Microsoft Office User" w:date="2024-01-30T15:40:00Z">
        <w:r w:rsidRPr="004455BA">
          <w:rPr>
            <w:rFonts w:asciiTheme="majorHAnsi" w:hAnsiTheme="majorHAnsi" w:cstheme="majorHAnsi"/>
            <w:lang w:val="en-US"/>
            <w:rPrChange w:id="1370" w:author="Microsoft Office User" w:date="2024-01-30T15:41:00Z">
              <w:rPr>
                <w:lang w:val="en-US"/>
              </w:rPr>
            </w:rPrChange>
          </w:rPr>
          <w:t>Follow-Up Appointment = Date of booing tried before (Follow-up Date + Inactive Patient)</w:t>
        </w:r>
      </w:ins>
    </w:p>
    <w:p w14:paraId="2C13C129" w14:textId="77777777" w:rsidR="004455BA" w:rsidRPr="004455BA" w:rsidRDefault="004455BA" w:rsidP="004455BA">
      <w:pPr>
        <w:spacing w:line="360" w:lineRule="auto"/>
        <w:rPr>
          <w:ins w:id="1371" w:author="Microsoft Office User" w:date="2024-01-30T15:40:00Z"/>
          <w:rFonts w:asciiTheme="majorHAnsi" w:hAnsiTheme="majorHAnsi" w:cstheme="majorHAnsi"/>
          <w:lang w:val="en-US"/>
          <w:rPrChange w:id="1372" w:author="Microsoft Office User" w:date="2024-01-30T15:41:00Z">
            <w:rPr>
              <w:ins w:id="1373" w:author="Microsoft Office User" w:date="2024-01-30T15:40:00Z"/>
              <w:lang w:val="en-US"/>
            </w:rPr>
          </w:rPrChange>
        </w:rPr>
      </w:pPr>
      <w:ins w:id="1374" w:author="Microsoft Office User" w:date="2024-01-30T15:40:00Z">
        <w:r w:rsidRPr="004455BA">
          <w:rPr>
            <w:rFonts w:asciiTheme="majorHAnsi" w:hAnsiTheme="majorHAnsi" w:cstheme="majorHAnsi"/>
            <w:lang w:val="en-US"/>
            <w:rPrChange w:id="1375" w:author="Microsoft Office User" w:date="2024-01-30T15:41:00Z">
              <w:rPr>
                <w:lang w:val="en-US"/>
              </w:rPr>
            </w:rPrChange>
          </w:rPr>
          <w:t>Follow-Up Date shall be Green in colour on screen but if lapsed, it shall show Red in Colour</w:t>
        </w:r>
      </w:ins>
    </w:p>
    <w:p w14:paraId="0CE617B1" w14:textId="77777777" w:rsidR="004455BA" w:rsidRPr="004455BA" w:rsidRDefault="004455BA" w:rsidP="004455BA">
      <w:pPr>
        <w:jc w:val="center"/>
        <w:rPr>
          <w:ins w:id="1376" w:author="Microsoft Office User" w:date="2024-01-30T15:40:00Z"/>
          <w:rFonts w:asciiTheme="majorHAnsi" w:hAnsiTheme="majorHAnsi" w:cstheme="majorHAnsi"/>
          <w:lang w:val="en-US"/>
          <w:rPrChange w:id="1377" w:author="Microsoft Office User" w:date="2024-01-30T15:41:00Z">
            <w:rPr>
              <w:ins w:id="1378" w:author="Microsoft Office User" w:date="2024-01-30T15:40:00Z"/>
              <w:lang w:val="en-US"/>
            </w:rPr>
          </w:rPrChange>
        </w:rPr>
      </w:pPr>
      <w:ins w:id="1379" w:author="Microsoft Office User" w:date="2024-01-30T15:40:00Z">
        <w:r w:rsidRPr="004455BA">
          <w:rPr>
            <w:rFonts w:asciiTheme="majorHAnsi" w:hAnsiTheme="majorHAnsi" w:cstheme="majorHAnsi"/>
            <w:lang w:val="en-US"/>
            <w:rPrChange w:id="1380" w:author="Microsoft Office User" w:date="2024-01-30T15:41:00Z">
              <w:rPr>
                <w:lang w:val="en-US"/>
              </w:rPr>
            </w:rPrChange>
          </w:rPr>
          <w:t>Sample of Advisory Notes – To be uploaded after appointment</w:t>
        </w:r>
      </w:ins>
    </w:p>
    <w:p w14:paraId="722793F3" w14:textId="77777777" w:rsidR="004455BA" w:rsidRPr="004455BA" w:rsidRDefault="004455BA" w:rsidP="004455BA">
      <w:pPr>
        <w:jc w:val="center"/>
        <w:rPr>
          <w:ins w:id="1381" w:author="Microsoft Office User" w:date="2024-01-30T15:40:00Z"/>
          <w:rFonts w:asciiTheme="majorHAnsi" w:hAnsiTheme="majorHAnsi" w:cstheme="majorHAnsi"/>
          <w:b/>
          <w:bCs/>
          <w:u w:val="single"/>
          <w:rPrChange w:id="1382" w:author="Microsoft Office User" w:date="2024-01-30T15:41:00Z">
            <w:rPr>
              <w:ins w:id="1383" w:author="Microsoft Office User" w:date="2024-01-30T15:40:00Z"/>
              <w:b/>
              <w:bCs/>
              <w:sz w:val="36"/>
              <w:szCs w:val="36"/>
              <w:u w:val="single"/>
            </w:rPr>
          </w:rPrChange>
        </w:rPr>
      </w:pPr>
      <w:ins w:id="1384" w:author="Microsoft Office User" w:date="2024-01-30T15:40:00Z">
        <w:r w:rsidRPr="004455BA">
          <w:rPr>
            <w:rFonts w:asciiTheme="majorHAnsi" w:hAnsiTheme="majorHAnsi" w:cstheme="majorHAnsi"/>
            <w:b/>
            <w:bCs/>
            <w:u w:val="single"/>
            <w:rPrChange w:id="1385" w:author="Microsoft Office User" w:date="2024-01-30T15:41:00Z">
              <w:rPr>
                <w:b/>
                <w:bCs/>
                <w:sz w:val="36"/>
                <w:szCs w:val="36"/>
                <w:u w:val="single"/>
              </w:rPr>
            </w:rPrChange>
          </w:rPr>
          <w:t>Advisory Notes</w:t>
        </w:r>
      </w:ins>
    </w:p>
    <w:p w14:paraId="7363C962" w14:textId="77777777" w:rsidR="004455BA" w:rsidRPr="004455BA" w:rsidRDefault="004455BA" w:rsidP="004455BA">
      <w:pPr>
        <w:rPr>
          <w:ins w:id="1386" w:author="Microsoft Office User" w:date="2024-01-30T15:40:00Z"/>
          <w:rFonts w:asciiTheme="majorHAnsi" w:hAnsiTheme="majorHAnsi" w:cstheme="majorHAnsi"/>
          <w:rPrChange w:id="1387" w:author="Microsoft Office User" w:date="2024-01-30T15:41:00Z">
            <w:rPr>
              <w:ins w:id="1388" w:author="Microsoft Office User" w:date="2024-01-30T15:40:00Z"/>
              <w:sz w:val="28"/>
              <w:szCs w:val="28"/>
            </w:rPr>
          </w:rPrChange>
        </w:rPr>
      </w:pPr>
      <w:ins w:id="1389" w:author="Microsoft Office User" w:date="2024-01-30T15:40:00Z">
        <w:r w:rsidRPr="004455BA">
          <w:rPr>
            <w:rFonts w:asciiTheme="majorHAnsi" w:hAnsiTheme="majorHAnsi" w:cstheme="majorHAnsi"/>
            <w:rPrChange w:id="1390" w:author="Microsoft Office User" w:date="2024-01-30T15:41:00Z">
              <w:rPr>
                <w:sz w:val="28"/>
                <w:szCs w:val="28"/>
              </w:rPr>
            </w:rPrChange>
          </w:rPr>
          <w:t xml:space="preserve">Patient Name </w:t>
        </w:r>
        <w:r w:rsidRPr="004455BA">
          <w:rPr>
            <w:rFonts w:asciiTheme="majorHAnsi" w:hAnsiTheme="majorHAnsi" w:cstheme="majorHAnsi"/>
            <w:rPrChange w:id="1391" w:author="Microsoft Office User" w:date="2024-01-30T15:41:00Z">
              <w:rPr>
                <w:sz w:val="28"/>
                <w:szCs w:val="28"/>
              </w:rPr>
            </w:rPrChange>
          </w:rPr>
          <w:tab/>
        </w:r>
        <w:r w:rsidRPr="004455BA">
          <w:rPr>
            <w:rFonts w:asciiTheme="majorHAnsi" w:hAnsiTheme="majorHAnsi" w:cstheme="majorHAnsi"/>
            <w:rPrChange w:id="1392" w:author="Microsoft Office User" w:date="2024-01-30T15:41:00Z">
              <w:rPr>
                <w:sz w:val="28"/>
                <w:szCs w:val="28"/>
              </w:rPr>
            </w:rPrChange>
          </w:rPr>
          <w:tab/>
          <w:t xml:space="preserve">: Mr. Sunanda Inamdar          </w:t>
        </w:r>
      </w:ins>
    </w:p>
    <w:p w14:paraId="5631BB66" w14:textId="77777777" w:rsidR="004455BA" w:rsidRPr="004455BA" w:rsidRDefault="004455BA" w:rsidP="004455BA">
      <w:pPr>
        <w:rPr>
          <w:ins w:id="1393" w:author="Microsoft Office User" w:date="2024-01-30T15:40:00Z"/>
          <w:rFonts w:asciiTheme="majorHAnsi" w:hAnsiTheme="majorHAnsi" w:cstheme="majorHAnsi"/>
          <w:rPrChange w:id="1394" w:author="Microsoft Office User" w:date="2024-01-30T15:41:00Z">
            <w:rPr>
              <w:ins w:id="1395" w:author="Microsoft Office User" w:date="2024-01-30T15:40:00Z"/>
              <w:sz w:val="28"/>
              <w:szCs w:val="28"/>
            </w:rPr>
          </w:rPrChange>
        </w:rPr>
      </w:pPr>
      <w:ins w:id="1396" w:author="Microsoft Office User" w:date="2024-01-30T15:40:00Z">
        <w:r w:rsidRPr="004455BA">
          <w:rPr>
            <w:rFonts w:asciiTheme="majorHAnsi" w:hAnsiTheme="majorHAnsi" w:cstheme="majorHAnsi"/>
            <w:rPrChange w:id="1397" w:author="Microsoft Office User" w:date="2024-01-30T15:41:00Z">
              <w:rPr>
                <w:sz w:val="28"/>
                <w:szCs w:val="28"/>
              </w:rPr>
            </w:rPrChange>
          </w:rPr>
          <w:t xml:space="preserve">UHID </w:t>
        </w:r>
        <w:r w:rsidRPr="004455BA">
          <w:rPr>
            <w:rFonts w:asciiTheme="majorHAnsi" w:hAnsiTheme="majorHAnsi" w:cstheme="majorHAnsi"/>
            <w:rPrChange w:id="1398" w:author="Microsoft Office User" w:date="2024-01-30T15:41:00Z">
              <w:rPr>
                <w:sz w:val="28"/>
                <w:szCs w:val="28"/>
              </w:rPr>
            </w:rPrChange>
          </w:rPr>
          <w:tab/>
        </w:r>
        <w:r w:rsidRPr="004455BA">
          <w:rPr>
            <w:rFonts w:asciiTheme="majorHAnsi" w:hAnsiTheme="majorHAnsi" w:cstheme="majorHAnsi"/>
            <w:rPrChange w:id="1399" w:author="Microsoft Office User" w:date="2024-01-30T15:41:00Z">
              <w:rPr>
                <w:sz w:val="28"/>
                <w:szCs w:val="28"/>
              </w:rPr>
            </w:rPrChange>
          </w:rPr>
          <w:tab/>
        </w:r>
        <w:r w:rsidRPr="004455BA">
          <w:rPr>
            <w:rFonts w:asciiTheme="majorHAnsi" w:hAnsiTheme="majorHAnsi" w:cstheme="majorHAnsi"/>
            <w:rPrChange w:id="1400" w:author="Microsoft Office User" w:date="2024-01-30T15:41:00Z">
              <w:rPr>
                <w:sz w:val="28"/>
                <w:szCs w:val="28"/>
              </w:rPr>
            </w:rPrChange>
          </w:rPr>
          <w:tab/>
        </w:r>
        <w:r w:rsidRPr="004455BA">
          <w:rPr>
            <w:rFonts w:asciiTheme="majorHAnsi" w:hAnsiTheme="majorHAnsi" w:cstheme="majorHAnsi"/>
            <w:rPrChange w:id="1401" w:author="Microsoft Office User" w:date="2024-01-30T15:41:00Z">
              <w:rPr>
                <w:sz w:val="28"/>
                <w:szCs w:val="28"/>
              </w:rPr>
            </w:rPrChange>
          </w:rPr>
          <w:tab/>
          <w:t xml:space="preserve">: </w:t>
        </w:r>
        <w:r w:rsidRPr="004455BA">
          <w:rPr>
            <w:rFonts w:asciiTheme="majorHAnsi" w:hAnsiTheme="majorHAnsi" w:cstheme="majorHAnsi"/>
            <w:highlight w:val="yellow"/>
            <w:rPrChange w:id="1402" w:author="Microsoft Office User" w:date="2024-01-30T15:41:00Z">
              <w:rPr>
                <w:sz w:val="28"/>
                <w:szCs w:val="28"/>
                <w:highlight w:val="yellow"/>
              </w:rPr>
            </w:rPrChange>
          </w:rPr>
          <w:t>Insert</w:t>
        </w:r>
      </w:ins>
    </w:p>
    <w:p w14:paraId="4CEF0934" w14:textId="77777777" w:rsidR="004455BA" w:rsidRPr="004455BA" w:rsidRDefault="004455BA" w:rsidP="004455BA">
      <w:pPr>
        <w:rPr>
          <w:ins w:id="1403" w:author="Microsoft Office User" w:date="2024-01-30T15:40:00Z"/>
          <w:rFonts w:asciiTheme="majorHAnsi" w:hAnsiTheme="majorHAnsi" w:cstheme="majorHAnsi"/>
          <w:rPrChange w:id="1404" w:author="Microsoft Office User" w:date="2024-01-30T15:41:00Z">
            <w:rPr>
              <w:ins w:id="1405" w:author="Microsoft Office User" w:date="2024-01-30T15:40:00Z"/>
              <w:sz w:val="28"/>
              <w:szCs w:val="28"/>
            </w:rPr>
          </w:rPrChange>
        </w:rPr>
      </w:pPr>
      <w:ins w:id="1406" w:author="Microsoft Office User" w:date="2024-01-30T15:40:00Z">
        <w:r w:rsidRPr="004455BA">
          <w:rPr>
            <w:rFonts w:asciiTheme="majorHAnsi" w:hAnsiTheme="majorHAnsi" w:cstheme="majorHAnsi"/>
            <w:rPrChange w:id="1407" w:author="Microsoft Office User" w:date="2024-01-30T15:41:00Z">
              <w:rPr>
                <w:sz w:val="28"/>
                <w:szCs w:val="28"/>
              </w:rPr>
            </w:rPrChange>
          </w:rPr>
          <w:t xml:space="preserve">Age </w:t>
        </w:r>
        <w:r w:rsidRPr="004455BA">
          <w:rPr>
            <w:rFonts w:asciiTheme="majorHAnsi" w:hAnsiTheme="majorHAnsi" w:cstheme="majorHAnsi"/>
            <w:rPrChange w:id="1408" w:author="Microsoft Office User" w:date="2024-01-30T15:41:00Z">
              <w:rPr>
                <w:sz w:val="28"/>
                <w:szCs w:val="28"/>
              </w:rPr>
            </w:rPrChange>
          </w:rPr>
          <w:tab/>
        </w:r>
        <w:r w:rsidRPr="004455BA">
          <w:rPr>
            <w:rFonts w:asciiTheme="majorHAnsi" w:hAnsiTheme="majorHAnsi" w:cstheme="majorHAnsi"/>
            <w:rPrChange w:id="1409" w:author="Microsoft Office User" w:date="2024-01-30T15:41:00Z">
              <w:rPr>
                <w:sz w:val="28"/>
                <w:szCs w:val="28"/>
              </w:rPr>
            </w:rPrChange>
          </w:rPr>
          <w:tab/>
        </w:r>
        <w:r w:rsidRPr="004455BA">
          <w:rPr>
            <w:rFonts w:asciiTheme="majorHAnsi" w:hAnsiTheme="majorHAnsi" w:cstheme="majorHAnsi"/>
            <w:rPrChange w:id="1410" w:author="Microsoft Office User" w:date="2024-01-30T15:41:00Z">
              <w:rPr>
                <w:sz w:val="28"/>
                <w:szCs w:val="28"/>
              </w:rPr>
            </w:rPrChange>
          </w:rPr>
          <w:tab/>
        </w:r>
        <w:r w:rsidRPr="004455BA">
          <w:rPr>
            <w:rFonts w:asciiTheme="majorHAnsi" w:hAnsiTheme="majorHAnsi" w:cstheme="majorHAnsi"/>
            <w:rPrChange w:id="1411" w:author="Microsoft Office User" w:date="2024-01-30T15:41:00Z">
              <w:rPr>
                <w:sz w:val="28"/>
                <w:szCs w:val="28"/>
              </w:rPr>
            </w:rPrChange>
          </w:rPr>
          <w:tab/>
          <w:t xml:space="preserve">: </w:t>
        </w:r>
        <w:r w:rsidRPr="004455BA">
          <w:rPr>
            <w:rFonts w:asciiTheme="majorHAnsi" w:hAnsiTheme="majorHAnsi" w:cstheme="majorHAnsi"/>
            <w:highlight w:val="yellow"/>
            <w:rPrChange w:id="1412" w:author="Microsoft Office User" w:date="2024-01-30T15:41:00Z">
              <w:rPr>
                <w:sz w:val="28"/>
                <w:szCs w:val="28"/>
                <w:highlight w:val="yellow"/>
              </w:rPr>
            </w:rPrChange>
          </w:rPr>
          <w:t>Insert</w:t>
        </w:r>
      </w:ins>
    </w:p>
    <w:p w14:paraId="0940DEDE" w14:textId="77777777" w:rsidR="004455BA" w:rsidRPr="004455BA" w:rsidRDefault="004455BA" w:rsidP="004455BA">
      <w:pPr>
        <w:rPr>
          <w:ins w:id="1413" w:author="Microsoft Office User" w:date="2024-01-30T15:40:00Z"/>
          <w:rFonts w:asciiTheme="majorHAnsi" w:hAnsiTheme="majorHAnsi" w:cstheme="majorHAnsi"/>
          <w:rPrChange w:id="1414" w:author="Microsoft Office User" w:date="2024-01-30T15:41:00Z">
            <w:rPr>
              <w:ins w:id="1415" w:author="Microsoft Office User" w:date="2024-01-30T15:40:00Z"/>
              <w:sz w:val="28"/>
              <w:szCs w:val="28"/>
            </w:rPr>
          </w:rPrChange>
        </w:rPr>
      </w:pPr>
      <w:ins w:id="1416" w:author="Microsoft Office User" w:date="2024-01-30T15:40:00Z">
        <w:r w:rsidRPr="004455BA">
          <w:rPr>
            <w:rFonts w:asciiTheme="majorHAnsi" w:hAnsiTheme="majorHAnsi" w:cstheme="majorHAnsi"/>
            <w:rPrChange w:id="1417" w:author="Microsoft Office User" w:date="2024-01-30T15:41:00Z">
              <w:rPr>
                <w:sz w:val="28"/>
                <w:szCs w:val="28"/>
              </w:rPr>
            </w:rPrChange>
          </w:rPr>
          <w:t>Gender</w:t>
        </w:r>
        <w:r w:rsidRPr="004455BA">
          <w:rPr>
            <w:rFonts w:asciiTheme="majorHAnsi" w:hAnsiTheme="majorHAnsi" w:cstheme="majorHAnsi"/>
            <w:rPrChange w:id="1418" w:author="Microsoft Office User" w:date="2024-01-30T15:41:00Z">
              <w:rPr>
                <w:sz w:val="28"/>
                <w:szCs w:val="28"/>
              </w:rPr>
            </w:rPrChange>
          </w:rPr>
          <w:tab/>
        </w:r>
        <w:r w:rsidRPr="004455BA">
          <w:rPr>
            <w:rFonts w:asciiTheme="majorHAnsi" w:hAnsiTheme="majorHAnsi" w:cstheme="majorHAnsi"/>
            <w:rPrChange w:id="1419" w:author="Microsoft Office User" w:date="2024-01-30T15:41:00Z">
              <w:rPr>
                <w:sz w:val="28"/>
                <w:szCs w:val="28"/>
              </w:rPr>
            </w:rPrChange>
          </w:rPr>
          <w:tab/>
        </w:r>
        <w:r w:rsidRPr="004455BA">
          <w:rPr>
            <w:rFonts w:asciiTheme="majorHAnsi" w:hAnsiTheme="majorHAnsi" w:cstheme="majorHAnsi"/>
            <w:rPrChange w:id="1420" w:author="Microsoft Office User" w:date="2024-01-30T15:41:00Z">
              <w:rPr>
                <w:sz w:val="28"/>
                <w:szCs w:val="28"/>
              </w:rPr>
            </w:rPrChange>
          </w:rPr>
          <w:tab/>
          <w:t xml:space="preserve">: </w:t>
        </w:r>
        <w:r w:rsidRPr="004455BA">
          <w:rPr>
            <w:rFonts w:asciiTheme="majorHAnsi" w:hAnsiTheme="majorHAnsi" w:cstheme="majorHAnsi"/>
            <w:highlight w:val="yellow"/>
            <w:rPrChange w:id="1421" w:author="Microsoft Office User" w:date="2024-01-30T15:41:00Z">
              <w:rPr>
                <w:sz w:val="28"/>
                <w:szCs w:val="28"/>
                <w:highlight w:val="yellow"/>
              </w:rPr>
            </w:rPrChange>
          </w:rPr>
          <w:t>Insert</w:t>
        </w:r>
      </w:ins>
    </w:p>
    <w:p w14:paraId="18B2AF5C" w14:textId="77777777" w:rsidR="004455BA" w:rsidRPr="004455BA" w:rsidRDefault="004455BA" w:rsidP="004455BA">
      <w:pPr>
        <w:rPr>
          <w:ins w:id="1422" w:author="Microsoft Office User" w:date="2024-01-30T15:40:00Z"/>
          <w:rFonts w:asciiTheme="majorHAnsi" w:hAnsiTheme="majorHAnsi" w:cstheme="majorHAnsi"/>
          <w:rPrChange w:id="1423" w:author="Microsoft Office User" w:date="2024-01-30T15:41:00Z">
            <w:rPr>
              <w:ins w:id="1424" w:author="Microsoft Office User" w:date="2024-01-30T15:40:00Z"/>
              <w:sz w:val="28"/>
              <w:szCs w:val="28"/>
            </w:rPr>
          </w:rPrChange>
        </w:rPr>
      </w:pPr>
      <w:ins w:id="1425" w:author="Microsoft Office User" w:date="2024-01-30T15:40:00Z">
        <w:r w:rsidRPr="004455BA">
          <w:rPr>
            <w:rFonts w:asciiTheme="majorHAnsi" w:hAnsiTheme="majorHAnsi" w:cstheme="majorHAnsi"/>
            <w:rPrChange w:id="1426" w:author="Microsoft Office User" w:date="2024-01-30T15:41:00Z">
              <w:rPr>
                <w:sz w:val="28"/>
                <w:szCs w:val="28"/>
              </w:rPr>
            </w:rPrChange>
          </w:rPr>
          <w:t>Country</w:t>
        </w:r>
        <w:r w:rsidRPr="004455BA">
          <w:rPr>
            <w:rFonts w:asciiTheme="majorHAnsi" w:hAnsiTheme="majorHAnsi" w:cstheme="majorHAnsi"/>
            <w:rPrChange w:id="1427" w:author="Microsoft Office User" w:date="2024-01-30T15:41:00Z">
              <w:rPr>
                <w:sz w:val="28"/>
                <w:szCs w:val="28"/>
              </w:rPr>
            </w:rPrChange>
          </w:rPr>
          <w:tab/>
        </w:r>
        <w:r w:rsidRPr="004455BA">
          <w:rPr>
            <w:rFonts w:asciiTheme="majorHAnsi" w:hAnsiTheme="majorHAnsi" w:cstheme="majorHAnsi"/>
            <w:rPrChange w:id="1428" w:author="Microsoft Office User" w:date="2024-01-30T15:41:00Z">
              <w:rPr>
                <w:sz w:val="28"/>
                <w:szCs w:val="28"/>
              </w:rPr>
            </w:rPrChange>
          </w:rPr>
          <w:tab/>
        </w:r>
        <w:r w:rsidRPr="004455BA">
          <w:rPr>
            <w:rFonts w:asciiTheme="majorHAnsi" w:hAnsiTheme="majorHAnsi" w:cstheme="majorHAnsi"/>
            <w:rPrChange w:id="1429" w:author="Microsoft Office User" w:date="2024-01-30T15:41:00Z">
              <w:rPr>
                <w:sz w:val="28"/>
                <w:szCs w:val="28"/>
              </w:rPr>
            </w:rPrChange>
          </w:rPr>
          <w:tab/>
          <w:t xml:space="preserve">: </w:t>
        </w:r>
        <w:r w:rsidRPr="004455BA">
          <w:rPr>
            <w:rFonts w:asciiTheme="majorHAnsi" w:hAnsiTheme="majorHAnsi" w:cstheme="majorHAnsi"/>
            <w:highlight w:val="yellow"/>
            <w:rPrChange w:id="1430" w:author="Microsoft Office User" w:date="2024-01-30T15:41:00Z">
              <w:rPr>
                <w:sz w:val="28"/>
                <w:szCs w:val="28"/>
                <w:highlight w:val="yellow"/>
              </w:rPr>
            </w:rPrChange>
          </w:rPr>
          <w:t>Insert</w:t>
        </w:r>
      </w:ins>
    </w:p>
    <w:p w14:paraId="19FE258E" w14:textId="77777777" w:rsidR="004455BA" w:rsidRPr="004455BA" w:rsidRDefault="004455BA" w:rsidP="004455BA">
      <w:pPr>
        <w:rPr>
          <w:ins w:id="1431" w:author="Microsoft Office User" w:date="2024-01-30T15:40:00Z"/>
          <w:rFonts w:asciiTheme="majorHAnsi" w:hAnsiTheme="majorHAnsi" w:cstheme="majorHAnsi"/>
          <w:rPrChange w:id="1432" w:author="Microsoft Office User" w:date="2024-01-30T15:41:00Z">
            <w:rPr>
              <w:ins w:id="1433" w:author="Microsoft Office User" w:date="2024-01-30T15:40:00Z"/>
              <w:sz w:val="28"/>
              <w:szCs w:val="28"/>
            </w:rPr>
          </w:rPrChange>
        </w:rPr>
      </w:pPr>
      <w:ins w:id="1434" w:author="Microsoft Office User" w:date="2024-01-30T15:40:00Z">
        <w:r w:rsidRPr="004455BA">
          <w:rPr>
            <w:rFonts w:asciiTheme="majorHAnsi" w:hAnsiTheme="majorHAnsi" w:cstheme="majorHAnsi"/>
            <w:rPrChange w:id="1435" w:author="Microsoft Office User" w:date="2024-01-30T15:41:00Z">
              <w:rPr>
                <w:sz w:val="28"/>
                <w:szCs w:val="28"/>
              </w:rPr>
            </w:rPrChange>
          </w:rPr>
          <w:t xml:space="preserve">Diagnosis </w:t>
        </w:r>
        <w:r w:rsidRPr="004455BA">
          <w:rPr>
            <w:rFonts w:asciiTheme="majorHAnsi" w:hAnsiTheme="majorHAnsi" w:cstheme="majorHAnsi"/>
            <w:rPrChange w:id="1436" w:author="Microsoft Office User" w:date="2024-01-30T15:41:00Z">
              <w:rPr>
                <w:sz w:val="28"/>
                <w:szCs w:val="28"/>
              </w:rPr>
            </w:rPrChange>
          </w:rPr>
          <w:tab/>
        </w:r>
        <w:r w:rsidRPr="004455BA">
          <w:rPr>
            <w:rFonts w:asciiTheme="majorHAnsi" w:hAnsiTheme="majorHAnsi" w:cstheme="majorHAnsi"/>
            <w:rPrChange w:id="1437" w:author="Microsoft Office User" w:date="2024-01-30T15:41:00Z">
              <w:rPr>
                <w:sz w:val="28"/>
                <w:szCs w:val="28"/>
              </w:rPr>
            </w:rPrChange>
          </w:rPr>
          <w:tab/>
        </w:r>
        <w:r w:rsidRPr="004455BA">
          <w:rPr>
            <w:rFonts w:asciiTheme="majorHAnsi" w:hAnsiTheme="majorHAnsi" w:cstheme="majorHAnsi"/>
            <w:rPrChange w:id="1438" w:author="Microsoft Office User" w:date="2024-01-30T15:41:00Z">
              <w:rPr>
                <w:sz w:val="28"/>
                <w:szCs w:val="28"/>
              </w:rPr>
            </w:rPrChange>
          </w:rPr>
          <w:tab/>
          <w:t xml:space="preserve">: </w:t>
        </w:r>
        <w:r w:rsidRPr="004455BA">
          <w:rPr>
            <w:rFonts w:asciiTheme="majorHAnsi" w:hAnsiTheme="majorHAnsi" w:cstheme="majorHAnsi"/>
            <w:highlight w:val="yellow"/>
            <w:rPrChange w:id="1439" w:author="Microsoft Office User" w:date="2024-01-30T15:41:00Z">
              <w:rPr>
                <w:sz w:val="28"/>
                <w:szCs w:val="28"/>
                <w:highlight w:val="yellow"/>
              </w:rPr>
            </w:rPrChange>
          </w:rPr>
          <w:t>INSERT</w:t>
        </w:r>
      </w:ins>
    </w:p>
    <w:p w14:paraId="45F376DA" w14:textId="77777777" w:rsidR="004455BA" w:rsidRPr="004455BA" w:rsidRDefault="004455BA" w:rsidP="004455BA">
      <w:pPr>
        <w:ind w:right="-472"/>
        <w:rPr>
          <w:ins w:id="1440" w:author="Microsoft Office User" w:date="2024-01-30T15:40:00Z"/>
          <w:rFonts w:asciiTheme="majorHAnsi" w:hAnsiTheme="majorHAnsi" w:cstheme="majorHAnsi"/>
          <w:rPrChange w:id="1441" w:author="Microsoft Office User" w:date="2024-01-30T15:41:00Z">
            <w:rPr>
              <w:ins w:id="1442" w:author="Microsoft Office User" w:date="2024-01-30T15:40:00Z"/>
              <w:sz w:val="28"/>
              <w:szCs w:val="28"/>
            </w:rPr>
          </w:rPrChange>
        </w:rPr>
      </w:pPr>
      <w:ins w:id="1443" w:author="Microsoft Office User" w:date="2024-01-30T15:40:00Z">
        <w:r w:rsidRPr="004455BA">
          <w:rPr>
            <w:rFonts w:asciiTheme="majorHAnsi" w:hAnsiTheme="majorHAnsi" w:cstheme="majorHAnsi"/>
            <w:rPrChange w:id="1444" w:author="Microsoft Office User" w:date="2024-01-30T15:41:00Z">
              <w:rPr>
                <w:sz w:val="28"/>
                <w:szCs w:val="28"/>
              </w:rPr>
            </w:rPrChange>
          </w:rPr>
          <w:t xml:space="preserve">Date of Consultation </w:t>
        </w:r>
        <w:r w:rsidRPr="004455BA">
          <w:rPr>
            <w:rFonts w:asciiTheme="majorHAnsi" w:hAnsiTheme="majorHAnsi" w:cstheme="majorHAnsi"/>
            <w:rPrChange w:id="1445" w:author="Microsoft Office User" w:date="2024-01-30T15:41:00Z">
              <w:rPr>
                <w:sz w:val="28"/>
                <w:szCs w:val="28"/>
              </w:rPr>
            </w:rPrChange>
          </w:rPr>
          <w:tab/>
          <w:t xml:space="preserve">: 15.01.2024, </w:t>
        </w:r>
        <w:r w:rsidRPr="004455BA">
          <w:rPr>
            <w:rFonts w:asciiTheme="majorHAnsi" w:hAnsiTheme="majorHAnsi" w:cstheme="majorHAnsi"/>
            <w:highlight w:val="yellow"/>
            <w:rPrChange w:id="1446" w:author="Microsoft Office User" w:date="2024-01-30T15:41:00Z">
              <w:rPr>
                <w:sz w:val="28"/>
                <w:szCs w:val="28"/>
                <w:highlight w:val="yellow"/>
              </w:rPr>
            </w:rPrChange>
          </w:rPr>
          <w:t>INSERT Time Local(Patient)</w:t>
        </w:r>
      </w:ins>
    </w:p>
    <w:p w14:paraId="282360DD" w14:textId="77777777" w:rsidR="004455BA" w:rsidRPr="004455BA" w:rsidRDefault="004455BA" w:rsidP="004455BA">
      <w:pPr>
        <w:ind w:right="-472"/>
        <w:rPr>
          <w:ins w:id="1447" w:author="Microsoft Office User" w:date="2024-01-30T15:40:00Z"/>
          <w:rFonts w:asciiTheme="majorHAnsi" w:hAnsiTheme="majorHAnsi" w:cstheme="majorHAnsi"/>
          <w:rPrChange w:id="1448" w:author="Microsoft Office User" w:date="2024-01-30T15:41:00Z">
            <w:rPr>
              <w:ins w:id="1449" w:author="Microsoft Office User" w:date="2024-01-30T15:40:00Z"/>
              <w:sz w:val="28"/>
              <w:szCs w:val="28"/>
            </w:rPr>
          </w:rPrChange>
        </w:rPr>
      </w:pPr>
      <w:ins w:id="1450" w:author="Microsoft Office User" w:date="2024-01-30T15:40:00Z">
        <w:r w:rsidRPr="004455BA">
          <w:rPr>
            <w:rFonts w:asciiTheme="majorHAnsi" w:hAnsiTheme="majorHAnsi" w:cstheme="majorHAnsi"/>
            <w:rPrChange w:id="1451" w:author="Microsoft Office User" w:date="2024-01-30T15:41:00Z">
              <w:rPr>
                <w:sz w:val="28"/>
                <w:szCs w:val="28"/>
              </w:rPr>
            </w:rPrChange>
          </w:rPr>
          <w:t xml:space="preserve">Date of Consultation </w:t>
        </w:r>
        <w:r w:rsidRPr="004455BA">
          <w:rPr>
            <w:rFonts w:asciiTheme="majorHAnsi" w:hAnsiTheme="majorHAnsi" w:cstheme="majorHAnsi"/>
            <w:rPrChange w:id="1452" w:author="Microsoft Office User" w:date="2024-01-30T15:41:00Z">
              <w:rPr>
                <w:sz w:val="28"/>
                <w:szCs w:val="28"/>
              </w:rPr>
            </w:rPrChange>
          </w:rPr>
          <w:tab/>
          <w:t xml:space="preserve">: 15.01.2024, </w:t>
        </w:r>
        <w:r w:rsidRPr="004455BA">
          <w:rPr>
            <w:rFonts w:asciiTheme="majorHAnsi" w:hAnsiTheme="majorHAnsi" w:cstheme="majorHAnsi"/>
            <w:highlight w:val="yellow"/>
            <w:rPrChange w:id="1453" w:author="Microsoft Office User" w:date="2024-01-30T15:41:00Z">
              <w:rPr>
                <w:sz w:val="28"/>
                <w:szCs w:val="28"/>
                <w:highlight w:val="yellow"/>
              </w:rPr>
            </w:rPrChange>
          </w:rPr>
          <w:t>INSERT Time Local(Doctor)</w:t>
        </w:r>
      </w:ins>
    </w:p>
    <w:p w14:paraId="7047C5B0" w14:textId="77777777" w:rsidR="004455BA" w:rsidRPr="004455BA" w:rsidRDefault="004455BA" w:rsidP="004455BA">
      <w:pPr>
        <w:rPr>
          <w:ins w:id="1454" w:author="Microsoft Office User" w:date="2024-01-30T15:40:00Z"/>
          <w:rFonts w:asciiTheme="majorHAnsi" w:hAnsiTheme="majorHAnsi" w:cstheme="majorHAnsi"/>
          <w:rPrChange w:id="1455" w:author="Microsoft Office User" w:date="2024-01-30T15:41:00Z">
            <w:rPr>
              <w:ins w:id="1456" w:author="Microsoft Office User" w:date="2024-01-30T15:40:00Z"/>
              <w:sz w:val="40"/>
              <w:szCs w:val="40"/>
            </w:rPr>
          </w:rPrChange>
        </w:rPr>
      </w:pPr>
      <w:ins w:id="1457" w:author="Microsoft Office User" w:date="2024-01-30T15:40:00Z">
        <w:r w:rsidRPr="004455BA">
          <w:rPr>
            <w:rFonts w:asciiTheme="majorHAnsi" w:hAnsiTheme="majorHAnsi" w:cstheme="majorHAnsi"/>
            <w:noProof/>
            <w:rPrChange w:id="1458" w:author="Microsoft Office User" w:date="2024-01-30T15:41:00Z">
              <w:rPr>
                <w:noProof/>
                <w:sz w:val="40"/>
                <w:szCs w:val="40"/>
              </w:rPr>
            </w:rPrChange>
          </w:rPr>
          <mc:AlternateContent>
            <mc:Choice Requires="wps">
              <w:drawing>
                <wp:anchor distT="0" distB="0" distL="114300" distR="114300" simplePos="0" relativeHeight="251659264" behindDoc="0" locked="0" layoutInCell="1" allowOverlap="1" wp14:anchorId="49148789" wp14:editId="33A0699D">
                  <wp:simplePos x="0" y="0"/>
                  <wp:positionH relativeFrom="margin">
                    <wp:align>right</wp:align>
                  </wp:positionH>
                  <wp:positionV relativeFrom="paragraph">
                    <wp:posOffset>146851</wp:posOffset>
                  </wp:positionV>
                  <wp:extent cx="6098650" cy="0"/>
                  <wp:effectExtent l="0" t="0" r="0" b="0"/>
                  <wp:wrapNone/>
                  <wp:docPr id="293908138" name="Straight Connector 1"/>
                  <wp:cNvGraphicFramePr/>
                  <a:graphic xmlns:a="http://schemas.openxmlformats.org/drawingml/2006/main">
                    <a:graphicData uri="http://schemas.microsoft.com/office/word/2010/wordprocessingShape">
                      <wps:wsp>
                        <wps:cNvCnPr/>
                        <wps:spPr>
                          <a:xfrm>
                            <a:off x="0" y="0"/>
                            <a:ext cx="60986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51926895"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9pt,11.55pt" to="909.2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" strokecolor="black [3213]" strokeweight="1pt">
                  <w10:wrap anchorx="margin"/>
                </v:line>
              </w:pict>
            </mc:Fallback>
          </mc:AlternateContent>
        </w:r>
      </w:ins>
    </w:p>
    <w:p w14:paraId="0C77F51D" w14:textId="77777777" w:rsidR="004455BA" w:rsidRPr="004455BA" w:rsidRDefault="004455BA" w:rsidP="004455BA">
      <w:pPr>
        <w:pStyle w:val="ListParagraph"/>
        <w:ind w:left="0"/>
        <w:rPr>
          <w:ins w:id="1459" w:author="Microsoft Office User" w:date="2024-01-30T15:40:00Z"/>
          <w:rFonts w:asciiTheme="majorHAnsi" w:hAnsiTheme="majorHAnsi" w:cstheme="majorHAnsi"/>
          <w:b/>
          <w:bCs/>
          <w:rPrChange w:id="1460" w:author="Microsoft Office User" w:date="2024-01-30T15:41:00Z">
            <w:rPr>
              <w:ins w:id="1461" w:author="Microsoft Office User" w:date="2024-01-30T15:40:00Z"/>
              <w:b/>
              <w:bCs/>
              <w:sz w:val="28"/>
              <w:szCs w:val="28"/>
            </w:rPr>
          </w:rPrChange>
        </w:rPr>
      </w:pPr>
      <w:ins w:id="1462" w:author="Microsoft Office User" w:date="2024-01-30T15:40:00Z">
        <w:r w:rsidRPr="004455BA">
          <w:rPr>
            <w:rFonts w:asciiTheme="majorHAnsi" w:hAnsiTheme="majorHAnsi" w:cstheme="majorHAnsi"/>
            <w:b/>
            <w:bCs/>
            <w:rPrChange w:id="1463" w:author="Microsoft Office User" w:date="2024-01-30T15:41:00Z">
              <w:rPr>
                <w:b/>
                <w:bCs/>
                <w:sz w:val="28"/>
                <w:szCs w:val="28"/>
              </w:rPr>
            </w:rPrChange>
          </w:rPr>
          <w:t xml:space="preserve">Health Summary – </w:t>
        </w:r>
      </w:ins>
    </w:p>
    <w:p w14:paraId="71031CE5" w14:textId="77777777" w:rsidR="004455BA" w:rsidRPr="004455BA" w:rsidRDefault="004455BA" w:rsidP="004455BA">
      <w:pPr>
        <w:pStyle w:val="ListParagraph"/>
        <w:ind w:left="0"/>
        <w:rPr>
          <w:ins w:id="1464" w:author="Microsoft Office User" w:date="2024-01-30T15:40:00Z"/>
          <w:rFonts w:asciiTheme="majorHAnsi" w:hAnsiTheme="majorHAnsi" w:cstheme="majorHAnsi"/>
          <w:b/>
          <w:bCs/>
          <w:i/>
          <w:iCs/>
          <w:rPrChange w:id="1465" w:author="Microsoft Office User" w:date="2024-01-30T15:41:00Z">
            <w:rPr>
              <w:ins w:id="1466" w:author="Microsoft Office User" w:date="2024-01-30T15:40:00Z"/>
              <w:b/>
              <w:bCs/>
              <w:i/>
              <w:iCs/>
              <w:sz w:val="28"/>
              <w:szCs w:val="28"/>
            </w:rPr>
          </w:rPrChange>
        </w:rPr>
      </w:pPr>
    </w:p>
    <w:p w14:paraId="1F786259" w14:textId="77777777" w:rsidR="004455BA" w:rsidRPr="004455BA" w:rsidRDefault="004455BA" w:rsidP="004455BA">
      <w:pPr>
        <w:pStyle w:val="ListParagraph"/>
        <w:ind w:left="0"/>
        <w:rPr>
          <w:ins w:id="1467" w:author="Microsoft Office User" w:date="2024-01-30T15:40:00Z"/>
          <w:rFonts w:asciiTheme="majorHAnsi" w:hAnsiTheme="majorHAnsi" w:cstheme="majorHAnsi"/>
          <w:rPrChange w:id="1468" w:author="Microsoft Office User" w:date="2024-01-30T15:41:00Z">
            <w:rPr>
              <w:ins w:id="1469" w:author="Microsoft Office User" w:date="2024-01-30T15:40:00Z"/>
              <w:sz w:val="24"/>
              <w:szCs w:val="24"/>
            </w:rPr>
          </w:rPrChange>
        </w:rPr>
      </w:pPr>
      <w:ins w:id="1470" w:author="Microsoft Office User" w:date="2024-01-30T15:40:00Z">
        <w:r w:rsidRPr="004455BA">
          <w:rPr>
            <w:rFonts w:asciiTheme="majorHAnsi" w:hAnsiTheme="majorHAnsi" w:cstheme="majorHAnsi"/>
            <w:rPrChange w:id="1471" w:author="Microsoft Office User" w:date="2024-01-30T15:41:00Z">
              <w:rPr>
                <w:sz w:val="24"/>
                <w:szCs w:val="24"/>
              </w:rPr>
            </w:rPrChange>
          </w:rPr>
          <w:t>42 Years male patient having burning in chest, nausea, regurgitation presented for consulting. Diet history taken. Lifestyle understood. Late night sleep is found as the main reason behind Hyperacidity. Dietary changes advised. Lifestyle changes suggested. Patient is advised to take medicines for three months with monthly follow up.</w:t>
        </w:r>
      </w:ins>
    </w:p>
    <w:p w14:paraId="6861AC33" w14:textId="77777777" w:rsidR="004455BA" w:rsidRPr="004455BA" w:rsidRDefault="004455BA" w:rsidP="004455BA">
      <w:pPr>
        <w:pStyle w:val="ListParagraph"/>
        <w:ind w:left="1146"/>
        <w:rPr>
          <w:ins w:id="1472" w:author="Microsoft Office User" w:date="2024-01-30T15:40:00Z"/>
          <w:rFonts w:asciiTheme="majorHAnsi" w:hAnsiTheme="majorHAnsi" w:cstheme="majorHAnsi"/>
          <w:rPrChange w:id="1473" w:author="Microsoft Office User" w:date="2024-01-30T15:41:00Z">
            <w:rPr>
              <w:ins w:id="1474" w:author="Microsoft Office User" w:date="2024-01-30T15:40:00Z"/>
              <w:sz w:val="28"/>
              <w:szCs w:val="28"/>
            </w:rPr>
          </w:rPrChange>
        </w:rPr>
      </w:pPr>
    </w:p>
    <w:p w14:paraId="0617FF64" w14:textId="77777777" w:rsidR="004455BA" w:rsidRPr="004455BA" w:rsidRDefault="004455BA" w:rsidP="004455BA">
      <w:pPr>
        <w:ind w:left="426" w:hanging="426"/>
        <w:rPr>
          <w:ins w:id="1475" w:author="Microsoft Office User" w:date="2024-01-30T15:40:00Z"/>
          <w:rFonts w:asciiTheme="majorHAnsi" w:hAnsiTheme="majorHAnsi" w:cstheme="majorHAnsi"/>
          <w:b/>
          <w:bCs/>
          <w:rPrChange w:id="1476" w:author="Microsoft Office User" w:date="2024-01-30T15:41:00Z">
            <w:rPr>
              <w:ins w:id="1477" w:author="Microsoft Office User" w:date="2024-01-30T15:40:00Z"/>
              <w:b/>
              <w:bCs/>
              <w:sz w:val="28"/>
              <w:szCs w:val="28"/>
            </w:rPr>
          </w:rPrChange>
        </w:rPr>
      </w:pPr>
      <w:ins w:id="1478" w:author="Microsoft Office User" w:date="2024-01-30T15:40:00Z">
        <w:r w:rsidRPr="004455BA">
          <w:rPr>
            <w:rFonts w:asciiTheme="majorHAnsi" w:hAnsiTheme="majorHAnsi" w:cstheme="majorHAnsi"/>
            <w:b/>
            <w:bCs/>
            <w:rPrChange w:id="1479" w:author="Microsoft Office User" w:date="2024-01-30T15:41:00Z">
              <w:rPr>
                <w:b/>
                <w:bCs/>
                <w:sz w:val="28"/>
                <w:szCs w:val="28"/>
              </w:rPr>
            </w:rPrChange>
          </w:rPr>
          <w:t xml:space="preserve">Diet Advised – </w:t>
        </w:r>
      </w:ins>
    </w:p>
    <w:p w14:paraId="61AD5127" w14:textId="77777777" w:rsidR="004455BA" w:rsidRPr="004455BA" w:rsidRDefault="004455BA" w:rsidP="004455BA">
      <w:pPr>
        <w:pStyle w:val="ListParagraph"/>
        <w:ind w:left="1146"/>
        <w:rPr>
          <w:ins w:id="1480" w:author="Microsoft Office User" w:date="2024-01-30T15:40:00Z"/>
          <w:rFonts w:asciiTheme="majorHAnsi" w:hAnsiTheme="majorHAnsi" w:cstheme="majorHAnsi"/>
          <w:rPrChange w:id="1481" w:author="Microsoft Office User" w:date="2024-01-30T15:41:00Z">
            <w:rPr>
              <w:ins w:id="1482" w:author="Microsoft Office User" w:date="2024-01-30T15:40:00Z"/>
              <w:sz w:val="28"/>
              <w:szCs w:val="28"/>
            </w:rPr>
          </w:rPrChange>
        </w:rPr>
      </w:pPr>
    </w:p>
    <w:tbl>
      <w:tblPr>
        <w:tblStyle w:val="TableGrid"/>
        <w:tblW w:w="8521" w:type="dxa"/>
        <w:tblInd w:w="-78" w:type="dxa"/>
        <w:tblLook w:val="04A0" w:firstRow="1" w:lastRow="0" w:firstColumn="1" w:lastColumn="0" w:noHBand="0" w:noVBand="1"/>
      </w:tblPr>
      <w:tblGrid>
        <w:gridCol w:w="2840"/>
        <w:gridCol w:w="2840"/>
        <w:gridCol w:w="2841"/>
      </w:tblGrid>
      <w:tr w:rsidR="004455BA" w:rsidRPr="004455BA" w14:paraId="1A1348C3" w14:textId="77777777" w:rsidTr="00E81FB8">
        <w:trPr>
          <w:trHeight w:val="424"/>
          <w:ins w:id="1483" w:author="Microsoft Office User" w:date="2024-01-30T15:40:00Z"/>
        </w:trPr>
        <w:tc>
          <w:tcPr>
            <w:tcW w:w="2840" w:type="dxa"/>
            <w:vAlign w:val="center"/>
          </w:tcPr>
          <w:p w14:paraId="510F3D5A" w14:textId="77777777" w:rsidR="004455BA" w:rsidRPr="004455BA" w:rsidRDefault="004455BA" w:rsidP="00E81FB8">
            <w:pPr>
              <w:pStyle w:val="ListParagraph"/>
              <w:ind w:left="0"/>
              <w:rPr>
                <w:ins w:id="1484" w:author="Microsoft Office User" w:date="2024-01-30T15:40:00Z"/>
                <w:rFonts w:asciiTheme="majorHAnsi" w:hAnsiTheme="majorHAnsi" w:cstheme="majorHAnsi"/>
                <w:b/>
                <w:bCs/>
                <w:rPrChange w:id="1485" w:author="Microsoft Office User" w:date="2024-01-30T15:41:00Z">
                  <w:rPr>
                    <w:ins w:id="1486" w:author="Microsoft Office User" w:date="2024-01-30T15:40:00Z"/>
                    <w:b/>
                    <w:bCs/>
                    <w:sz w:val="24"/>
                    <w:szCs w:val="24"/>
                  </w:rPr>
                </w:rPrChange>
              </w:rPr>
            </w:pPr>
            <w:ins w:id="1487" w:author="Microsoft Office User" w:date="2024-01-30T15:40:00Z">
              <w:r w:rsidRPr="004455BA">
                <w:rPr>
                  <w:rFonts w:asciiTheme="majorHAnsi" w:hAnsiTheme="majorHAnsi" w:cstheme="majorHAnsi"/>
                  <w:b/>
                  <w:bCs/>
                  <w:rPrChange w:id="1488" w:author="Microsoft Office User" w:date="2024-01-30T15:41:00Z">
                    <w:rPr>
                      <w:b/>
                      <w:bCs/>
                      <w:sz w:val="24"/>
                      <w:szCs w:val="24"/>
                    </w:rPr>
                  </w:rPrChange>
                </w:rPr>
                <w:t>Can Eat Regularly</w:t>
              </w:r>
            </w:ins>
          </w:p>
        </w:tc>
        <w:tc>
          <w:tcPr>
            <w:tcW w:w="2840" w:type="dxa"/>
            <w:vAlign w:val="center"/>
          </w:tcPr>
          <w:p w14:paraId="50B18D05" w14:textId="77777777" w:rsidR="004455BA" w:rsidRPr="004455BA" w:rsidRDefault="004455BA" w:rsidP="00E81FB8">
            <w:pPr>
              <w:pStyle w:val="ListParagraph"/>
              <w:ind w:left="0"/>
              <w:rPr>
                <w:ins w:id="1489" w:author="Microsoft Office User" w:date="2024-01-30T15:40:00Z"/>
                <w:rFonts w:asciiTheme="majorHAnsi" w:hAnsiTheme="majorHAnsi" w:cstheme="majorHAnsi"/>
                <w:rPrChange w:id="1490" w:author="Microsoft Office User" w:date="2024-01-30T15:41:00Z">
                  <w:rPr>
                    <w:ins w:id="1491" w:author="Microsoft Office User" w:date="2024-01-30T15:40:00Z"/>
                    <w:sz w:val="24"/>
                    <w:szCs w:val="24"/>
                  </w:rPr>
                </w:rPrChange>
              </w:rPr>
            </w:pPr>
            <w:ins w:id="1492" w:author="Microsoft Office User" w:date="2024-01-30T15:40:00Z">
              <w:r w:rsidRPr="004455BA">
                <w:rPr>
                  <w:rFonts w:asciiTheme="majorHAnsi" w:hAnsiTheme="majorHAnsi" w:cstheme="majorHAnsi"/>
                  <w:b/>
                  <w:bCs/>
                  <w:rPrChange w:id="1493" w:author="Microsoft Office User" w:date="2024-01-30T15:41:00Z">
                    <w:rPr>
                      <w:b/>
                      <w:bCs/>
                      <w:sz w:val="24"/>
                      <w:szCs w:val="24"/>
                    </w:rPr>
                  </w:rPrChange>
                </w:rPr>
                <w:t>Can Eat Occasionally</w:t>
              </w:r>
            </w:ins>
          </w:p>
        </w:tc>
        <w:tc>
          <w:tcPr>
            <w:tcW w:w="2841" w:type="dxa"/>
            <w:vAlign w:val="center"/>
          </w:tcPr>
          <w:p w14:paraId="467BE52A" w14:textId="77777777" w:rsidR="004455BA" w:rsidRPr="004455BA" w:rsidRDefault="004455BA" w:rsidP="00E81FB8">
            <w:pPr>
              <w:pStyle w:val="ListParagraph"/>
              <w:ind w:left="0"/>
              <w:rPr>
                <w:ins w:id="1494" w:author="Microsoft Office User" w:date="2024-01-30T15:40:00Z"/>
                <w:rFonts w:asciiTheme="majorHAnsi" w:hAnsiTheme="majorHAnsi" w:cstheme="majorHAnsi"/>
                <w:b/>
                <w:bCs/>
                <w:rPrChange w:id="1495" w:author="Microsoft Office User" w:date="2024-01-30T15:41:00Z">
                  <w:rPr>
                    <w:ins w:id="1496" w:author="Microsoft Office User" w:date="2024-01-30T15:40:00Z"/>
                    <w:b/>
                    <w:bCs/>
                    <w:sz w:val="24"/>
                    <w:szCs w:val="24"/>
                  </w:rPr>
                </w:rPrChange>
              </w:rPr>
            </w:pPr>
            <w:ins w:id="1497" w:author="Microsoft Office User" w:date="2024-01-30T15:40:00Z">
              <w:r w:rsidRPr="004455BA">
                <w:rPr>
                  <w:rFonts w:asciiTheme="majorHAnsi" w:hAnsiTheme="majorHAnsi" w:cstheme="majorHAnsi"/>
                  <w:b/>
                  <w:bCs/>
                  <w:rPrChange w:id="1498" w:author="Microsoft Office User" w:date="2024-01-30T15:41:00Z">
                    <w:rPr>
                      <w:b/>
                      <w:bCs/>
                      <w:sz w:val="24"/>
                      <w:szCs w:val="24"/>
                    </w:rPr>
                  </w:rPrChange>
                </w:rPr>
                <w:t>Should Avoid</w:t>
              </w:r>
            </w:ins>
          </w:p>
        </w:tc>
      </w:tr>
      <w:tr w:rsidR="004455BA" w:rsidRPr="004455BA" w14:paraId="3D8EC84C" w14:textId="77777777" w:rsidTr="00E81FB8">
        <w:trPr>
          <w:trHeight w:val="428"/>
          <w:ins w:id="1499" w:author="Microsoft Office User" w:date="2024-01-30T15:40:00Z"/>
        </w:trPr>
        <w:tc>
          <w:tcPr>
            <w:tcW w:w="2840" w:type="dxa"/>
            <w:vAlign w:val="center"/>
          </w:tcPr>
          <w:p w14:paraId="70DB25C5" w14:textId="77777777" w:rsidR="004455BA" w:rsidRPr="004455BA" w:rsidRDefault="004455BA" w:rsidP="00E81FB8">
            <w:pPr>
              <w:pStyle w:val="ListParagraph"/>
              <w:ind w:left="0"/>
              <w:rPr>
                <w:ins w:id="1500" w:author="Microsoft Office User" w:date="2024-01-30T15:40:00Z"/>
                <w:rFonts w:asciiTheme="majorHAnsi" w:hAnsiTheme="majorHAnsi" w:cstheme="majorHAnsi"/>
                <w:rPrChange w:id="1501" w:author="Microsoft Office User" w:date="2024-01-30T15:41:00Z">
                  <w:rPr>
                    <w:ins w:id="1502" w:author="Microsoft Office User" w:date="2024-01-30T15:40:00Z"/>
                    <w:sz w:val="24"/>
                    <w:szCs w:val="24"/>
                  </w:rPr>
                </w:rPrChange>
              </w:rPr>
            </w:pPr>
            <w:ins w:id="1503" w:author="Microsoft Office User" w:date="2024-01-30T15:40:00Z">
              <w:r w:rsidRPr="004455BA">
                <w:rPr>
                  <w:rFonts w:asciiTheme="majorHAnsi" w:hAnsiTheme="majorHAnsi" w:cstheme="majorHAnsi"/>
                  <w:rPrChange w:id="1504" w:author="Microsoft Office User" w:date="2024-01-30T15:41:00Z">
                    <w:rPr>
                      <w:sz w:val="24"/>
                      <w:szCs w:val="24"/>
                    </w:rPr>
                  </w:rPrChange>
                </w:rPr>
                <w:t>Chapati/ Jwar Bhakari/ Wheat Roti</w:t>
              </w:r>
            </w:ins>
          </w:p>
        </w:tc>
        <w:tc>
          <w:tcPr>
            <w:tcW w:w="2840" w:type="dxa"/>
            <w:vAlign w:val="center"/>
          </w:tcPr>
          <w:p w14:paraId="2244FAF8" w14:textId="77777777" w:rsidR="004455BA" w:rsidRPr="004455BA" w:rsidRDefault="004455BA" w:rsidP="00E81FB8">
            <w:pPr>
              <w:pStyle w:val="ListParagraph"/>
              <w:ind w:left="0"/>
              <w:rPr>
                <w:ins w:id="1505" w:author="Microsoft Office User" w:date="2024-01-30T15:40:00Z"/>
                <w:rFonts w:asciiTheme="majorHAnsi" w:hAnsiTheme="majorHAnsi" w:cstheme="majorHAnsi"/>
                <w:rPrChange w:id="1506" w:author="Microsoft Office User" w:date="2024-01-30T15:41:00Z">
                  <w:rPr>
                    <w:ins w:id="1507" w:author="Microsoft Office User" w:date="2024-01-30T15:40:00Z"/>
                    <w:sz w:val="24"/>
                    <w:szCs w:val="24"/>
                  </w:rPr>
                </w:rPrChange>
              </w:rPr>
            </w:pPr>
            <w:ins w:id="1508" w:author="Microsoft Office User" w:date="2024-01-30T15:40:00Z">
              <w:r w:rsidRPr="004455BA">
                <w:rPr>
                  <w:rFonts w:asciiTheme="majorHAnsi" w:hAnsiTheme="majorHAnsi" w:cstheme="majorHAnsi"/>
                  <w:rPrChange w:id="1509" w:author="Microsoft Office User" w:date="2024-01-30T15:41:00Z">
                    <w:rPr>
                      <w:sz w:val="24"/>
                      <w:szCs w:val="24"/>
                    </w:rPr>
                  </w:rPrChange>
                </w:rPr>
                <w:t>Bajari Bhakari</w:t>
              </w:r>
            </w:ins>
          </w:p>
        </w:tc>
        <w:tc>
          <w:tcPr>
            <w:tcW w:w="2841" w:type="dxa"/>
            <w:vAlign w:val="center"/>
          </w:tcPr>
          <w:p w14:paraId="4B5CAE12" w14:textId="77777777" w:rsidR="004455BA" w:rsidRPr="004455BA" w:rsidRDefault="004455BA" w:rsidP="00E81FB8">
            <w:pPr>
              <w:pStyle w:val="ListParagraph"/>
              <w:ind w:left="0"/>
              <w:rPr>
                <w:ins w:id="1510" w:author="Microsoft Office User" w:date="2024-01-30T15:40:00Z"/>
                <w:rFonts w:asciiTheme="majorHAnsi" w:hAnsiTheme="majorHAnsi" w:cstheme="majorHAnsi"/>
                <w:rPrChange w:id="1511" w:author="Microsoft Office User" w:date="2024-01-30T15:41:00Z">
                  <w:rPr>
                    <w:ins w:id="1512" w:author="Microsoft Office User" w:date="2024-01-30T15:40:00Z"/>
                    <w:sz w:val="24"/>
                    <w:szCs w:val="24"/>
                  </w:rPr>
                </w:rPrChange>
              </w:rPr>
            </w:pPr>
            <w:ins w:id="1513" w:author="Microsoft Office User" w:date="2024-01-30T15:40:00Z">
              <w:r w:rsidRPr="004455BA">
                <w:rPr>
                  <w:rFonts w:asciiTheme="majorHAnsi" w:hAnsiTheme="majorHAnsi" w:cstheme="majorHAnsi"/>
                  <w:rPrChange w:id="1514" w:author="Microsoft Office User" w:date="2024-01-30T15:41:00Z">
                    <w:rPr>
                      <w:sz w:val="24"/>
                      <w:szCs w:val="24"/>
                    </w:rPr>
                  </w:rPrChange>
                </w:rPr>
                <w:t>Maida Roti and All Maida products</w:t>
              </w:r>
            </w:ins>
          </w:p>
        </w:tc>
      </w:tr>
      <w:tr w:rsidR="004455BA" w:rsidRPr="004455BA" w14:paraId="72587D0A" w14:textId="77777777" w:rsidTr="00E81FB8">
        <w:trPr>
          <w:trHeight w:val="413"/>
          <w:ins w:id="1515" w:author="Microsoft Office User" w:date="2024-01-30T15:40:00Z"/>
        </w:trPr>
        <w:tc>
          <w:tcPr>
            <w:tcW w:w="2840" w:type="dxa"/>
            <w:vAlign w:val="center"/>
          </w:tcPr>
          <w:p w14:paraId="29A6EAB2" w14:textId="77777777" w:rsidR="004455BA" w:rsidRPr="004455BA" w:rsidRDefault="004455BA" w:rsidP="00E81FB8">
            <w:pPr>
              <w:pStyle w:val="ListParagraph"/>
              <w:ind w:left="0"/>
              <w:rPr>
                <w:ins w:id="1516" w:author="Microsoft Office User" w:date="2024-01-30T15:40:00Z"/>
                <w:rFonts w:asciiTheme="majorHAnsi" w:hAnsiTheme="majorHAnsi" w:cstheme="majorHAnsi"/>
                <w:rPrChange w:id="1517" w:author="Microsoft Office User" w:date="2024-01-30T15:41:00Z">
                  <w:rPr>
                    <w:ins w:id="1518" w:author="Microsoft Office User" w:date="2024-01-30T15:40:00Z"/>
                    <w:sz w:val="24"/>
                    <w:szCs w:val="24"/>
                  </w:rPr>
                </w:rPrChange>
              </w:rPr>
            </w:pPr>
            <w:ins w:id="1519" w:author="Microsoft Office User" w:date="2024-01-30T15:40:00Z">
              <w:r w:rsidRPr="004455BA">
                <w:rPr>
                  <w:rFonts w:asciiTheme="majorHAnsi" w:hAnsiTheme="majorHAnsi" w:cstheme="majorHAnsi"/>
                  <w:rPrChange w:id="1520" w:author="Microsoft Office User" w:date="2024-01-30T15:41:00Z">
                    <w:rPr>
                      <w:sz w:val="24"/>
                      <w:szCs w:val="24"/>
                    </w:rPr>
                  </w:rPrChange>
                </w:rPr>
                <w:t>Rice</w:t>
              </w:r>
            </w:ins>
          </w:p>
        </w:tc>
        <w:tc>
          <w:tcPr>
            <w:tcW w:w="2840" w:type="dxa"/>
            <w:vAlign w:val="center"/>
          </w:tcPr>
          <w:p w14:paraId="03867566" w14:textId="77777777" w:rsidR="004455BA" w:rsidRPr="004455BA" w:rsidRDefault="004455BA" w:rsidP="00E81FB8">
            <w:pPr>
              <w:pStyle w:val="ListParagraph"/>
              <w:ind w:left="0"/>
              <w:rPr>
                <w:ins w:id="1521" w:author="Microsoft Office User" w:date="2024-01-30T15:40:00Z"/>
                <w:rFonts w:asciiTheme="majorHAnsi" w:hAnsiTheme="majorHAnsi" w:cstheme="majorHAnsi"/>
                <w:rPrChange w:id="1522" w:author="Microsoft Office User" w:date="2024-01-30T15:41:00Z">
                  <w:rPr>
                    <w:ins w:id="1523" w:author="Microsoft Office User" w:date="2024-01-30T15:40:00Z"/>
                    <w:sz w:val="24"/>
                    <w:szCs w:val="24"/>
                  </w:rPr>
                </w:rPrChange>
              </w:rPr>
            </w:pPr>
            <w:ins w:id="1524" w:author="Microsoft Office User" w:date="2024-01-30T15:40:00Z">
              <w:r w:rsidRPr="004455BA">
                <w:rPr>
                  <w:rFonts w:asciiTheme="majorHAnsi" w:hAnsiTheme="majorHAnsi" w:cstheme="majorHAnsi"/>
                  <w:rPrChange w:id="1525" w:author="Microsoft Office User" w:date="2024-01-30T15:41:00Z">
                    <w:rPr>
                      <w:sz w:val="24"/>
                      <w:szCs w:val="24"/>
                    </w:rPr>
                  </w:rPrChange>
                </w:rPr>
                <w:t xml:space="preserve">Pulav and Biryani </w:t>
              </w:r>
            </w:ins>
          </w:p>
        </w:tc>
        <w:tc>
          <w:tcPr>
            <w:tcW w:w="2841" w:type="dxa"/>
            <w:vAlign w:val="center"/>
          </w:tcPr>
          <w:p w14:paraId="58528F83" w14:textId="77777777" w:rsidR="004455BA" w:rsidRPr="004455BA" w:rsidRDefault="004455BA" w:rsidP="00E81FB8">
            <w:pPr>
              <w:pStyle w:val="ListParagraph"/>
              <w:ind w:left="0"/>
              <w:rPr>
                <w:ins w:id="1526" w:author="Microsoft Office User" w:date="2024-01-30T15:40:00Z"/>
                <w:rFonts w:asciiTheme="majorHAnsi" w:hAnsiTheme="majorHAnsi" w:cstheme="majorHAnsi"/>
                <w:rPrChange w:id="1527" w:author="Microsoft Office User" w:date="2024-01-30T15:41:00Z">
                  <w:rPr>
                    <w:ins w:id="1528" w:author="Microsoft Office User" w:date="2024-01-30T15:40:00Z"/>
                    <w:sz w:val="24"/>
                    <w:szCs w:val="24"/>
                  </w:rPr>
                </w:rPrChange>
              </w:rPr>
            </w:pPr>
            <w:ins w:id="1529" w:author="Microsoft Office User" w:date="2024-01-30T15:40:00Z">
              <w:r w:rsidRPr="004455BA">
                <w:rPr>
                  <w:rFonts w:asciiTheme="majorHAnsi" w:hAnsiTheme="majorHAnsi" w:cstheme="majorHAnsi"/>
                  <w:rPrChange w:id="1530" w:author="Microsoft Office User" w:date="2024-01-30T15:41:00Z">
                    <w:rPr>
                      <w:sz w:val="24"/>
                      <w:szCs w:val="24"/>
                    </w:rPr>
                  </w:rPrChange>
                </w:rPr>
                <w:t>Milk and Dahi</w:t>
              </w:r>
            </w:ins>
          </w:p>
        </w:tc>
      </w:tr>
      <w:tr w:rsidR="004455BA" w:rsidRPr="004455BA" w14:paraId="5E7F2F59" w14:textId="77777777" w:rsidTr="00E81FB8">
        <w:trPr>
          <w:trHeight w:val="413"/>
          <w:ins w:id="1531" w:author="Microsoft Office User" w:date="2024-01-30T15:40:00Z"/>
        </w:trPr>
        <w:tc>
          <w:tcPr>
            <w:tcW w:w="2840" w:type="dxa"/>
            <w:vAlign w:val="center"/>
          </w:tcPr>
          <w:p w14:paraId="47C1CA6A" w14:textId="77777777" w:rsidR="004455BA" w:rsidRPr="004455BA" w:rsidRDefault="004455BA" w:rsidP="00E81FB8">
            <w:pPr>
              <w:pStyle w:val="ListParagraph"/>
              <w:ind w:left="0"/>
              <w:rPr>
                <w:ins w:id="1532" w:author="Microsoft Office User" w:date="2024-01-30T15:40:00Z"/>
                <w:rFonts w:asciiTheme="majorHAnsi" w:hAnsiTheme="majorHAnsi" w:cstheme="majorHAnsi"/>
                <w:rPrChange w:id="1533" w:author="Microsoft Office User" w:date="2024-01-30T15:41:00Z">
                  <w:rPr>
                    <w:ins w:id="1534" w:author="Microsoft Office User" w:date="2024-01-30T15:40:00Z"/>
                    <w:sz w:val="24"/>
                    <w:szCs w:val="24"/>
                  </w:rPr>
                </w:rPrChange>
              </w:rPr>
            </w:pPr>
            <w:ins w:id="1535" w:author="Microsoft Office User" w:date="2024-01-30T15:40:00Z">
              <w:r w:rsidRPr="004455BA">
                <w:rPr>
                  <w:rFonts w:asciiTheme="majorHAnsi" w:hAnsiTheme="majorHAnsi" w:cstheme="majorHAnsi"/>
                  <w:rPrChange w:id="1536" w:author="Microsoft Office User" w:date="2024-01-30T15:41:00Z">
                    <w:rPr>
                      <w:sz w:val="24"/>
                      <w:szCs w:val="24"/>
                    </w:rPr>
                  </w:rPrChange>
                </w:rPr>
                <w:t>Mung Daal</w:t>
              </w:r>
            </w:ins>
          </w:p>
        </w:tc>
        <w:tc>
          <w:tcPr>
            <w:tcW w:w="2840" w:type="dxa"/>
            <w:vAlign w:val="center"/>
          </w:tcPr>
          <w:p w14:paraId="707F1FFE" w14:textId="77777777" w:rsidR="004455BA" w:rsidRPr="004455BA" w:rsidRDefault="004455BA" w:rsidP="00E81FB8">
            <w:pPr>
              <w:pStyle w:val="ListParagraph"/>
              <w:ind w:left="0"/>
              <w:rPr>
                <w:ins w:id="1537" w:author="Microsoft Office User" w:date="2024-01-30T15:40:00Z"/>
                <w:rFonts w:asciiTheme="majorHAnsi" w:hAnsiTheme="majorHAnsi" w:cstheme="majorHAnsi"/>
                <w:rPrChange w:id="1538" w:author="Microsoft Office User" w:date="2024-01-30T15:41:00Z">
                  <w:rPr>
                    <w:ins w:id="1539" w:author="Microsoft Office User" w:date="2024-01-30T15:40:00Z"/>
                    <w:sz w:val="24"/>
                    <w:szCs w:val="24"/>
                  </w:rPr>
                </w:rPrChange>
              </w:rPr>
            </w:pPr>
            <w:ins w:id="1540" w:author="Microsoft Office User" w:date="2024-01-30T15:40:00Z">
              <w:r w:rsidRPr="004455BA">
                <w:rPr>
                  <w:rFonts w:asciiTheme="majorHAnsi" w:hAnsiTheme="majorHAnsi" w:cstheme="majorHAnsi"/>
                  <w:rPrChange w:id="1541" w:author="Microsoft Office User" w:date="2024-01-30T15:41:00Z">
                    <w:rPr>
                      <w:sz w:val="24"/>
                      <w:szCs w:val="24"/>
                    </w:rPr>
                  </w:rPrChange>
                </w:rPr>
                <w:t xml:space="preserve">Paneer </w:t>
              </w:r>
            </w:ins>
          </w:p>
        </w:tc>
        <w:tc>
          <w:tcPr>
            <w:tcW w:w="2841" w:type="dxa"/>
            <w:vAlign w:val="center"/>
          </w:tcPr>
          <w:p w14:paraId="57FB4B28" w14:textId="77777777" w:rsidR="004455BA" w:rsidRPr="004455BA" w:rsidRDefault="004455BA" w:rsidP="00E81FB8">
            <w:pPr>
              <w:pStyle w:val="ListParagraph"/>
              <w:ind w:left="0"/>
              <w:rPr>
                <w:ins w:id="1542" w:author="Microsoft Office User" w:date="2024-01-30T15:40:00Z"/>
                <w:rFonts w:asciiTheme="majorHAnsi" w:hAnsiTheme="majorHAnsi" w:cstheme="majorHAnsi"/>
                <w:rPrChange w:id="1543" w:author="Microsoft Office User" w:date="2024-01-30T15:41:00Z">
                  <w:rPr>
                    <w:ins w:id="1544" w:author="Microsoft Office User" w:date="2024-01-30T15:40:00Z"/>
                    <w:sz w:val="24"/>
                    <w:szCs w:val="24"/>
                  </w:rPr>
                </w:rPrChange>
              </w:rPr>
            </w:pPr>
            <w:ins w:id="1545" w:author="Microsoft Office User" w:date="2024-01-30T15:40:00Z">
              <w:r w:rsidRPr="004455BA">
                <w:rPr>
                  <w:rFonts w:asciiTheme="majorHAnsi" w:hAnsiTheme="majorHAnsi" w:cstheme="majorHAnsi"/>
                  <w:rPrChange w:id="1546" w:author="Microsoft Office User" w:date="2024-01-30T15:41:00Z">
                    <w:rPr>
                      <w:sz w:val="24"/>
                      <w:szCs w:val="24"/>
                    </w:rPr>
                  </w:rPrChange>
                </w:rPr>
                <w:t>Spicy food</w:t>
              </w:r>
            </w:ins>
          </w:p>
        </w:tc>
      </w:tr>
      <w:tr w:rsidR="004455BA" w:rsidRPr="004455BA" w14:paraId="34EAD256" w14:textId="77777777" w:rsidTr="00E81FB8">
        <w:trPr>
          <w:trHeight w:val="428"/>
          <w:ins w:id="1547" w:author="Microsoft Office User" w:date="2024-01-30T15:40:00Z"/>
        </w:trPr>
        <w:tc>
          <w:tcPr>
            <w:tcW w:w="2840" w:type="dxa"/>
            <w:vAlign w:val="center"/>
          </w:tcPr>
          <w:p w14:paraId="50483FCC" w14:textId="77777777" w:rsidR="004455BA" w:rsidRPr="004455BA" w:rsidRDefault="004455BA" w:rsidP="00E81FB8">
            <w:pPr>
              <w:pStyle w:val="ListParagraph"/>
              <w:ind w:left="0"/>
              <w:rPr>
                <w:ins w:id="1548" w:author="Microsoft Office User" w:date="2024-01-30T15:40:00Z"/>
                <w:rFonts w:asciiTheme="majorHAnsi" w:hAnsiTheme="majorHAnsi" w:cstheme="majorHAnsi"/>
                <w:rPrChange w:id="1549" w:author="Microsoft Office User" w:date="2024-01-30T15:41:00Z">
                  <w:rPr>
                    <w:ins w:id="1550" w:author="Microsoft Office User" w:date="2024-01-30T15:40:00Z"/>
                    <w:sz w:val="24"/>
                    <w:szCs w:val="24"/>
                  </w:rPr>
                </w:rPrChange>
              </w:rPr>
            </w:pPr>
            <w:ins w:id="1551" w:author="Microsoft Office User" w:date="2024-01-30T15:40:00Z">
              <w:r w:rsidRPr="004455BA">
                <w:rPr>
                  <w:rFonts w:asciiTheme="majorHAnsi" w:hAnsiTheme="majorHAnsi" w:cstheme="majorHAnsi"/>
                  <w:rPrChange w:id="1552" w:author="Microsoft Office User" w:date="2024-01-30T15:41:00Z">
                    <w:rPr>
                      <w:sz w:val="24"/>
                      <w:szCs w:val="24"/>
                    </w:rPr>
                  </w:rPrChange>
                </w:rPr>
                <w:t>Fruits and Fruit juices</w:t>
              </w:r>
            </w:ins>
          </w:p>
        </w:tc>
        <w:tc>
          <w:tcPr>
            <w:tcW w:w="2840" w:type="dxa"/>
            <w:vAlign w:val="center"/>
          </w:tcPr>
          <w:p w14:paraId="7EC46679" w14:textId="77777777" w:rsidR="004455BA" w:rsidRPr="004455BA" w:rsidRDefault="004455BA" w:rsidP="00E81FB8">
            <w:pPr>
              <w:pStyle w:val="ListParagraph"/>
              <w:ind w:left="0"/>
              <w:rPr>
                <w:ins w:id="1553" w:author="Microsoft Office User" w:date="2024-01-30T15:40:00Z"/>
                <w:rFonts w:asciiTheme="majorHAnsi" w:hAnsiTheme="majorHAnsi" w:cstheme="majorHAnsi"/>
                <w:rPrChange w:id="1554" w:author="Microsoft Office User" w:date="2024-01-30T15:41:00Z">
                  <w:rPr>
                    <w:ins w:id="1555" w:author="Microsoft Office User" w:date="2024-01-30T15:40:00Z"/>
                    <w:sz w:val="24"/>
                    <w:szCs w:val="24"/>
                  </w:rPr>
                </w:rPrChange>
              </w:rPr>
            </w:pPr>
            <w:ins w:id="1556" w:author="Microsoft Office User" w:date="2024-01-30T15:40:00Z">
              <w:r w:rsidRPr="004455BA">
                <w:rPr>
                  <w:rFonts w:asciiTheme="majorHAnsi" w:hAnsiTheme="majorHAnsi" w:cstheme="majorHAnsi"/>
                  <w:rPrChange w:id="1557" w:author="Microsoft Office User" w:date="2024-01-30T15:41:00Z">
                    <w:rPr>
                      <w:sz w:val="24"/>
                      <w:szCs w:val="24"/>
                    </w:rPr>
                  </w:rPrChange>
                </w:rPr>
                <w:t>Fresh Curd Milk</w:t>
              </w:r>
            </w:ins>
          </w:p>
        </w:tc>
        <w:tc>
          <w:tcPr>
            <w:tcW w:w="2841" w:type="dxa"/>
            <w:vAlign w:val="center"/>
          </w:tcPr>
          <w:p w14:paraId="4F9C2957" w14:textId="77777777" w:rsidR="004455BA" w:rsidRPr="004455BA" w:rsidRDefault="004455BA" w:rsidP="00E81FB8">
            <w:pPr>
              <w:pStyle w:val="ListParagraph"/>
              <w:ind w:left="0"/>
              <w:rPr>
                <w:ins w:id="1558" w:author="Microsoft Office User" w:date="2024-01-30T15:40:00Z"/>
                <w:rFonts w:asciiTheme="majorHAnsi" w:hAnsiTheme="majorHAnsi" w:cstheme="majorHAnsi"/>
                <w:rPrChange w:id="1559" w:author="Microsoft Office User" w:date="2024-01-30T15:41:00Z">
                  <w:rPr>
                    <w:ins w:id="1560" w:author="Microsoft Office User" w:date="2024-01-30T15:40:00Z"/>
                    <w:sz w:val="24"/>
                    <w:szCs w:val="24"/>
                  </w:rPr>
                </w:rPrChange>
              </w:rPr>
            </w:pPr>
            <w:ins w:id="1561" w:author="Microsoft Office User" w:date="2024-01-30T15:40:00Z">
              <w:r w:rsidRPr="004455BA">
                <w:rPr>
                  <w:rFonts w:asciiTheme="majorHAnsi" w:hAnsiTheme="majorHAnsi" w:cstheme="majorHAnsi"/>
                  <w:rPrChange w:id="1562" w:author="Microsoft Office User" w:date="2024-01-30T15:41:00Z">
                    <w:rPr>
                      <w:sz w:val="24"/>
                      <w:szCs w:val="24"/>
                    </w:rPr>
                  </w:rPrChange>
                </w:rPr>
                <w:t>Chaat items like Samosa, Vadapav</w:t>
              </w:r>
            </w:ins>
          </w:p>
        </w:tc>
      </w:tr>
      <w:tr w:rsidR="004455BA" w:rsidRPr="004455BA" w14:paraId="2CD6DE7A" w14:textId="77777777" w:rsidTr="00E81FB8">
        <w:trPr>
          <w:trHeight w:val="413"/>
          <w:ins w:id="1563" w:author="Microsoft Office User" w:date="2024-01-30T15:40:00Z"/>
        </w:trPr>
        <w:tc>
          <w:tcPr>
            <w:tcW w:w="2840" w:type="dxa"/>
            <w:vAlign w:val="center"/>
          </w:tcPr>
          <w:p w14:paraId="2F93FE04" w14:textId="77777777" w:rsidR="004455BA" w:rsidRPr="004455BA" w:rsidRDefault="004455BA" w:rsidP="00E81FB8">
            <w:pPr>
              <w:pStyle w:val="ListParagraph"/>
              <w:ind w:left="0"/>
              <w:rPr>
                <w:ins w:id="1564" w:author="Microsoft Office User" w:date="2024-01-30T15:40:00Z"/>
                <w:rFonts w:asciiTheme="majorHAnsi" w:hAnsiTheme="majorHAnsi" w:cstheme="majorHAnsi"/>
                <w:rPrChange w:id="1565" w:author="Microsoft Office User" w:date="2024-01-30T15:41:00Z">
                  <w:rPr>
                    <w:ins w:id="1566" w:author="Microsoft Office User" w:date="2024-01-30T15:40:00Z"/>
                    <w:sz w:val="24"/>
                    <w:szCs w:val="24"/>
                  </w:rPr>
                </w:rPrChange>
              </w:rPr>
            </w:pPr>
            <w:ins w:id="1567" w:author="Microsoft Office User" w:date="2024-01-30T15:40:00Z">
              <w:r w:rsidRPr="004455BA">
                <w:rPr>
                  <w:rFonts w:asciiTheme="majorHAnsi" w:hAnsiTheme="majorHAnsi" w:cstheme="majorHAnsi"/>
                  <w:rPrChange w:id="1568" w:author="Microsoft Office User" w:date="2024-01-30T15:41:00Z">
                    <w:rPr>
                      <w:sz w:val="24"/>
                      <w:szCs w:val="24"/>
                    </w:rPr>
                  </w:rPrChange>
                </w:rPr>
                <w:t>Salad like carrot, Beat, cucumber</w:t>
              </w:r>
            </w:ins>
          </w:p>
        </w:tc>
        <w:tc>
          <w:tcPr>
            <w:tcW w:w="2840" w:type="dxa"/>
            <w:vAlign w:val="center"/>
          </w:tcPr>
          <w:p w14:paraId="5B84B1F3" w14:textId="77777777" w:rsidR="004455BA" w:rsidRPr="004455BA" w:rsidRDefault="004455BA" w:rsidP="00E81FB8">
            <w:pPr>
              <w:pStyle w:val="ListParagraph"/>
              <w:ind w:left="0"/>
              <w:rPr>
                <w:ins w:id="1569" w:author="Microsoft Office User" w:date="2024-01-30T15:40:00Z"/>
                <w:rFonts w:asciiTheme="majorHAnsi" w:hAnsiTheme="majorHAnsi" w:cstheme="majorHAnsi"/>
                <w:rPrChange w:id="1570" w:author="Microsoft Office User" w:date="2024-01-30T15:41:00Z">
                  <w:rPr>
                    <w:ins w:id="1571" w:author="Microsoft Office User" w:date="2024-01-30T15:40:00Z"/>
                    <w:sz w:val="24"/>
                    <w:szCs w:val="24"/>
                  </w:rPr>
                </w:rPrChange>
              </w:rPr>
            </w:pPr>
            <w:ins w:id="1572" w:author="Microsoft Office User" w:date="2024-01-30T15:40:00Z">
              <w:r w:rsidRPr="004455BA">
                <w:rPr>
                  <w:rFonts w:asciiTheme="majorHAnsi" w:hAnsiTheme="majorHAnsi" w:cstheme="majorHAnsi"/>
                  <w:rPrChange w:id="1573" w:author="Microsoft Office User" w:date="2024-01-30T15:41:00Z">
                    <w:rPr>
                      <w:sz w:val="24"/>
                      <w:szCs w:val="24"/>
                    </w:rPr>
                  </w:rPrChange>
                </w:rPr>
                <w:t>Chicken clear Soup</w:t>
              </w:r>
            </w:ins>
          </w:p>
        </w:tc>
        <w:tc>
          <w:tcPr>
            <w:tcW w:w="2841" w:type="dxa"/>
            <w:vAlign w:val="center"/>
          </w:tcPr>
          <w:p w14:paraId="0CAB9098" w14:textId="77777777" w:rsidR="004455BA" w:rsidRPr="004455BA" w:rsidRDefault="004455BA" w:rsidP="00E81FB8">
            <w:pPr>
              <w:pStyle w:val="ListParagraph"/>
              <w:ind w:left="0"/>
              <w:rPr>
                <w:ins w:id="1574" w:author="Microsoft Office User" w:date="2024-01-30T15:40:00Z"/>
                <w:rFonts w:asciiTheme="majorHAnsi" w:hAnsiTheme="majorHAnsi" w:cstheme="majorHAnsi"/>
                <w:rPrChange w:id="1575" w:author="Microsoft Office User" w:date="2024-01-30T15:41:00Z">
                  <w:rPr>
                    <w:ins w:id="1576" w:author="Microsoft Office User" w:date="2024-01-30T15:40:00Z"/>
                    <w:sz w:val="24"/>
                    <w:szCs w:val="24"/>
                  </w:rPr>
                </w:rPrChange>
              </w:rPr>
            </w:pPr>
            <w:ins w:id="1577" w:author="Microsoft Office User" w:date="2024-01-30T15:40:00Z">
              <w:r w:rsidRPr="004455BA">
                <w:rPr>
                  <w:rFonts w:asciiTheme="majorHAnsi" w:hAnsiTheme="majorHAnsi" w:cstheme="majorHAnsi"/>
                  <w:rPrChange w:id="1578" w:author="Microsoft Office User" w:date="2024-01-30T15:41:00Z">
                    <w:rPr>
                      <w:sz w:val="24"/>
                      <w:szCs w:val="24"/>
                    </w:rPr>
                  </w:rPrChange>
                </w:rPr>
                <w:t>Stale food</w:t>
              </w:r>
            </w:ins>
          </w:p>
        </w:tc>
      </w:tr>
      <w:tr w:rsidR="004455BA" w:rsidRPr="004455BA" w14:paraId="5C5B816E" w14:textId="77777777" w:rsidTr="00E81FB8">
        <w:trPr>
          <w:trHeight w:val="413"/>
          <w:ins w:id="1579" w:author="Microsoft Office User" w:date="2024-01-30T15:40:00Z"/>
        </w:trPr>
        <w:tc>
          <w:tcPr>
            <w:tcW w:w="2840" w:type="dxa"/>
            <w:vAlign w:val="center"/>
          </w:tcPr>
          <w:p w14:paraId="4A21BE32" w14:textId="77777777" w:rsidR="004455BA" w:rsidRPr="004455BA" w:rsidRDefault="004455BA" w:rsidP="00E81FB8">
            <w:pPr>
              <w:pStyle w:val="ListParagraph"/>
              <w:ind w:left="0"/>
              <w:rPr>
                <w:ins w:id="1580" w:author="Microsoft Office User" w:date="2024-01-30T15:40:00Z"/>
                <w:rFonts w:asciiTheme="majorHAnsi" w:hAnsiTheme="majorHAnsi" w:cstheme="majorHAnsi"/>
                <w:rPrChange w:id="1581" w:author="Microsoft Office User" w:date="2024-01-30T15:41:00Z">
                  <w:rPr>
                    <w:ins w:id="1582" w:author="Microsoft Office User" w:date="2024-01-30T15:40:00Z"/>
                    <w:sz w:val="24"/>
                    <w:szCs w:val="24"/>
                  </w:rPr>
                </w:rPrChange>
              </w:rPr>
            </w:pPr>
            <w:ins w:id="1583" w:author="Microsoft Office User" w:date="2024-01-30T15:40:00Z">
              <w:r w:rsidRPr="004455BA">
                <w:rPr>
                  <w:rFonts w:asciiTheme="majorHAnsi" w:hAnsiTheme="majorHAnsi" w:cstheme="majorHAnsi"/>
                  <w:rPrChange w:id="1584" w:author="Microsoft Office User" w:date="2024-01-30T15:41:00Z">
                    <w:rPr>
                      <w:sz w:val="24"/>
                      <w:szCs w:val="24"/>
                    </w:rPr>
                  </w:rPrChange>
                </w:rPr>
                <w:t>Cow Ghee</w:t>
              </w:r>
            </w:ins>
          </w:p>
        </w:tc>
        <w:tc>
          <w:tcPr>
            <w:tcW w:w="2840" w:type="dxa"/>
            <w:vAlign w:val="center"/>
          </w:tcPr>
          <w:p w14:paraId="0B8A4FC5" w14:textId="77777777" w:rsidR="004455BA" w:rsidRPr="004455BA" w:rsidRDefault="004455BA" w:rsidP="00E81FB8">
            <w:pPr>
              <w:pStyle w:val="ListParagraph"/>
              <w:ind w:left="0"/>
              <w:rPr>
                <w:ins w:id="1585" w:author="Microsoft Office User" w:date="2024-01-30T15:40:00Z"/>
                <w:rFonts w:asciiTheme="majorHAnsi" w:hAnsiTheme="majorHAnsi" w:cstheme="majorHAnsi"/>
                <w:rPrChange w:id="1586" w:author="Microsoft Office User" w:date="2024-01-30T15:41:00Z">
                  <w:rPr>
                    <w:ins w:id="1587" w:author="Microsoft Office User" w:date="2024-01-30T15:40:00Z"/>
                    <w:sz w:val="24"/>
                    <w:szCs w:val="24"/>
                  </w:rPr>
                </w:rPrChange>
              </w:rPr>
            </w:pPr>
            <w:ins w:id="1588" w:author="Microsoft Office User" w:date="2024-01-30T15:40:00Z">
              <w:r w:rsidRPr="004455BA">
                <w:rPr>
                  <w:rFonts w:asciiTheme="majorHAnsi" w:hAnsiTheme="majorHAnsi" w:cstheme="majorHAnsi"/>
                  <w:rPrChange w:id="1589" w:author="Microsoft Office User" w:date="2024-01-30T15:41:00Z">
                    <w:rPr>
                      <w:sz w:val="24"/>
                      <w:szCs w:val="24"/>
                    </w:rPr>
                  </w:rPrChange>
                </w:rPr>
                <w:t>Sweets</w:t>
              </w:r>
            </w:ins>
          </w:p>
        </w:tc>
        <w:tc>
          <w:tcPr>
            <w:tcW w:w="2841" w:type="dxa"/>
            <w:vAlign w:val="center"/>
          </w:tcPr>
          <w:p w14:paraId="5422F69B" w14:textId="77777777" w:rsidR="004455BA" w:rsidRPr="004455BA" w:rsidRDefault="004455BA" w:rsidP="00E81FB8">
            <w:pPr>
              <w:pStyle w:val="ListParagraph"/>
              <w:ind w:left="0"/>
              <w:rPr>
                <w:ins w:id="1590" w:author="Microsoft Office User" w:date="2024-01-30T15:40:00Z"/>
                <w:rFonts w:asciiTheme="majorHAnsi" w:hAnsiTheme="majorHAnsi" w:cstheme="majorHAnsi"/>
                <w:rPrChange w:id="1591" w:author="Microsoft Office User" w:date="2024-01-30T15:41:00Z">
                  <w:rPr>
                    <w:ins w:id="1592" w:author="Microsoft Office User" w:date="2024-01-30T15:40:00Z"/>
                    <w:sz w:val="24"/>
                    <w:szCs w:val="24"/>
                  </w:rPr>
                </w:rPrChange>
              </w:rPr>
            </w:pPr>
            <w:ins w:id="1593" w:author="Microsoft Office User" w:date="2024-01-30T15:40:00Z">
              <w:r w:rsidRPr="004455BA">
                <w:rPr>
                  <w:rFonts w:asciiTheme="majorHAnsi" w:hAnsiTheme="majorHAnsi" w:cstheme="majorHAnsi"/>
                  <w:rPrChange w:id="1594" w:author="Microsoft Office User" w:date="2024-01-30T15:41:00Z">
                    <w:rPr>
                      <w:sz w:val="24"/>
                      <w:szCs w:val="24"/>
                    </w:rPr>
                  </w:rPrChange>
                </w:rPr>
                <w:t>Alcohol</w:t>
              </w:r>
            </w:ins>
          </w:p>
        </w:tc>
      </w:tr>
      <w:tr w:rsidR="004455BA" w:rsidRPr="004455BA" w14:paraId="01D56900" w14:textId="77777777" w:rsidTr="00E81FB8">
        <w:trPr>
          <w:trHeight w:val="413"/>
          <w:ins w:id="1595" w:author="Microsoft Office User" w:date="2024-01-30T15:40:00Z"/>
        </w:trPr>
        <w:tc>
          <w:tcPr>
            <w:tcW w:w="2840" w:type="dxa"/>
            <w:vAlign w:val="center"/>
          </w:tcPr>
          <w:p w14:paraId="3D815318" w14:textId="77777777" w:rsidR="004455BA" w:rsidRPr="004455BA" w:rsidRDefault="004455BA" w:rsidP="00E81FB8">
            <w:pPr>
              <w:pStyle w:val="ListParagraph"/>
              <w:ind w:left="0"/>
              <w:rPr>
                <w:ins w:id="1596" w:author="Microsoft Office User" w:date="2024-01-30T15:40:00Z"/>
                <w:rFonts w:asciiTheme="majorHAnsi" w:hAnsiTheme="majorHAnsi" w:cstheme="majorHAnsi"/>
                <w:rPrChange w:id="1597" w:author="Microsoft Office User" w:date="2024-01-30T15:41:00Z">
                  <w:rPr>
                    <w:ins w:id="1598" w:author="Microsoft Office User" w:date="2024-01-30T15:40:00Z"/>
                    <w:sz w:val="24"/>
                    <w:szCs w:val="24"/>
                  </w:rPr>
                </w:rPrChange>
              </w:rPr>
            </w:pPr>
            <w:ins w:id="1599" w:author="Microsoft Office User" w:date="2024-01-30T15:40:00Z">
              <w:r w:rsidRPr="004455BA">
                <w:rPr>
                  <w:rFonts w:asciiTheme="majorHAnsi" w:hAnsiTheme="majorHAnsi" w:cstheme="majorHAnsi"/>
                  <w:rPrChange w:id="1600" w:author="Microsoft Office User" w:date="2024-01-30T15:41:00Z">
                    <w:rPr>
                      <w:sz w:val="24"/>
                      <w:szCs w:val="24"/>
                    </w:rPr>
                  </w:rPrChange>
                </w:rPr>
                <w:t xml:space="preserve">Vegetables </w:t>
              </w:r>
            </w:ins>
          </w:p>
        </w:tc>
        <w:tc>
          <w:tcPr>
            <w:tcW w:w="2840" w:type="dxa"/>
            <w:vAlign w:val="center"/>
          </w:tcPr>
          <w:p w14:paraId="255D9C68" w14:textId="77777777" w:rsidR="004455BA" w:rsidRPr="004455BA" w:rsidRDefault="004455BA" w:rsidP="00E81FB8">
            <w:pPr>
              <w:pStyle w:val="ListParagraph"/>
              <w:ind w:left="0"/>
              <w:rPr>
                <w:ins w:id="1601" w:author="Microsoft Office User" w:date="2024-01-30T15:40:00Z"/>
                <w:rFonts w:asciiTheme="majorHAnsi" w:hAnsiTheme="majorHAnsi" w:cstheme="majorHAnsi"/>
                <w:rPrChange w:id="1602" w:author="Microsoft Office User" w:date="2024-01-30T15:41:00Z">
                  <w:rPr>
                    <w:ins w:id="1603" w:author="Microsoft Office User" w:date="2024-01-30T15:40:00Z"/>
                    <w:sz w:val="24"/>
                    <w:szCs w:val="24"/>
                  </w:rPr>
                </w:rPrChange>
              </w:rPr>
            </w:pPr>
          </w:p>
        </w:tc>
        <w:tc>
          <w:tcPr>
            <w:tcW w:w="2841" w:type="dxa"/>
            <w:vAlign w:val="center"/>
          </w:tcPr>
          <w:p w14:paraId="13460FB6" w14:textId="77777777" w:rsidR="004455BA" w:rsidRPr="004455BA" w:rsidRDefault="004455BA" w:rsidP="00E81FB8">
            <w:pPr>
              <w:pStyle w:val="ListParagraph"/>
              <w:ind w:left="0"/>
              <w:rPr>
                <w:ins w:id="1604" w:author="Microsoft Office User" w:date="2024-01-30T15:40:00Z"/>
                <w:rFonts w:asciiTheme="majorHAnsi" w:hAnsiTheme="majorHAnsi" w:cstheme="majorHAnsi"/>
                <w:rPrChange w:id="1605" w:author="Microsoft Office User" w:date="2024-01-30T15:41:00Z">
                  <w:rPr>
                    <w:ins w:id="1606" w:author="Microsoft Office User" w:date="2024-01-30T15:40:00Z"/>
                    <w:sz w:val="24"/>
                    <w:szCs w:val="24"/>
                  </w:rPr>
                </w:rPrChange>
              </w:rPr>
            </w:pPr>
            <w:ins w:id="1607" w:author="Microsoft Office User" w:date="2024-01-30T15:40:00Z">
              <w:r w:rsidRPr="004455BA">
                <w:rPr>
                  <w:rFonts w:asciiTheme="majorHAnsi" w:hAnsiTheme="majorHAnsi" w:cstheme="majorHAnsi"/>
                  <w:rPrChange w:id="1608" w:author="Microsoft Office User" w:date="2024-01-30T15:41:00Z">
                    <w:rPr>
                      <w:sz w:val="24"/>
                      <w:szCs w:val="24"/>
                    </w:rPr>
                  </w:rPrChange>
                </w:rPr>
                <w:t>Fermented Food like Idly, Dosa</w:t>
              </w:r>
            </w:ins>
          </w:p>
        </w:tc>
      </w:tr>
    </w:tbl>
    <w:p w14:paraId="7329DB18" w14:textId="77777777" w:rsidR="004455BA" w:rsidRPr="004455BA" w:rsidRDefault="004455BA" w:rsidP="004455BA">
      <w:pPr>
        <w:pStyle w:val="ListParagraph"/>
        <w:rPr>
          <w:ins w:id="1609" w:author="Microsoft Office User" w:date="2024-01-30T15:40:00Z"/>
          <w:rFonts w:asciiTheme="majorHAnsi" w:hAnsiTheme="majorHAnsi" w:cstheme="majorHAnsi"/>
          <w:rPrChange w:id="1610" w:author="Microsoft Office User" w:date="2024-01-30T15:41:00Z">
            <w:rPr>
              <w:ins w:id="1611" w:author="Microsoft Office User" w:date="2024-01-30T15:40:00Z"/>
              <w:sz w:val="28"/>
              <w:szCs w:val="28"/>
            </w:rPr>
          </w:rPrChange>
        </w:rPr>
      </w:pPr>
    </w:p>
    <w:p w14:paraId="27C72D78" w14:textId="77777777" w:rsidR="004455BA" w:rsidRPr="004455BA" w:rsidRDefault="004455BA" w:rsidP="004455BA">
      <w:pPr>
        <w:ind w:left="426" w:hanging="426"/>
        <w:rPr>
          <w:ins w:id="1612" w:author="Microsoft Office User" w:date="2024-01-30T15:40:00Z"/>
          <w:rFonts w:asciiTheme="majorHAnsi" w:hAnsiTheme="majorHAnsi" w:cstheme="majorHAnsi"/>
          <w:b/>
          <w:bCs/>
          <w:rPrChange w:id="1613" w:author="Microsoft Office User" w:date="2024-01-30T15:41:00Z">
            <w:rPr>
              <w:ins w:id="1614" w:author="Microsoft Office User" w:date="2024-01-30T15:40:00Z"/>
              <w:b/>
              <w:bCs/>
              <w:sz w:val="28"/>
              <w:szCs w:val="28"/>
            </w:rPr>
          </w:rPrChange>
        </w:rPr>
      </w:pPr>
      <w:ins w:id="1615" w:author="Microsoft Office User" w:date="2024-01-30T15:40:00Z">
        <w:r w:rsidRPr="004455BA">
          <w:rPr>
            <w:rFonts w:asciiTheme="majorHAnsi" w:hAnsiTheme="majorHAnsi" w:cstheme="majorHAnsi"/>
            <w:b/>
            <w:bCs/>
            <w:rPrChange w:id="1616" w:author="Microsoft Office User" w:date="2024-01-30T15:41:00Z">
              <w:rPr>
                <w:b/>
                <w:bCs/>
                <w:sz w:val="28"/>
                <w:szCs w:val="28"/>
              </w:rPr>
            </w:rPrChange>
          </w:rPr>
          <w:t>Yoga &amp; Exercise Recommendation –</w:t>
        </w:r>
      </w:ins>
    </w:p>
    <w:p w14:paraId="1F2827D7" w14:textId="77777777" w:rsidR="004455BA" w:rsidRPr="004455BA" w:rsidRDefault="004455BA" w:rsidP="004455BA">
      <w:pPr>
        <w:pStyle w:val="ListParagraph"/>
        <w:ind w:left="1146"/>
        <w:rPr>
          <w:ins w:id="1617" w:author="Microsoft Office User" w:date="2024-01-30T15:40:00Z"/>
          <w:rFonts w:asciiTheme="majorHAnsi" w:hAnsiTheme="majorHAnsi" w:cstheme="majorHAnsi"/>
          <w:rPrChange w:id="1618" w:author="Microsoft Office User" w:date="2024-01-30T15:41:00Z">
            <w:rPr>
              <w:ins w:id="1619" w:author="Microsoft Office User" w:date="2024-01-30T15:40:00Z"/>
              <w:sz w:val="28"/>
              <w:szCs w:val="28"/>
            </w:rPr>
          </w:rPrChange>
        </w:rPr>
      </w:pPr>
    </w:p>
    <w:p w14:paraId="628D3560" w14:textId="77777777" w:rsidR="004455BA" w:rsidRPr="004455BA" w:rsidRDefault="004455BA" w:rsidP="004455BA">
      <w:pPr>
        <w:ind w:left="426" w:hanging="426"/>
        <w:rPr>
          <w:ins w:id="1620" w:author="Microsoft Office User" w:date="2024-01-30T15:40:00Z"/>
          <w:rFonts w:asciiTheme="majorHAnsi" w:hAnsiTheme="majorHAnsi" w:cstheme="majorHAnsi"/>
          <w:rPrChange w:id="1621" w:author="Microsoft Office User" w:date="2024-01-30T15:41:00Z">
            <w:rPr>
              <w:ins w:id="1622" w:author="Microsoft Office User" w:date="2024-01-30T15:40:00Z"/>
              <w:sz w:val="24"/>
              <w:szCs w:val="24"/>
            </w:rPr>
          </w:rPrChange>
        </w:rPr>
      </w:pPr>
      <w:ins w:id="1623" w:author="Microsoft Office User" w:date="2024-01-30T15:40:00Z">
        <w:r w:rsidRPr="004455BA">
          <w:rPr>
            <w:rFonts w:asciiTheme="majorHAnsi" w:hAnsiTheme="majorHAnsi" w:cstheme="majorHAnsi"/>
            <w:rPrChange w:id="1624" w:author="Microsoft Office User" w:date="2024-01-30T15:41:00Z">
              <w:rPr>
                <w:sz w:val="24"/>
                <w:szCs w:val="24"/>
              </w:rPr>
            </w:rPrChange>
          </w:rPr>
          <w:t>Patient is advised to practice following Yoga practices for next 3 months.</w:t>
        </w:r>
      </w:ins>
    </w:p>
    <w:p w14:paraId="5E458EA5" w14:textId="77777777" w:rsidR="004455BA" w:rsidRPr="004455BA" w:rsidRDefault="004455BA" w:rsidP="004455BA">
      <w:pPr>
        <w:pStyle w:val="ListParagraph"/>
        <w:ind w:left="1146"/>
        <w:rPr>
          <w:ins w:id="1625" w:author="Microsoft Office User" w:date="2024-01-30T15:40:00Z"/>
          <w:rFonts w:asciiTheme="majorHAnsi" w:hAnsiTheme="majorHAnsi" w:cstheme="majorHAnsi"/>
          <w:i/>
          <w:iCs/>
          <w:rPrChange w:id="1626" w:author="Microsoft Office User" w:date="2024-01-30T15:41:00Z">
            <w:rPr>
              <w:ins w:id="1627" w:author="Microsoft Office User" w:date="2024-01-30T15:40:00Z"/>
              <w:i/>
              <w:iCs/>
              <w:sz w:val="28"/>
              <w:szCs w:val="28"/>
            </w:rPr>
          </w:rPrChange>
        </w:rPr>
      </w:pPr>
    </w:p>
    <w:tbl>
      <w:tblPr>
        <w:tblStyle w:val="TableGrid"/>
        <w:tblW w:w="8343" w:type="dxa"/>
        <w:tblInd w:w="421" w:type="dxa"/>
        <w:tblLook w:val="04A0" w:firstRow="1" w:lastRow="0" w:firstColumn="1" w:lastColumn="0" w:noHBand="0" w:noVBand="1"/>
      </w:tblPr>
      <w:tblGrid>
        <w:gridCol w:w="3244"/>
        <w:gridCol w:w="5099"/>
      </w:tblGrid>
      <w:tr w:rsidR="004455BA" w:rsidRPr="004455BA" w14:paraId="12F37601" w14:textId="77777777" w:rsidTr="00E81FB8">
        <w:trPr>
          <w:trHeight w:val="557"/>
          <w:ins w:id="1628" w:author="Microsoft Office User" w:date="2024-01-30T15:40:00Z"/>
        </w:trPr>
        <w:tc>
          <w:tcPr>
            <w:tcW w:w="3244" w:type="dxa"/>
            <w:vAlign w:val="center"/>
          </w:tcPr>
          <w:p w14:paraId="2D7E49ED" w14:textId="77777777" w:rsidR="004455BA" w:rsidRPr="004455BA" w:rsidRDefault="004455BA" w:rsidP="00E81FB8">
            <w:pPr>
              <w:pStyle w:val="ListParagraph"/>
              <w:ind w:left="0"/>
              <w:rPr>
                <w:ins w:id="1629" w:author="Microsoft Office User" w:date="2024-01-30T15:40:00Z"/>
                <w:rFonts w:asciiTheme="majorHAnsi" w:hAnsiTheme="majorHAnsi" w:cstheme="majorHAnsi"/>
                <w:rPrChange w:id="1630" w:author="Microsoft Office User" w:date="2024-01-30T15:41:00Z">
                  <w:rPr>
                    <w:ins w:id="1631" w:author="Microsoft Office User" w:date="2024-01-30T15:40:00Z"/>
                    <w:sz w:val="28"/>
                    <w:szCs w:val="28"/>
                  </w:rPr>
                </w:rPrChange>
              </w:rPr>
            </w:pPr>
            <w:ins w:id="1632" w:author="Microsoft Office User" w:date="2024-01-30T15:40:00Z">
              <w:r w:rsidRPr="004455BA">
                <w:rPr>
                  <w:rFonts w:asciiTheme="majorHAnsi" w:hAnsiTheme="majorHAnsi" w:cstheme="majorHAnsi"/>
                  <w:rPrChange w:id="1633" w:author="Microsoft Office User" w:date="2024-01-30T15:41:00Z">
                    <w:rPr>
                      <w:sz w:val="28"/>
                      <w:szCs w:val="28"/>
                    </w:rPr>
                  </w:rPrChange>
                </w:rPr>
                <w:t>Yoga Practices</w:t>
              </w:r>
            </w:ins>
          </w:p>
        </w:tc>
        <w:tc>
          <w:tcPr>
            <w:tcW w:w="5099" w:type="dxa"/>
            <w:vAlign w:val="center"/>
          </w:tcPr>
          <w:p w14:paraId="60E6D7D8" w14:textId="77777777" w:rsidR="004455BA" w:rsidRPr="004455BA" w:rsidRDefault="004455BA" w:rsidP="00E81FB8">
            <w:pPr>
              <w:pStyle w:val="ListParagraph"/>
              <w:ind w:left="0"/>
              <w:rPr>
                <w:ins w:id="1634" w:author="Microsoft Office User" w:date="2024-01-30T15:40:00Z"/>
                <w:rFonts w:asciiTheme="majorHAnsi" w:hAnsiTheme="majorHAnsi" w:cstheme="majorHAnsi"/>
                <w:rPrChange w:id="1635" w:author="Microsoft Office User" w:date="2024-01-30T15:41:00Z">
                  <w:rPr>
                    <w:ins w:id="1636" w:author="Microsoft Office User" w:date="2024-01-30T15:40:00Z"/>
                    <w:sz w:val="28"/>
                    <w:szCs w:val="28"/>
                  </w:rPr>
                </w:rPrChange>
              </w:rPr>
            </w:pPr>
            <w:ins w:id="1637" w:author="Microsoft Office User" w:date="2024-01-30T15:40:00Z">
              <w:r w:rsidRPr="004455BA">
                <w:rPr>
                  <w:rFonts w:asciiTheme="majorHAnsi" w:hAnsiTheme="majorHAnsi" w:cstheme="majorHAnsi"/>
                  <w:rPrChange w:id="1638" w:author="Microsoft Office User" w:date="2024-01-30T15:41:00Z">
                    <w:rPr>
                      <w:sz w:val="28"/>
                      <w:szCs w:val="28"/>
                    </w:rPr>
                  </w:rPrChange>
                </w:rPr>
                <w:t>Link</w:t>
              </w:r>
            </w:ins>
          </w:p>
        </w:tc>
      </w:tr>
      <w:tr w:rsidR="004455BA" w:rsidRPr="004455BA" w14:paraId="2325A207" w14:textId="77777777" w:rsidTr="00E81FB8">
        <w:trPr>
          <w:trHeight w:val="355"/>
          <w:ins w:id="1639" w:author="Microsoft Office User" w:date="2024-01-30T15:40:00Z"/>
        </w:trPr>
        <w:tc>
          <w:tcPr>
            <w:tcW w:w="3244" w:type="dxa"/>
            <w:vAlign w:val="center"/>
          </w:tcPr>
          <w:p w14:paraId="2102B37F" w14:textId="77777777" w:rsidR="004455BA" w:rsidRPr="004455BA" w:rsidRDefault="004455BA" w:rsidP="00E81FB8">
            <w:pPr>
              <w:pStyle w:val="ListParagraph"/>
              <w:ind w:left="0"/>
              <w:rPr>
                <w:ins w:id="1640" w:author="Microsoft Office User" w:date="2024-01-30T15:40:00Z"/>
                <w:rFonts w:asciiTheme="majorHAnsi" w:hAnsiTheme="majorHAnsi" w:cstheme="majorHAnsi"/>
                <w:rPrChange w:id="1641" w:author="Microsoft Office User" w:date="2024-01-30T15:41:00Z">
                  <w:rPr>
                    <w:ins w:id="1642" w:author="Microsoft Office User" w:date="2024-01-30T15:40:00Z"/>
                    <w:sz w:val="24"/>
                    <w:szCs w:val="24"/>
                  </w:rPr>
                </w:rPrChange>
              </w:rPr>
            </w:pPr>
            <w:ins w:id="1643" w:author="Microsoft Office User" w:date="2024-01-30T15:40:00Z">
              <w:r w:rsidRPr="004455BA">
                <w:rPr>
                  <w:rFonts w:asciiTheme="majorHAnsi" w:hAnsiTheme="majorHAnsi" w:cstheme="majorHAnsi"/>
                  <w:rPrChange w:id="1644" w:author="Microsoft Office User" w:date="2024-01-30T15:41:00Z">
                    <w:rPr>
                      <w:sz w:val="24"/>
                      <w:szCs w:val="24"/>
                    </w:rPr>
                  </w:rPrChange>
                </w:rPr>
                <w:t>Pawan Muktasana</w:t>
              </w:r>
            </w:ins>
          </w:p>
        </w:tc>
        <w:tc>
          <w:tcPr>
            <w:tcW w:w="5099" w:type="dxa"/>
            <w:vAlign w:val="center"/>
          </w:tcPr>
          <w:p w14:paraId="7FACCC46" w14:textId="77777777" w:rsidR="004455BA" w:rsidRPr="004455BA" w:rsidRDefault="004455BA" w:rsidP="00E81FB8">
            <w:pPr>
              <w:pStyle w:val="ListParagraph"/>
              <w:ind w:left="0"/>
              <w:rPr>
                <w:ins w:id="1645" w:author="Microsoft Office User" w:date="2024-01-30T15:40:00Z"/>
                <w:rFonts w:asciiTheme="majorHAnsi" w:hAnsiTheme="majorHAnsi" w:cstheme="majorHAnsi"/>
                <w:i/>
                <w:iCs/>
                <w:rPrChange w:id="1646" w:author="Microsoft Office User" w:date="2024-01-30T15:41:00Z">
                  <w:rPr>
                    <w:ins w:id="1647" w:author="Microsoft Office User" w:date="2024-01-30T15:40:00Z"/>
                    <w:i/>
                    <w:iCs/>
                    <w:sz w:val="24"/>
                    <w:szCs w:val="24"/>
                  </w:rPr>
                </w:rPrChange>
              </w:rPr>
            </w:pPr>
            <w:ins w:id="1648" w:author="Microsoft Office User" w:date="2024-01-30T15:40:00Z">
              <w:r w:rsidRPr="004455BA">
                <w:rPr>
                  <w:rFonts w:asciiTheme="majorHAnsi" w:hAnsiTheme="majorHAnsi" w:cstheme="majorHAnsi"/>
                  <w:i/>
                  <w:iCs/>
                  <w:rPrChange w:id="1649" w:author="Microsoft Office User" w:date="2024-01-30T15:41:00Z">
                    <w:rPr>
                      <w:i/>
                      <w:iCs/>
                      <w:sz w:val="24"/>
                      <w:szCs w:val="24"/>
                    </w:rPr>
                  </w:rPrChange>
                </w:rPr>
                <w:t>URL Link 1</w:t>
              </w:r>
            </w:ins>
          </w:p>
        </w:tc>
      </w:tr>
      <w:tr w:rsidR="004455BA" w:rsidRPr="004455BA" w14:paraId="7E1F4C83" w14:textId="77777777" w:rsidTr="00E81FB8">
        <w:trPr>
          <w:trHeight w:val="417"/>
          <w:ins w:id="1650" w:author="Microsoft Office User" w:date="2024-01-30T15:40:00Z"/>
        </w:trPr>
        <w:tc>
          <w:tcPr>
            <w:tcW w:w="3244" w:type="dxa"/>
            <w:vAlign w:val="center"/>
          </w:tcPr>
          <w:p w14:paraId="75C59F1C" w14:textId="77777777" w:rsidR="004455BA" w:rsidRPr="004455BA" w:rsidRDefault="004455BA" w:rsidP="00E81FB8">
            <w:pPr>
              <w:pStyle w:val="ListParagraph"/>
              <w:ind w:left="0"/>
              <w:rPr>
                <w:ins w:id="1651" w:author="Microsoft Office User" w:date="2024-01-30T15:40:00Z"/>
                <w:rFonts w:asciiTheme="majorHAnsi" w:hAnsiTheme="majorHAnsi" w:cstheme="majorHAnsi"/>
                <w:rPrChange w:id="1652" w:author="Microsoft Office User" w:date="2024-01-30T15:41:00Z">
                  <w:rPr>
                    <w:ins w:id="1653" w:author="Microsoft Office User" w:date="2024-01-30T15:40:00Z"/>
                    <w:sz w:val="24"/>
                    <w:szCs w:val="24"/>
                  </w:rPr>
                </w:rPrChange>
              </w:rPr>
            </w:pPr>
            <w:ins w:id="1654" w:author="Microsoft Office User" w:date="2024-01-30T15:40:00Z">
              <w:r w:rsidRPr="004455BA">
                <w:rPr>
                  <w:rFonts w:asciiTheme="majorHAnsi" w:hAnsiTheme="majorHAnsi" w:cstheme="majorHAnsi"/>
                  <w:rPrChange w:id="1655" w:author="Microsoft Office User" w:date="2024-01-30T15:41:00Z">
                    <w:rPr>
                      <w:sz w:val="24"/>
                      <w:szCs w:val="24"/>
                    </w:rPr>
                  </w:rPrChange>
                </w:rPr>
                <w:t>Paschimottanasana</w:t>
              </w:r>
            </w:ins>
          </w:p>
        </w:tc>
        <w:tc>
          <w:tcPr>
            <w:tcW w:w="5099" w:type="dxa"/>
            <w:vAlign w:val="center"/>
          </w:tcPr>
          <w:p w14:paraId="3975FAB2" w14:textId="77777777" w:rsidR="004455BA" w:rsidRPr="004455BA" w:rsidRDefault="004455BA" w:rsidP="00E81FB8">
            <w:pPr>
              <w:pStyle w:val="ListParagraph"/>
              <w:ind w:left="0"/>
              <w:rPr>
                <w:ins w:id="1656" w:author="Microsoft Office User" w:date="2024-01-30T15:40:00Z"/>
                <w:rFonts w:asciiTheme="majorHAnsi" w:hAnsiTheme="majorHAnsi" w:cstheme="majorHAnsi"/>
                <w:i/>
                <w:iCs/>
                <w:rPrChange w:id="1657" w:author="Microsoft Office User" w:date="2024-01-30T15:41:00Z">
                  <w:rPr>
                    <w:ins w:id="1658" w:author="Microsoft Office User" w:date="2024-01-30T15:40:00Z"/>
                    <w:i/>
                    <w:iCs/>
                    <w:sz w:val="24"/>
                    <w:szCs w:val="24"/>
                  </w:rPr>
                </w:rPrChange>
              </w:rPr>
            </w:pPr>
            <w:ins w:id="1659" w:author="Microsoft Office User" w:date="2024-01-30T15:40:00Z">
              <w:r w:rsidRPr="004455BA">
                <w:rPr>
                  <w:rFonts w:asciiTheme="majorHAnsi" w:hAnsiTheme="majorHAnsi" w:cstheme="majorHAnsi"/>
                  <w:i/>
                  <w:iCs/>
                  <w:rPrChange w:id="1660" w:author="Microsoft Office User" w:date="2024-01-30T15:41:00Z">
                    <w:rPr>
                      <w:i/>
                      <w:iCs/>
                      <w:sz w:val="24"/>
                      <w:szCs w:val="24"/>
                    </w:rPr>
                  </w:rPrChange>
                </w:rPr>
                <w:t>URL Link 2</w:t>
              </w:r>
            </w:ins>
          </w:p>
        </w:tc>
      </w:tr>
      <w:tr w:rsidR="004455BA" w:rsidRPr="004455BA" w14:paraId="38955D6B" w14:textId="77777777" w:rsidTr="00E81FB8">
        <w:trPr>
          <w:trHeight w:val="408"/>
          <w:ins w:id="1661" w:author="Microsoft Office User" w:date="2024-01-30T15:40:00Z"/>
        </w:trPr>
        <w:tc>
          <w:tcPr>
            <w:tcW w:w="3244" w:type="dxa"/>
            <w:vAlign w:val="center"/>
          </w:tcPr>
          <w:p w14:paraId="11C7333B" w14:textId="77777777" w:rsidR="004455BA" w:rsidRPr="004455BA" w:rsidRDefault="004455BA" w:rsidP="00E81FB8">
            <w:pPr>
              <w:pStyle w:val="ListParagraph"/>
              <w:ind w:left="0"/>
              <w:rPr>
                <w:ins w:id="1662" w:author="Microsoft Office User" w:date="2024-01-30T15:40:00Z"/>
                <w:rFonts w:asciiTheme="majorHAnsi" w:hAnsiTheme="majorHAnsi" w:cstheme="majorHAnsi"/>
                <w:rPrChange w:id="1663" w:author="Microsoft Office User" w:date="2024-01-30T15:41:00Z">
                  <w:rPr>
                    <w:ins w:id="1664" w:author="Microsoft Office User" w:date="2024-01-30T15:40:00Z"/>
                    <w:sz w:val="24"/>
                    <w:szCs w:val="24"/>
                  </w:rPr>
                </w:rPrChange>
              </w:rPr>
            </w:pPr>
            <w:ins w:id="1665" w:author="Microsoft Office User" w:date="2024-01-30T15:40:00Z">
              <w:r w:rsidRPr="004455BA">
                <w:rPr>
                  <w:rFonts w:asciiTheme="majorHAnsi" w:hAnsiTheme="majorHAnsi" w:cstheme="majorHAnsi"/>
                  <w:rPrChange w:id="1666" w:author="Microsoft Office User" w:date="2024-01-30T15:41:00Z">
                    <w:rPr>
                      <w:sz w:val="24"/>
                      <w:szCs w:val="24"/>
                    </w:rPr>
                  </w:rPrChange>
                </w:rPr>
                <w:t>Vajrasana</w:t>
              </w:r>
            </w:ins>
          </w:p>
        </w:tc>
        <w:tc>
          <w:tcPr>
            <w:tcW w:w="5099" w:type="dxa"/>
            <w:vAlign w:val="center"/>
          </w:tcPr>
          <w:p w14:paraId="220518CE" w14:textId="77777777" w:rsidR="004455BA" w:rsidRPr="004455BA" w:rsidRDefault="004455BA" w:rsidP="00E81FB8">
            <w:pPr>
              <w:pStyle w:val="ListParagraph"/>
              <w:ind w:left="0"/>
              <w:rPr>
                <w:ins w:id="1667" w:author="Microsoft Office User" w:date="2024-01-30T15:40:00Z"/>
                <w:rFonts w:asciiTheme="majorHAnsi" w:hAnsiTheme="majorHAnsi" w:cstheme="majorHAnsi"/>
                <w:i/>
                <w:iCs/>
                <w:rPrChange w:id="1668" w:author="Microsoft Office User" w:date="2024-01-30T15:41:00Z">
                  <w:rPr>
                    <w:ins w:id="1669" w:author="Microsoft Office User" w:date="2024-01-30T15:40:00Z"/>
                    <w:i/>
                    <w:iCs/>
                    <w:sz w:val="24"/>
                    <w:szCs w:val="24"/>
                  </w:rPr>
                </w:rPrChange>
              </w:rPr>
            </w:pPr>
            <w:ins w:id="1670" w:author="Microsoft Office User" w:date="2024-01-30T15:40:00Z">
              <w:r w:rsidRPr="004455BA">
                <w:rPr>
                  <w:rFonts w:asciiTheme="majorHAnsi" w:hAnsiTheme="majorHAnsi" w:cstheme="majorHAnsi"/>
                  <w:i/>
                  <w:iCs/>
                  <w:rPrChange w:id="1671" w:author="Microsoft Office User" w:date="2024-01-30T15:41:00Z">
                    <w:rPr>
                      <w:i/>
                      <w:iCs/>
                      <w:sz w:val="24"/>
                      <w:szCs w:val="24"/>
                    </w:rPr>
                  </w:rPrChange>
                </w:rPr>
                <w:t>URL Link 3</w:t>
              </w:r>
            </w:ins>
          </w:p>
        </w:tc>
      </w:tr>
      <w:tr w:rsidR="004455BA" w:rsidRPr="004455BA" w14:paraId="5C1A12DE" w14:textId="77777777" w:rsidTr="00E81FB8">
        <w:trPr>
          <w:trHeight w:val="429"/>
          <w:ins w:id="1672" w:author="Microsoft Office User" w:date="2024-01-30T15:40:00Z"/>
        </w:trPr>
        <w:tc>
          <w:tcPr>
            <w:tcW w:w="3244" w:type="dxa"/>
            <w:vAlign w:val="center"/>
          </w:tcPr>
          <w:p w14:paraId="552DAFC1" w14:textId="77777777" w:rsidR="004455BA" w:rsidRPr="004455BA" w:rsidRDefault="004455BA" w:rsidP="00E81FB8">
            <w:pPr>
              <w:pStyle w:val="ListParagraph"/>
              <w:ind w:left="0"/>
              <w:rPr>
                <w:ins w:id="1673" w:author="Microsoft Office User" w:date="2024-01-30T15:40:00Z"/>
                <w:rFonts w:asciiTheme="majorHAnsi" w:hAnsiTheme="majorHAnsi" w:cstheme="majorHAnsi"/>
                <w:rPrChange w:id="1674" w:author="Microsoft Office User" w:date="2024-01-30T15:41:00Z">
                  <w:rPr>
                    <w:ins w:id="1675" w:author="Microsoft Office User" w:date="2024-01-30T15:40:00Z"/>
                    <w:sz w:val="24"/>
                    <w:szCs w:val="24"/>
                  </w:rPr>
                </w:rPrChange>
              </w:rPr>
            </w:pPr>
            <w:ins w:id="1676" w:author="Microsoft Office User" w:date="2024-01-30T15:40:00Z">
              <w:r w:rsidRPr="004455BA">
                <w:rPr>
                  <w:rFonts w:asciiTheme="majorHAnsi" w:hAnsiTheme="majorHAnsi" w:cstheme="majorHAnsi"/>
                  <w:rPrChange w:id="1677" w:author="Microsoft Office User" w:date="2024-01-30T15:41:00Z">
                    <w:rPr>
                      <w:sz w:val="24"/>
                      <w:szCs w:val="24"/>
                    </w:rPr>
                  </w:rPrChange>
                </w:rPr>
                <w:t>Kapalbhati</w:t>
              </w:r>
            </w:ins>
          </w:p>
        </w:tc>
        <w:tc>
          <w:tcPr>
            <w:tcW w:w="5099" w:type="dxa"/>
            <w:vAlign w:val="center"/>
          </w:tcPr>
          <w:p w14:paraId="54BC6FCE" w14:textId="77777777" w:rsidR="004455BA" w:rsidRPr="004455BA" w:rsidRDefault="004455BA" w:rsidP="00E81FB8">
            <w:pPr>
              <w:pStyle w:val="ListParagraph"/>
              <w:ind w:left="0"/>
              <w:rPr>
                <w:ins w:id="1678" w:author="Microsoft Office User" w:date="2024-01-30T15:40:00Z"/>
                <w:rFonts w:asciiTheme="majorHAnsi" w:hAnsiTheme="majorHAnsi" w:cstheme="majorHAnsi"/>
                <w:i/>
                <w:iCs/>
                <w:rPrChange w:id="1679" w:author="Microsoft Office User" w:date="2024-01-30T15:41:00Z">
                  <w:rPr>
                    <w:ins w:id="1680" w:author="Microsoft Office User" w:date="2024-01-30T15:40:00Z"/>
                    <w:i/>
                    <w:iCs/>
                    <w:sz w:val="24"/>
                    <w:szCs w:val="24"/>
                  </w:rPr>
                </w:rPrChange>
              </w:rPr>
            </w:pPr>
            <w:ins w:id="1681" w:author="Microsoft Office User" w:date="2024-01-30T15:40:00Z">
              <w:r w:rsidRPr="004455BA">
                <w:rPr>
                  <w:rFonts w:asciiTheme="majorHAnsi" w:hAnsiTheme="majorHAnsi" w:cstheme="majorHAnsi"/>
                  <w:i/>
                  <w:iCs/>
                  <w:rPrChange w:id="1682" w:author="Microsoft Office User" w:date="2024-01-30T15:41:00Z">
                    <w:rPr>
                      <w:i/>
                      <w:iCs/>
                      <w:sz w:val="24"/>
                      <w:szCs w:val="24"/>
                    </w:rPr>
                  </w:rPrChange>
                </w:rPr>
                <w:t>URL Link 4</w:t>
              </w:r>
            </w:ins>
          </w:p>
        </w:tc>
      </w:tr>
      <w:tr w:rsidR="004455BA" w:rsidRPr="004455BA" w14:paraId="7403B184" w14:textId="77777777" w:rsidTr="00E81FB8">
        <w:trPr>
          <w:trHeight w:val="407"/>
          <w:ins w:id="1683" w:author="Microsoft Office User" w:date="2024-01-30T15:40:00Z"/>
        </w:trPr>
        <w:tc>
          <w:tcPr>
            <w:tcW w:w="3244" w:type="dxa"/>
            <w:vAlign w:val="center"/>
          </w:tcPr>
          <w:p w14:paraId="6F52B11A" w14:textId="77777777" w:rsidR="004455BA" w:rsidRPr="004455BA" w:rsidRDefault="004455BA" w:rsidP="00E81FB8">
            <w:pPr>
              <w:pStyle w:val="ListParagraph"/>
              <w:ind w:left="0"/>
              <w:rPr>
                <w:ins w:id="1684" w:author="Microsoft Office User" w:date="2024-01-30T15:40:00Z"/>
                <w:rFonts w:asciiTheme="majorHAnsi" w:hAnsiTheme="majorHAnsi" w:cstheme="majorHAnsi"/>
                <w:rPrChange w:id="1685" w:author="Microsoft Office User" w:date="2024-01-30T15:41:00Z">
                  <w:rPr>
                    <w:ins w:id="1686" w:author="Microsoft Office User" w:date="2024-01-30T15:40:00Z"/>
                    <w:sz w:val="24"/>
                    <w:szCs w:val="24"/>
                  </w:rPr>
                </w:rPrChange>
              </w:rPr>
            </w:pPr>
            <w:ins w:id="1687" w:author="Microsoft Office User" w:date="2024-01-30T15:40:00Z">
              <w:r w:rsidRPr="004455BA">
                <w:rPr>
                  <w:rFonts w:asciiTheme="majorHAnsi" w:hAnsiTheme="majorHAnsi" w:cstheme="majorHAnsi"/>
                  <w:rPrChange w:id="1688" w:author="Microsoft Office User" w:date="2024-01-30T15:41:00Z">
                    <w:rPr>
                      <w:sz w:val="24"/>
                      <w:szCs w:val="24"/>
                    </w:rPr>
                  </w:rPrChange>
                </w:rPr>
                <w:t>NadiShuddhi Pranayama</w:t>
              </w:r>
            </w:ins>
          </w:p>
        </w:tc>
        <w:tc>
          <w:tcPr>
            <w:tcW w:w="5099" w:type="dxa"/>
            <w:vAlign w:val="center"/>
          </w:tcPr>
          <w:p w14:paraId="52612635" w14:textId="77777777" w:rsidR="004455BA" w:rsidRPr="004455BA" w:rsidRDefault="004455BA" w:rsidP="00E81FB8">
            <w:pPr>
              <w:pStyle w:val="ListParagraph"/>
              <w:ind w:left="0"/>
              <w:rPr>
                <w:ins w:id="1689" w:author="Microsoft Office User" w:date="2024-01-30T15:40:00Z"/>
                <w:rFonts w:asciiTheme="majorHAnsi" w:hAnsiTheme="majorHAnsi" w:cstheme="majorHAnsi"/>
                <w:i/>
                <w:iCs/>
                <w:rPrChange w:id="1690" w:author="Microsoft Office User" w:date="2024-01-30T15:41:00Z">
                  <w:rPr>
                    <w:ins w:id="1691" w:author="Microsoft Office User" w:date="2024-01-30T15:40:00Z"/>
                    <w:i/>
                    <w:iCs/>
                    <w:sz w:val="24"/>
                    <w:szCs w:val="24"/>
                  </w:rPr>
                </w:rPrChange>
              </w:rPr>
            </w:pPr>
            <w:ins w:id="1692" w:author="Microsoft Office User" w:date="2024-01-30T15:40:00Z">
              <w:r w:rsidRPr="004455BA">
                <w:rPr>
                  <w:rFonts w:asciiTheme="majorHAnsi" w:hAnsiTheme="majorHAnsi" w:cstheme="majorHAnsi"/>
                  <w:i/>
                  <w:iCs/>
                  <w:rPrChange w:id="1693" w:author="Microsoft Office User" w:date="2024-01-30T15:41:00Z">
                    <w:rPr>
                      <w:i/>
                      <w:iCs/>
                      <w:sz w:val="24"/>
                      <w:szCs w:val="24"/>
                    </w:rPr>
                  </w:rPrChange>
                </w:rPr>
                <w:t>URL Link 5</w:t>
              </w:r>
            </w:ins>
          </w:p>
        </w:tc>
      </w:tr>
      <w:tr w:rsidR="004455BA" w:rsidRPr="004455BA" w14:paraId="6BD01B2B" w14:textId="77777777" w:rsidTr="00E81FB8">
        <w:trPr>
          <w:trHeight w:val="413"/>
          <w:ins w:id="1694" w:author="Microsoft Office User" w:date="2024-01-30T15:40:00Z"/>
        </w:trPr>
        <w:tc>
          <w:tcPr>
            <w:tcW w:w="3244" w:type="dxa"/>
            <w:vAlign w:val="center"/>
          </w:tcPr>
          <w:p w14:paraId="4CBE153B" w14:textId="77777777" w:rsidR="004455BA" w:rsidRPr="004455BA" w:rsidRDefault="004455BA" w:rsidP="00E81FB8">
            <w:pPr>
              <w:pStyle w:val="ListParagraph"/>
              <w:ind w:left="0"/>
              <w:rPr>
                <w:ins w:id="1695" w:author="Microsoft Office User" w:date="2024-01-30T15:40:00Z"/>
                <w:rFonts w:asciiTheme="majorHAnsi" w:hAnsiTheme="majorHAnsi" w:cstheme="majorHAnsi"/>
                <w:rPrChange w:id="1696" w:author="Microsoft Office User" w:date="2024-01-30T15:41:00Z">
                  <w:rPr>
                    <w:ins w:id="1697" w:author="Microsoft Office User" w:date="2024-01-30T15:40:00Z"/>
                    <w:sz w:val="24"/>
                    <w:szCs w:val="24"/>
                  </w:rPr>
                </w:rPrChange>
              </w:rPr>
            </w:pPr>
            <w:ins w:id="1698" w:author="Microsoft Office User" w:date="2024-01-30T15:40:00Z">
              <w:r w:rsidRPr="004455BA">
                <w:rPr>
                  <w:rFonts w:asciiTheme="majorHAnsi" w:hAnsiTheme="majorHAnsi" w:cstheme="majorHAnsi"/>
                  <w:rPrChange w:id="1699" w:author="Microsoft Office User" w:date="2024-01-30T15:41:00Z">
                    <w:rPr>
                      <w:sz w:val="24"/>
                      <w:szCs w:val="24"/>
                    </w:rPr>
                  </w:rPrChange>
                </w:rPr>
                <w:t>Bhramari</w:t>
              </w:r>
            </w:ins>
          </w:p>
        </w:tc>
        <w:tc>
          <w:tcPr>
            <w:tcW w:w="5099" w:type="dxa"/>
            <w:vAlign w:val="center"/>
          </w:tcPr>
          <w:p w14:paraId="33415113" w14:textId="77777777" w:rsidR="004455BA" w:rsidRPr="004455BA" w:rsidRDefault="004455BA" w:rsidP="00E81FB8">
            <w:pPr>
              <w:pStyle w:val="ListParagraph"/>
              <w:ind w:left="0"/>
              <w:rPr>
                <w:ins w:id="1700" w:author="Microsoft Office User" w:date="2024-01-30T15:40:00Z"/>
                <w:rFonts w:asciiTheme="majorHAnsi" w:hAnsiTheme="majorHAnsi" w:cstheme="majorHAnsi"/>
                <w:i/>
                <w:iCs/>
                <w:rPrChange w:id="1701" w:author="Microsoft Office User" w:date="2024-01-30T15:41:00Z">
                  <w:rPr>
                    <w:ins w:id="1702" w:author="Microsoft Office User" w:date="2024-01-30T15:40:00Z"/>
                    <w:i/>
                    <w:iCs/>
                    <w:sz w:val="24"/>
                    <w:szCs w:val="24"/>
                  </w:rPr>
                </w:rPrChange>
              </w:rPr>
            </w:pPr>
            <w:ins w:id="1703" w:author="Microsoft Office User" w:date="2024-01-30T15:40:00Z">
              <w:r w:rsidRPr="004455BA">
                <w:rPr>
                  <w:rFonts w:asciiTheme="majorHAnsi" w:hAnsiTheme="majorHAnsi" w:cstheme="majorHAnsi"/>
                  <w:i/>
                  <w:iCs/>
                  <w:rPrChange w:id="1704" w:author="Microsoft Office User" w:date="2024-01-30T15:41:00Z">
                    <w:rPr>
                      <w:i/>
                      <w:iCs/>
                      <w:sz w:val="24"/>
                      <w:szCs w:val="24"/>
                    </w:rPr>
                  </w:rPrChange>
                </w:rPr>
                <w:t>URL Link 6</w:t>
              </w:r>
            </w:ins>
          </w:p>
        </w:tc>
      </w:tr>
      <w:tr w:rsidR="004455BA" w:rsidRPr="004455BA" w14:paraId="52780DD0" w14:textId="77777777" w:rsidTr="00E81FB8">
        <w:trPr>
          <w:trHeight w:val="418"/>
          <w:ins w:id="1705" w:author="Microsoft Office User" w:date="2024-01-30T15:40:00Z"/>
        </w:trPr>
        <w:tc>
          <w:tcPr>
            <w:tcW w:w="3244" w:type="dxa"/>
            <w:vAlign w:val="center"/>
          </w:tcPr>
          <w:p w14:paraId="29AF3596" w14:textId="77777777" w:rsidR="004455BA" w:rsidRPr="004455BA" w:rsidRDefault="004455BA" w:rsidP="00E81FB8">
            <w:pPr>
              <w:pStyle w:val="ListParagraph"/>
              <w:ind w:left="0"/>
              <w:rPr>
                <w:ins w:id="1706" w:author="Microsoft Office User" w:date="2024-01-30T15:40:00Z"/>
                <w:rFonts w:asciiTheme="majorHAnsi" w:hAnsiTheme="majorHAnsi" w:cstheme="majorHAnsi"/>
                <w:rPrChange w:id="1707" w:author="Microsoft Office User" w:date="2024-01-30T15:41:00Z">
                  <w:rPr>
                    <w:ins w:id="1708" w:author="Microsoft Office User" w:date="2024-01-30T15:40:00Z"/>
                    <w:sz w:val="24"/>
                    <w:szCs w:val="24"/>
                  </w:rPr>
                </w:rPrChange>
              </w:rPr>
            </w:pPr>
            <w:ins w:id="1709" w:author="Microsoft Office User" w:date="2024-01-30T15:40:00Z">
              <w:r w:rsidRPr="004455BA">
                <w:rPr>
                  <w:rFonts w:asciiTheme="majorHAnsi" w:hAnsiTheme="majorHAnsi" w:cstheme="majorHAnsi"/>
                  <w:rPrChange w:id="1710" w:author="Microsoft Office User" w:date="2024-01-30T15:41:00Z">
                    <w:rPr>
                      <w:sz w:val="24"/>
                      <w:szCs w:val="24"/>
                    </w:rPr>
                  </w:rPrChange>
                </w:rPr>
                <w:t>Omkar Japa</w:t>
              </w:r>
            </w:ins>
          </w:p>
        </w:tc>
        <w:tc>
          <w:tcPr>
            <w:tcW w:w="5099" w:type="dxa"/>
            <w:vAlign w:val="center"/>
          </w:tcPr>
          <w:p w14:paraId="41A783CC" w14:textId="77777777" w:rsidR="004455BA" w:rsidRPr="004455BA" w:rsidRDefault="004455BA" w:rsidP="00E81FB8">
            <w:pPr>
              <w:pStyle w:val="ListParagraph"/>
              <w:ind w:left="0"/>
              <w:rPr>
                <w:ins w:id="1711" w:author="Microsoft Office User" w:date="2024-01-30T15:40:00Z"/>
                <w:rFonts w:asciiTheme="majorHAnsi" w:hAnsiTheme="majorHAnsi" w:cstheme="majorHAnsi"/>
                <w:i/>
                <w:iCs/>
                <w:rPrChange w:id="1712" w:author="Microsoft Office User" w:date="2024-01-30T15:41:00Z">
                  <w:rPr>
                    <w:ins w:id="1713" w:author="Microsoft Office User" w:date="2024-01-30T15:40:00Z"/>
                    <w:i/>
                    <w:iCs/>
                    <w:sz w:val="24"/>
                    <w:szCs w:val="24"/>
                  </w:rPr>
                </w:rPrChange>
              </w:rPr>
            </w:pPr>
            <w:ins w:id="1714" w:author="Microsoft Office User" w:date="2024-01-30T15:40:00Z">
              <w:r w:rsidRPr="004455BA">
                <w:rPr>
                  <w:rFonts w:asciiTheme="majorHAnsi" w:hAnsiTheme="majorHAnsi" w:cstheme="majorHAnsi"/>
                  <w:i/>
                  <w:iCs/>
                  <w:rPrChange w:id="1715" w:author="Microsoft Office User" w:date="2024-01-30T15:41:00Z">
                    <w:rPr>
                      <w:i/>
                      <w:iCs/>
                      <w:sz w:val="24"/>
                      <w:szCs w:val="24"/>
                    </w:rPr>
                  </w:rPrChange>
                </w:rPr>
                <w:t>URL Link 7</w:t>
              </w:r>
            </w:ins>
          </w:p>
        </w:tc>
      </w:tr>
    </w:tbl>
    <w:p w14:paraId="62B6C332" w14:textId="77777777" w:rsidR="004455BA" w:rsidRPr="004455BA" w:rsidRDefault="004455BA" w:rsidP="004455BA">
      <w:pPr>
        <w:pStyle w:val="ListParagraph"/>
        <w:rPr>
          <w:ins w:id="1716" w:author="Microsoft Office User" w:date="2024-01-30T15:40:00Z"/>
          <w:rFonts w:asciiTheme="majorHAnsi" w:hAnsiTheme="majorHAnsi" w:cstheme="majorHAnsi"/>
          <w:i/>
          <w:iCs/>
          <w:rPrChange w:id="1717" w:author="Microsoft Office User" w:date="2024-01-30T15:41:00Z">
            <w:rPr>
              <w:ins w:id="1718" w:author="Microsoft Office User" w:date="2024-01-30T15:40:00Z"/>
              <w:i/>
              <w:iCs/>
              <w:sz w:val="28"/>
              <w:szCs w:val="28"/>
            </w:rPr>
          </w:rPrChange>
        </w:rPr>
      </w:pPr>
    </w:p>
    <w:p w14:paraId="186B3ED1" w14:textId="77777777" w:rsidR="004455BA" w:rsidRPr="004455BA" w:rsidRDefault="004455BA" w:rsidP="004455BA">
      <w:pPr>
        <w:ind w:left="360"/>
        <w:rPr>
          <w:ins w:id="1719" w:author="Microsoft Office User" w:date="2024-01-30T15:40:00Z"/>
          <w:rFonts w:asciiTheme="majorHAnsi" w:hAnsiTheme="majorHAnsi" w:cstheme="majorHAnsi"/>
          <w:b/>
          <w:bCs/>
          <w:rPrChange w:id="1720" w:author="Microsoft Office User" w:date="2024-01-30T15:41:00Z">
            <w:rPr>
              <w:ins w:id="1721" w:author="Microsoft Office User" w:date="2024-01-30T15:40:00Z"/>
              <w:b/>
              <w:bCs/>
              <w:sz w:val="28"/>
              <w:szCs w:val="28"/>
            </w:rPr>
          </w:rPrChange>
        </w:rPr>
      </w:pPr>
      <w:ins w:id="1722" w:author="Microsoft Office User" w:date="2024-01-30T15:40:00Z">
        <w:r w:rsidRPr="004455BA">
          <w:rPr>
            <w:rFonts w:asciiTheme="majorHAnsi" w:hAnsiTheme="majorHAnsi" w:cstheme="majorHAnsi"/>
            <w:b/>
            <w:bCs/>
            <w:rPrChange w:id="1723" w:author="Microsoft Office User" w:date="2024-01-30T15:41:00Z">
              <w:rPr>
                <w:b/>
                <w:bCs/>
                <w:sz w:val="28"/>
                <w:szCs w:val="28"/>
              </w:rPr>
            </w:rPrChange>
          </w:rPr>
          <w:t xml:space="preserve">Common Suggestion for Yoga Practices - </w:t>
        </w:r>
      </w:ins>
    </w:p>
    <w:p w14:paraId="65558FBF" w14:textId="77777777" w:rsidR="004455BA" w:rsidRPr="004455BA" w:rsidRDefault="004455BA" w:rsidP="004455BA">
      <w:pPr>
        <w:pStyle w:val="ListParagraph"/>
        <w:numPr>
          <w:ilvl w:val="0"/>
          <w:numId w:val="42"/>
        </w:numPr>
        <w:ind w:left="1080"/>
        <w:rPr>
          <w:ins w:id="1724" w:author="Microsoft Office User" w:date="2024-01-30T15:40:00Z"/>
          <w:rFonts w:asciiTheme="majorHAnsi" w:hAnsiTheme="majorHAnsi" w:cstheme="majorHAnsi"/>
          <w:i/>
          <w:iCs/>
          <w:rPrChange w:id="1725" w:author="Microsoft Office User" w:date="2024-01-30T15:41:00Z">
            <w:rPr>
              <w:ins w:id="1726" w:author="Microsoft Office User" w:date="2024-01-30T15:40:00Z"/>
              <w:i/>
              <w:iCs/>
              <w:sz w:val="28"/>
              <w:szCs w:val="28"/>
            </w:rPr>
          </w:rPrChange>
        </w:rPr>
      </w:pPr>
      <w:ins w:id="1727" w:author="Microsoft Office User" w:date="2024-01-30T15:40:00Z">
        <w:r w:rsidRPr="004455BA">
          <w:rPr>
            <w:rFonts w:asciiTheme="majorHAnsi" w:hAnsiTheme="majorHAnsi" w:cstheme="majorHAnsi"/>
            <w:rPrChange w:id="1728" w:author="Microsoft Office User" w:date="2024-01-30T15:41:00Z">
              <w:rPr>
                <w:sz w:val="28"/>
                <w:szCs w:val="28"/>
              </w:rPr>
            </w:rPrChange>
          </w:rPr>
          <w:t>Find calm, quite and clean place for Yoga practice.</w:t>
        </w:r>
      </w:ins>
    </w:p>
    <w:p w14:paraId="1E787897" w14:textId="77777777" w:rsidR="004455BA" w:rsidRPr="004455BA" w:rsidRDefault="004455BA" w:rsidP="004455BA">
      <w:pPr>
        <w:pStyle w:val="ListParagraph"/>
        <w:numPr>
          <w:ilvl w:val="0"/>
          <w:numId w:val="42"/>
        </w:numPr>
        <w:ind w:left="1080"/>
        <w:rPr>
          <w:ins w:id="1729" w:author="Microsoft Office User" w:date="2024-01-30T15:40:00Z"/>
          <w:rFonts w:asciiTheme="majorHAnsi" w:hAnsiTheme="majorHAnsi" w:cstheme="majorHAnsi"/>
          <w:i/>
          <w:iCs/>
          <w:rPrChange w:id="1730" w:author="Microsoft Office User" w:date="2024-01-30T15:41:00Z">
            <w:rPr>
              <w:ins w:id="1731" w:author="Microsoft Office User" w:date="2024-01-30T15:40:00Z"/>
              <w:i/>
              <w:iCs/>
              <w:sz w:val="28"/>
              <w:szCs w:val="28"/>
            </w:rPr>
          </w:rPrChange>
        </w:rPr>
      </w:pPr>
      <w:ins w:id="1732" w:author="Microsoft Office User" w:date="2024-01-30T15:40:00Z">
        <w:r w:rsidRPr="004455BA">
          <w:rPr>
            <w:rFonts w:asciiTheme="majorHAnsi" w:hAnsiTheme="majorHAnsi" w:cstheme="majorHAnsi"/>
            <w:rPrChange w:id="1733" w:author="Microsoft Office User" w:date="2024-01-30T15:41:00Z">
              <w:rPr>
                <w:sz w:val="28"/>
                <w:szCs w:val="28"/>
              </w:rPr>
            </w:rPrChange>
          </w:rPr>
          <w:t>Morning time is the ideal time to practice Yoga.</w:t>
        </w:r>
      </w:ins>
    </w:p>
    <w:p w14:paraId="0EB70968" w14:textId="77777777" w:rsidR="004455BA" w:rsidRPr="004455BA" w:rsidRDefault="004455BA" w:rsidP="004455BA">
      <w:pPr>
        <w:pStyle w:val="ListParagraph"/>
        <w:numPr>
          <w:ilvl w:val="0"/>
          <w:numId w:val="42"/>
        </w:numPr>
        <w:ind w:left="1080"/>
        <w:rPr>
          <w:ins w:id="1734" w:author="Microsoft Office User" w:date="2024-01-30T15:40:00Z"/>
          <w:rFonts w:asciiTheme="majorHAnsi" w:hAnsiTheme="majorHAnsi" w:cstheme="majorHAnsi"/>
          <w:i/>
          <w:iCs/>
          <w:rPrChange w:id="1735" w:author="Microsoft Office User" w:date="2024-01-30T15:41:00Z">
            <w:rPr>
              <w:ins w:id="1736" w:author="Microsoft Office User" w:date="2024-01-30T15:40:00Z"/>
              <w:i/>
              <w:iCs/>
              <w:sz w:val="28"/>
              <w:szCs w:val="28"/>
            </w:rPr>
          </w:rPrChange>
        </w:rPr>
      </w:pPr>
      <w:ins w:id="1737" w:author="Microsoft Office User" w:date="2024-01-30T15:40:00Z">
        <w:r w:rsidRPr="004455BA">
          <w:rPr>
            <w:rFonts w:asciiTheme="majorHAnsi" w:hAnsiTheme="majorHAnsi" w:cstheme="majorHAnsi"/>
            <w:rPrChange w:id="1738" w:author="Microsoft Office User" w:date="2024-01-30T15:41:00Z">
              <w:rPr>
                <w:sz w:val="28"/>
                <w:szCs w:val="28"/>
              </w:rPr>
            </w:rPrChange>
          </w:rPr>
          <w:t>Practice Yoga on empty stomach.</w:t>
        </w:r>
      </w:ins>
    </w:p>
    <w:p w14:paraId="1EF09860" w14:textId="77777777" w:rsidR="004455BA" w:rsidRPr="004455BA" w:rsidRDefault="004455BA" w:rsidP="004455BA">
      <w:pPr>
        <w:pStyle w:val="ListParagraph"/>
        <w:numPr>
          <w:ilvl w:val="0"/>
          <w:numId w:val="42"/>
        </w:numPr>
        <w:ind w:left="1080"/>
        <w:rPr>
          <w:ins w:id="1739" w:author="Microsoft Office User" w:date="2024-01-30T15:40:00Z"/>
          <w:rFonts w:asciiTheme="majorHAnsi" w:hAnsiTheme="majorHAnsi" w:cstheme="majorHAnsi"/>
          <w:i/>
          <w:iCs/>
          <w:rPrChange w:id="1740" w:author="Microsoft Office User" w:date="2024-01-30T15:41:00Z">
            <w:rPr>
              <w:ins w:id="1741" w:author="Microsoft Office User" w:date="2024-01-30T15:40:00Z"/>
              <w:i/>
              <w:iCs/>
              <w:sz w:val="28"/>
              <w:szCs w:val="28"/>
            </w:rPr>
          </w:rPrChange>
        </w:rPr>
      </w:pPr>
      <w:ins w:id="1742" w:author="Microsoft Office User" w:date="2024-01-30T15:40:00Z">
        <w:r w:rsidRPr="004455BA">
          <w:rPr>
            <w:rFonts w:asciiTheme="majorHAnsi" w:hAnsiTheme="majorHAnsi" w:cstheme="majorHAnsi"/>
            <w:rPrChange w:id="1743" w:author="Microsoft Office User" w:date="2024-01-30T15:41:00Z">
              <w:rPr>
                <w:sz w:val="28"/>
                <w:szCs w:val="28"/>
              </w:rPr>
            </w:rPrChange>
          </w:rPr>
          <w:t>Yoga is the practice of concentration. Avoid distractions during yoga practice.</w:t>
        </w:r>
      </w:ins>
    </w:p>
    <w:p w14:paraId="0F125A31" w14:textId="77777777" w:rsidR="004455BA" w:rsidRPr="004455BA" w:rsidRDefault="004455BA" w:rsidP="004455BA">
      <w:pPr>
        <w:pStyle w:val="ListParagraph"/>
        <w:numPr>
          <w:ilvl w:val="0"/>
          <w:numId w:val="42"/>
        </w:numPr>
        <w:ind w:left="1080"/>
        <w:rPr>
          <w:ins w:id="1744" w:author="Microsoft Office User" w:date="2024-01-30T15:40:00Z"/>
          <w:rFonts w:asciiTheme="majorHAnsi" w:hAnsiTheme="majorHAnsi" w:cstheme="majorHAnsi"/>
          <w:i/>
          <w:iCs/>
          <w:rPrChange w:id="1745" w:author="Microsoft Office User" w:date="2024-01-30T15:41:00Z">
            <w:rPr>
              <w:ins w:id="1746" w:author="Microsoft Office User" w:date="2024-01-30T15:40:00Z"/>
              <w:i/>
              <w:iCs/>
              <w:sz w:val="28"/>
              <w:szCs w:val="28"/>
            </w:rPr>
          </w:rPrChange>
        </w:rPr>
      </w:pPr>
      <w:ins w:id="1747" w:author="Microsoft Office User" w:date="2024-01-30T15:40:00Z">
        <w:r w:rsidRPr="004455BA">
          <w:rPr>
            <w:rFonts w:asciiTheme="majorHAnsi" w:hAnsiTheme="majorHAnsi" w:cstheme="majorHAnsi"/>
            <w:rPrChange w:id="1748" w:author="Microsoft Office User" w:date="2024-01-30T15:41:00Z">
              <w:rPr>
                <w:sz w:val="28"/>
                <w:szCs w:val="28"/>
              </w:rPr>
            </w:rPrChange>
          </w:rPr>
          <w:t>Practice Yoga daily for healthy body mind and soul.</w:t>
        </w:r>
      </w:ins>
    </w:p>
    <w:p w14:paraId="4E1ACFEF" w14:textId="77777777" w:rsidR="004455BA" w:rsidRPr="004455BA" w:rsidRDefault="004455BA" w:rsidP="004455BA">
      <w:pPr>
        <w:ind w:left="360"/>
        <w:rPr>
          <w:ins w:id="1749" w:author="Microsoft Office User" w:date="2024-01-30T15:40:00Z"/>
          <w:rFonts w:asciiTheme="majorHAnsi" w:hAnsiTheme="majorHAnsi" w:cstheme="majorHAnsi"/>
          <w:rPrChange w:id="1750" w:author="Microsoft Office User" w:date="2024-01-30T15:41:00Z">
            <w:rPr>
              <w:ins w:id="1751" w:author="Microsoft Office User" w:date="2024-01-30T15:40:00Z"/>
              <w:sz w:val="40"/>
              <w:szCs w:val="40"/>
            </w:rPr>
          </w:rPrChange>
        </w:rPr>
      </w:pPr>
    </w:p>
    <w:p w14:paraId="75A7DE42" w14:textId="77777777" w:rsidR="004455BA" w:rsidRPr="004455BA" w:rsidRDefault="004455BA" w:rsidP="004455BA">
      <w:pPr>
        <w:ind w:left="360"/>
        <w:rPr>
          <w:ins w:id="1752" w:author="Microsoft Office User" w:date="2024-01-30T15:40:00Z"/>
          <w:rFonts w:asciiTheme="majorHAnsi" w:hAnsiTheme="majorHAnsi" w:cstheme="majorHAnsi"/>
          <w:rPrChange w:id="1753" w:author="Microsoft Office User" w:date="2024-01-30T15:41:00Z">
            <w:rPr>
              <w:ins w:id="1754" w:author="Microsoft Office User" w:date="2024-01-30T15:40:00Z"/>
              <w:sz w:val="32"/>
              <w:szCs w:val="32"/>
            </w:rPr>
          </w:rPrChange>
        </w:rPr>
      </w:pPr>
      <w:ins w:id="1755" w:author="Microsoft Office User" w:date="2024-01-30T15:40:00Z">
        <w:r w:rsidRPr="004455BA">
          <w:rPr>
            <w:rFonts w:asciiTheme="majorHAnsi" w:hAnsiTheme="majorHAnsi" w:cstheme="majorHAnsi"/>
            <w:rPrChange w:id="1756" w:author="Microsoft Office User" w:date="2024-01-30T15:41:00Z">
              <w:rPr>
                <w:sz w:val="32"/>
                <w:szCs w:val="32"/>
              </w:rPr>
            </w:rPrChange>
          </w:rPr>
          <w:t>********************************************************</w:t>
        </w:r>
      </w:ins>
    </w:p>
    <w:p w14:paraId="44069365" w14:textId="77777777" w:rsidR="004455BA" w:rsidRPr="004455BA" w:rsidRDefault="004455BA" w:rsidP="004455BA">
      <w:pPr>
        <w:ind w:left="360"/>
        <w:rPr>
          <w:ins w:id="1757" w:author="Microsoft Office User" w:date="2024-01-30T15:40:00Z"/>
          <w:rFonts w:asciiTheme="majorHAnsi" w:hAnsiTheme="majorHAnsi" w:cstheme="majorHAnsi"/>
          <w:rPrChange w:id="1758" w:author="Microsoft Office User" w:date="2024-01-30T15:41:00Z">
            <w:rPr>
              <w:ins w:id="1759" w:author="Microsoft Office User" w:date="2024-01-30T15:40:00Z"/>
              <w:sz w:val="28"/>
              <w:szCs w:val="28"/>
            </w:rPr>
          </w:rPrChange>
        </w:rPr>
      </w:pPr>
    </w:p>
    <w:p w14:paraId="4B5168A0" w14:textId="77777777" w:rsidR="004455BA" w:rsidRPr="004455BA" w:rsidRDefault="004455BA" w:rsidP="004455BA">
      <w:pPr>
        <w:ind w:left="360"/>
        <w:rPr>
          <w:ins w:id="1760" w:author="Microsoft Office User" w:date="2024-01-30T15:40:00Z"/>
          <w:rFonts w:asciiTheme="majorHAnsi" w:hAnsiTheme="majorHAnsi" w:cstheme="majorHAnsi"/>
          <w:rPrChange w:id="1761" w:author="Microsoft Office User" w:date="2024-01-30T15:41:00Z">
            <w:rPr>
              <w:ins w:id="1762" w:author="Microsoft Office User" w:date="2024-01-30T15:40:00Z"/>
              <w:sz w:val="28"/>
              <w:szCs w:val="28"/>
            </w:rPr>
          </w:rPrChange>
        </w:rPr>
      </w:pPr>
      <w:ins w:id="1763" w:author="Microsoft Office User" w:date="2024-01-30T15:40:00Z">
        <w:r w:rsidRPr="004455BA">
          <w:rPr>
            <w:rFonts w:asciiTheme="majorHAnsi" w:hAnsiTheme="majorHAnsi" w:cstheme="majorHAnsi"/>
            <w:rPrChange w:id="1764" w:author="Microsoft Office User" w:date="2024-01-30T15:41:00Z">
              <w:rPr>
                <w:sz w:val="28"/>
                <w:szCs w:val="28"/>
              </w:rPr>
            </w:rPrChange>
          </w:rPr>
          <w:t xml:space="preserve">Medicine Cart will be added by : </w:t>
        </w:r>
        <w:r w:rsidRPr="004455BA">
          <w:rPr>
            <w:rFonts w:asciiTheme="majorHAnsi" w:hAnsiTheme="majorHAnsi" w:cstheme="majorHAnsi"/>
            <w:highlight w:val="yellow"/>
            <w:rPrChange w:id="1765" w:author="Microsoft Office User" w:date="2024-01-30T15:41:00Z">
              <w:rPr>
                <w:sz w:val="28"/>
                <w:szCs w:val="28"/>
                <w:highlight w:val="yellow"/>
              </w:rPr>
            </w:rPrChange>
          </w:rPr>
          <w:t>INSERT Date</w:t>
        </w:r>
      </w:ins>
    </w:p>
    <w:p w14:paraId="0D27A14A" w14:textId="77777777" w:rsidR="004455BA" w:rsidRPr="004455BA" w:rsidRDefault="004455BA" w:rsidP="004455BA">
      <w:pPr>
        <w:ind w:left="360"/>
        <w:rPr>
          <w:ins w:id="1766" w:author="Microsoft Office User" w:date="2024-01-30T15:40:00Z"/>
          <w:rFonts w:asciiTheme="majorHAnsi" w:hAnsiTheme="majorHAnsi" w:cstheme="majorHAnsi"/>
          <w:rPrChange w:id="1767" w:author="Microsoft Office User" w:date="2024-01-30T15:41:00Z">
            <w:rPr>
              <w:ins w:id="1768" w:author="Microsoft Office User" w:date="2024-01-30T15:40:00Z"/>
              <w:sz w:val="28"/>
              <w:szCs w:val="28"/>
            </w:rPr>
          </w:rPrChange>
        </w:rPr>
      </w:pPr>
    </w:p>
    <w:p w14:paraId="44633B38" w14:textId="77777777" w:rsidR="004455BA" w:rsidRPr="004455BA" w:rsidRDefault="004455BA" w:rsidP="004455BA">
      <w:pPr>
        <w:ind w:left="360"/>
        <w:rPr>
          <w:ins w:id="1769" w:author="Microsoft Office User" w:date="2024-01-30T15:40:00Z"/>
          <w:rFonts w:asciiTheme="majorHAnsi" w:hAnsiTheme="majorHAnsi" w:cstheme="majorHAnsi"/>
          <w:rPrChange w:id="1770" w:author="Microsoft Office User" w:date="2024-01-30T15:41:00Z">
            <w:rPr>
              <w:ins w:id="1771" w:author="Microsoft Office User" w:date="2024-01-30T15:40:00Z"/>
              <w:sz w:val="28"/>
              <w:szCs w:val="28"/>
            </w:rPr>
          </w:rPrChange>
        </w:rPr>
      </w:pPr>
      <w:ins w:id="1772" w:author="Microsoft Office User" w:date="2024-01-30T15:40:00Z">
        <w:r w:rsidRPr="004455BA">
          <w:rPr>
            <w:rFonts w:asciiTheme="majorHAnsi" w:hAnsiTheme="majorHAnsi" w:cstheme="majorHAnsi"/>
            <w:rPrChange w:id="1773" w:author="Microsoft Office User" w:date="2024-01-30T15:41:00Z">
              <w:rPr>
                <w:sz w:val="28"/>
                <w:szCs w:val="28"/>
              </w:rPr>
            </w:rPrChange>
          </w:rPr>
          <w:t xml:space="preserve">Name of Doctor(Examination) : </w:t>
        </w:r>
        <w:r w:rsidRPr="004455BA">
          <w:rPr>
            <w:rFonts w:asciiTheme="majorHAnsi" w:hAnsiTheme="majorHAnsi" w:cstheme="majorHAnsi"/>
            <w:highlight w:val="yellow"/>
            <w:rPrChange w:id="1774" w:author="Microsoft Office User" w:date="2024-01-30T15:41:00Z">
              <w:rPr>
                <w:sz w:val="28"/>
                <w:szCs w:val="28"/>
                <w:highlight w:val="yellow"/>
              </w:rPr>
            </w:rPrChange>
          </w:rPr>
          <w:t>Mention Name here</w:t>
        </w:r>
        <w:r w:rsidRPr="004455BA">
          <w:rPr>
            <w:rFonts w:asciiTheme="majorHAnsi" w:hAnsiTheme="majorHAnsi" w:cstheme="majorHAnsi"/>
            <w:rPrChange w:id="1775" w:author="Microsoft Office User" w:date="2024-01-30T15:41:00Z">
              <w:rPr>
                <w:sz w:val="28"/>
                <w:szCs w:val="28"/>
              </w:rPr>
            </w:rPrChange>
          </w:rPr>
          <w:tab/>
        </w:r>
      </w:ins>
    </w:p>
    <w:p w14:paraId="2DE3BB0C" w14:textId="77777777" w:rsidR="004455BA" w:rsidRPr="004455BA" w:rsidRDefault="004455BA" w:rsidP="004455BA">
      <w:pPr>
        <w:ind w:left="360"/>
        <w:rPr>
          <w:ins w:id="1776" w:author="Microsoft Office User" w:date="2024-01-30T15:40:00Z"/>
          <w:rFonts w:asciiTheme="majorHAnsi" w:hAnsiTheme="majorHAnsi" w:cstheme="majorHAnsi"/>
          <w:rPrChange w:id="1777" w:author="Microsoft Office User" w:date="2024-01-30T15:41:00Z">
            <w:rPr>
              <w:ins w:id="1778" w:author="Microsoft Office User" w:date="2024-01-30T15:40:00Z"/>
              <w:sz w:val="28"/>
              <w:szCs w:val="28"/>
            </w:rPr>
          </w:rPrChange>
        </w:rPr>
      </w:pPr>
    </w:p>
    <w:p w14:paraId="148B7DD3" w14:textId="77777777" w:rsidR="004455BA" w:rsidRPr="004455BA" w:rsidRDefault="004455BA" w:rsidP="004455BA">
      <w:pPr>
        <w:ind w:left="360"/>
        <w:rPr>
          <w:ins w:id="1779" w:author="Microsoft Office User" w:date="2024-01-30T15:40:00Z"/>
          <w:rFonts w:asciiTheme="majorHAnsi" w:hAnsiTheme="majorHAnsi" w:cstheme="majorHAnsi"/>
          <w:rPrChange w:id="1780" w:author="Microsoft Office User" w:date="2024-01-30T15:41:00Z">
            <w:rPr>
              <w:ins w:id="1781" w:author="Microsoft Office User" w:date="2024-01-30T15:40:00Z"/>
              <w:sz w:val="28"/>
              <w:szCs w:val="28"/>
            </w:rPr>
          </w:rPrChange>
        </w:rPr>
      </w:pPr>
      <w:ins w:id="1782" w:author="Microsoft Office User" w:date="2024-01-30T15:40:00Z">
        <w:r w:rsidRPr="004455BA">
          <w:rPr>
            <w:rFonts w:asciiTheme="majorHAnsi" w:hAnsiTheme="majorHAnsi" w:cstheme="majorHAnsi"/>
            <w:rPrChange w:id="1783" w:author="Microsoft Office User" w:date="2024-01-30T15:41:00Z">
              <w:rPr>
                <w:sz w:val="28"/>
                <w:szCs w:val="28"/>
              </w:rPr>
            </w:rPrChange>
          </w:rPr>
          <w:t xml:space="preserve">Name of Doctor(Head Doctor) : </w:t>
        </w:r>
        <w:r w:rsidRPr="004455BA">
          <w:rPr>
            <w:rFonts w:asciiTheme="majorHAnsi" w:hAnsiTheme="majorHAnsi" w:cstheme="majorHAnsi"/>
            <w:highlight w:val="yellow"/>
            <w:rPrChange w:id="1784" w:author="Microsoft Office User" w:date="2024-01-30T15:41:00Z">
              <w:rPr>
                <w:sz w:val="28"/>
                <w:szCs w:val="28"/>
                <w:highlight w:val="yellow"/>
              </w:rPr>
            </w:rPrChange>
          </w:rPr>
          <w:t>Mention Name here</w:t>
        </w:r>
      </w:ins>
    </w:p>
    <w:p w14:paraId="4666BF8C" w14:textId="77777777" w:rsidR="004455BA" w:rsidRPr="004455BA" w:rsidRDefault="004455BA" w:rsidP="004455BA">
      <w:pPr>
        <w:ind w:left="360"/>
        <w:rPr>
          <w:ins w:id="1785" w:author="Microsoft Office User" w:date="2024-01-30T15:40:00Z"/>
          <w:rFonts w:asciiTheme="majorHAnsi" w:hAnsiTheme="majorHAnsi" w:cstheme="majorHAnsi"/>
          <w:rPrChange w:id="1786" w:author="Microsoft Office User" w:date="2024-01-30T15:41:00Z">
            <w:rPr>
              <w:ins w:id="1787" w:author="Microsoft Office User" w:date="2024-01-30T15:40:00Z"/>
              <w:sz w:val="28"/>
              <w:szCs w:val="28"/>
            </w:rPr>
          </w:rPrChange>
        </w:rPr>
      </w:pPr>
    </w:p>
    <w:p w14:paraId="6ECF4B07" w14:textId="77777777" w:rsidR="004455BA" w:rsidRPr="004455BA" w:rsidRDefault="004455BA" w:rsidP="004455BA">
      <w:pPr>
        <w:ind w:left="360"/>
        <w:rPr>
          <w:ins w:id="1788" w:author="Microsoft Office User" w:date="2024-01-30T15:40:00Z"/>
          <w:rFonts w:asciiTheme="majorHAnsi" w:hAnsiTheme="majorHAnsi" w:cstheme="majorHAnsi"/>
          <w:rPrChange w:id="1789" w:author="Microsoft Office User" w:date="2024-01-30T15:41:00Z">
            <w:rPr>
              <w:ins w:id="1790" w:author="Microsoft Office User" w:date="2024-01-30T15:40:00Z"/>
              <w:sz w:val="28"/>
              <w:szCs w:val="28"/>
            </w:rPr>
          </w:rPrChange>
        </w:rPr>
      </w:pPr>
      <w:ins w:id="1791" w:author="Microsoft Office User" w:date="2024-01-30T15:40:00Z">
        <w:r w:rsidRPr="004455BA">
          <w:rPr>
            <w:rFonts w:asciiTheme="majorHAnsi" w:hAnsiTheme="majorHAnsi" w:cstheme="majorHAnsi"/>
            <w:rPrChange w:id="1792" w:author="Microsoft Office User" w:date="2024-01-30T15:41:00Z">
              <w:rPr>
                <w:sz w:val="28"/>
                <w:szCs w:val="28"/>
              </w:rPr>
            </w:rPrChange>
          </w:rPr>
          <w:t>Date : 18.01.2024, 06.00pm(Doctor)</w:t>
        </w:r>
      </w:ins>
    </w:p>
    <w:p w14:paraId="217E3E56" w14:textId="77777777" w:rsidR="004455BA" w:rsidRPr="004455BA" w:rsidRDefault="004455BA" w:rsidP="004455BA">
      <w:pPr>
        <w:rPr>
          <w:ins w:id="1793" w:author="Microsoft Office User" w:date="2024-01-30T15:40:00Z"/>
          <w:rFonts w:asciiTheme="majorHAnsi" w:hAnsiTheme="majorHAnsi" w:cstheme="majorHAnsi"/>
          <w:rPrChange w:id="1794" w:author="Microsoft Office User" w:date="2024-01-30T15:41:00Z">
            <w:rPr>
              <w:ins w:id="1795" w:author="Microsoft Office User" w:date="2024-01-30T15:40:00Z"/>
              <w:sz w:val="28"/>
              <w:szCs w:val="28"/>
            </w:rPr>
          </w:rPrChange>
        </w:rPr>
      </w:pPr>
    </w:p>
    <w:p w14:paraId="032A2736" w14:textId="77777777" w:rsidR="004455BA" w:rsidRPr="004455BA" w:rsidRDefault="004455BA" w:rsidP="004455BA">
      <w:pPr>
        <w:jc w:val="center"/>
        <w:rPr>
          <w:ins w:id="1796" w:author="Microsoft Office User" w:date="2024-01-30T15:40:00Z"/>
          <w:rFonts w:asciiTheme="majorHAnsi" w:hAnsiTheme="majorHAnsi" w:cstheme="majorHAnsi"/>
          <w:rPrChange w:id="1797" w:author="Microsoft Office User" w:date="2024-01-30T15:41:00Z">
            <w:rPr>
              <w:ins w:id="1798" w:author="Microsoft Office User" w:date="2024-01-30T15:40:00Z"/>
              <w:sz w:val="28"/>
              <w:szCs w:val="28"/>
            </w:rPr>
          </w:rPrChange>
        </w:rPr>
      </w:pPr>
    </w:p>
    <w:p w14:paraId="032EFE6A" w14:textId="77777777" w:rsidR="004455BA" w:rsidRPr="004455BA" w:rsidRDefault="004455BA" w:rsidP="004455BA">
      <w:pPr>
        <w:jc w:val="center"/>
        <w:rPr>
          <w:ins w:id="1799" w:author="Microsoft Office User" w:date="2024-01-30T15:40:00Z"/>
          <w:rFonts w:asciiTheme="majorHAnsi" w:hAnsiTheme="majorHAnsi" w:cstheme="majorHAnsi"/>
          <w:rPrChange w:id="1800" w:author="Microsoft Office User" w:date="2024-01-30T15:41:00Z">
            <w:rPr>
              <w:ins w:id="1801" w:author="Microsoft Office User" w:date="2024-01-30T15:40:00Z"/>
              <w:sz w:val="28"/>
              <w:szCs w:val="28"/>
            </w:rPr>
          </w:rPrChange>
        </w:rPr>
      </w:pPr>
    </w:p>
    <w:p w14:paraId="3CE2DA0A" w14:textId="77777777" w:rsidR="004455BA" w:rsidRPr="004455BA" w:rsidRDefault="004455BA" w:rsidP="004455BA">
      <w:pPr>
        <w:jc w:val="center"/>
        <w:rPr>
          <w:ins w:id="1802" w:author="Microsoft Office User" w:date="2024-01-30T15:40:00Z"/>
          <w:rFonts w:asciiTheme="majorHAnsi" w:hAnsiTheme="majorHAnsi" w:cstheme="majorHAnsi"/>
          <w:rPrChange w:id="1803" w:author="Microsoft Office User" w:date="2024-01-30T15:41:00Z">
            <w:rPr>
              <w:ins w:id="1804" w:author="Microsoft Office User" w:date="2024-01-30T15:40:00Z"/>
              <w:sz w:val="28"/>
              <w:szCs w:val="28"/>
            </w:rPr>
          </w:rPrChange>
        </w:rPr>
      </w:pPr>
      <w:ins w:id="1805" w:author="Microsoft Office User" w:date="2024-01-30T15:40:00Z">
        <w:r w:rsidRPr="004455BA">
          <w:rPr>
            <w:rFonts w:asciiTheme="majorHAnsi" w:hAnsiTheme="majorHAnsi" w:cstheme="majorHAnsi"/>
            <w:rPrChange w:id="1806" w:author="Microsoft Office User" w:date="2024-01-30T15:41:00Z">
              <w:rPr>
                <w:sz w:val="28"/>
                <w:szCs w:val="28"/>
              </w:rPr>
            </w:rPrChange>
          </w:rPr>
          <w:t>This is system generated document and do not require signature</w:t>
        </w:r>
      </w:ins>
    </w:p>
    <w:p w14:paraId="65D37E94" w14:textId="77777777" w:rsidR="004455BA" w:rsidRPr="004455BA" w:rsidRDefault="004455BA" w:rsidP="004455BA">
      <w:pPr>
        <w:jc w:val="center"/>
        <w:rPr>
          <w:ins w:id="1807" w:author="Microsoft Office User" w:date="2024-01-30T15:40:00Z"/>
          <w:rFonts w:asciiTheme="majorHAnsi" w:hAnsiTheme="majorHAnsi" w:cstheme="majorHAnsi"/>
          <w:lang w:val="en-US"/>
          <w:rPrChange w:id="1808" w:author="Microsoft Office User" w:date="2024-01-30T15:41:00Z">
            <w:rPr>
              <w:ins w:id="1809" w:author="Microsoft Office User" w:date="2024-01-30T15:40:00Z"/>
              <w:lang w:val="en-US"/>
            </w:rPr>
          </w:rPrChange>
        </w:rPr>
      </w:pPr>
    </w:p>
    <w:p w14:paraId="7DABDADD" w14:textId="77777777" w:rsidR="004455BA" w:rsidRPr="004455BA" w:rsidRDefault="004455BA" w:rsidP="004455BA">
      <w:pPr>
        <w:rPr>
          <w:ins w:id="1810" w:author="Microsoft Office User" w:date="2024-01-30T15:40:00Z"/>
          <w:rFonts w:asciiTheme="majorHAnsi" w:hAnsiTheme="majorHAnsi" w:cstheme="majorHAnsi"/>
          <w:lang w:val="en-US"/>
          <w:rPrChange w:id="1811" w:author="Microsoft Office User" w:date="2024-01-30T15:41:00Z">
            <w:rPr>
              <w:ins w:id="1812" w:author="Microsoft Office User" w:date="2024-01-30T15:40:00Z"/>
              <w:lang w:val="en-US"/>
            </w:rPr>
          </w:rPrChange>
        </w:rPr>
      </w:pPr>
      <w:ins w:id="1813" w:author="Microsoft Office User" w:date="2024-01-30T15:40:00Z">
        <w:r w:rsidRPr="004455BA">
          <w:rPr>
            <w:rFonts w:asciiTheme="majorHAnsi" w:hAnsiTheme="majorHAnsi" w:cstheme="majorHAnsi"/>
            <w:lang w:val="en-US"/>
            <w:rPrChange w:id="1814" w:author="Microsoft Office User" w:date="2024-01-30T15:41:00Z">
              <w:rPr>
                <w:lang w:val="en-US"/>
              </w:rPr>
            </w:rPrChange>
          </w:rPr>
          <w:br w:type="page"/>
        </w:r>
      </w:ins>
    </w:p>
    <w:p w14:paraId="44F84E17" w14:textId="7CDE36A9" w:rsidR="004455BA" w:rsidRPr="004455BA" w:rsidRDefault="004455BA" w:rsidP="004455BA">
      <w:pPr>
        <w:jc w:val="center"/>
        <w:rPr>
          <w:ins w:id="1815" w:author="Microsoft Office User" w:date="2024-01-30T15:40:00Z"/>
          <w:rFonts w:asciiTheme="majorHAnsi" w:hAnsiTheme="majorHAnsi" w:cstheme="majorHAnsi"/>
          <w:lang w:val="en-US"/>
          <w:rPrChange w:id="1816" w:author="Microsoft Office User" w:date="2024-01-30T15:41:00Z">
            <w:rPr>
              <w:ins w:id="1817" w:author="Microsoft Office User" w:date="2024-01-30T15:40:00Z"/>
              <w:lang w:val="en-US"/>
            </w:rPr>
          </w:rPrChange>
        </w:rPr>
      </w:pPr>
      <w:ins w:id="1818" w:author="Microsoft Office User" w:date="2024-01-30T15:40:00Z">
        <w:r w:rsidRPr="004455BA">
          <w:rPr>
            <w:rFonts w:asciiTheme="majorHAnsi" w:hAnsiTheme="majorHAnsi" w:cstheme="majorHAnsi"/>
            <w:lang w:val="en-US"/>
            <w:rPrChange w:id="1819" w:author="Microsoft Office User" w:date="2024-01-30T15:41:00Z">
              <w:rPr>
                <w:lang w:val="en-US"/>
              </w:rPr>
            </w:rPrChange>
          </w:rPr>
          <w:lastRenderedPageBreak/>
          <w:t>Sample of Medicine Prescription - To be uploaded after Medicine Buy(Cart Checkout) in patients Pvt Area</w:t>
        </w:r>
      </w:ins>
    </w:p>
    <w:p w14:paraId="73E3D951" w14:textId="77777777" w:rsidR="004455BA" w:rsidRPr="004455BA" w:rsidRDefault="004455BA" w:rsidP="004455BA">
      <w:pPr>
        <w:jc w:val="center"/>
        <w:rPr>
          <w:ins w:id="1820" w:author="Microsoft Office User" w:date="2024-01-30T15:40:00Z"/>
          <w:rFonts w:asciiTheme="majorHAnsi" w:hAnsiTheme="majorHAnsi" w:cstheme="majorHAnsi"/>
          <w:lang w:val="en-US"/>
          <w:rPrChange w:id="1821" w:author="Microsoft Office User" w:date="2024-01-30T15:41:00Z">
            <w:rPr>
              <w:ins w:id="1822" w:author="Microsoft Office User" w:date="2024-01-30T15:40:00Z"/>
              <w:lang w:val="en-US"/>
            </w:rPr>
          </w:rPrChange>
        </w:rPr>
      </w:pPr>
    </w:p>
    <w:p w14:paraId="04D8A14D" w14:textId="77777777" w:rsidR="004455BA" w:rsidRPr="004455BA" w:rsidRDefault="004455BA" w:rsidP="004455BA">
      <w:pPr>
        <w:jc w:val="center"/>
        <w:rPr>
          <w:ins w:id="1823" w:author="Microsoft Office User" w:date="2024-01-30T15:40:00Z"/>
          <w:rFonts w:asciiTheme="majorHAnsi" w:hAnsiTheme="majorHAnsi" w:cstheme="majorHAnsi"/>
          <w:b/>
          <w:bCs/>
          <w:u w:val="single"/>
          <w:rPrChange w:id="1824" w:author="Microsoft Office User" w:date="2024-01-30T15:41:00Z">
            <w:rPr>
              <w:ins w:id="1825" w:author="Microsoft Office User" w:date="2024-01-30T15:40:00Z"/>
              <w:b/>
              <w:bCs/>
              <w:sz w:val="36"/>
              <w:szCs w:val="36"/>
              <w:u w:val="single"/>
            </w:rPr>
          </w:rPrChange>
        </w:rPr>
      </w:pPr>
      <w:ins w:id="1826" w:author="Microsoft Office User" w:date="2024-01-30T15:40:00Z">
        <w:r w:rsidRPr="004455BA">
          <w:rPr>
            <w:rFonts w:asciiTheme="majorHAnsi" w:hAnsiTheme="majorHAnsi" w:cstheme="majorHAnsi"/>
            <w:b/>
            <w:bCs/>
            <w:u w:val="single"/>
            <w:rPrChange w:id="1827" w:author="Microsoft Office User" w:date="2024-01-30T15:41:00Z">
              <w:rPr>
                <w:b/>
                <w:bCs/>
                <w:sz w:val="36"/>
                <w:szCs w:val="36"/>
                <w:u w:val="single"/>
              </w:rPr>
            </w:rPrChange>
          </w:rPr>
          <w:t>MEDICINE PRESCRIPTION</w:t>
        </w:r>
      </w:ins>
    </w:p>
    <w:p w14:paraId="05B0AB64" w14:textId="77777777" w:rsidR="004455BA" w:rsidRPr="004455BA" w:rsidRDefault="004455BA" w:rsidP="004455BA">
      <w:pPr>
        <w:jc w:val="center"/>
        <w:rPr>
          <w:ins w:id="1828" w:author="Microsoft Office User" w:date="2024-01-30T15:40:00Z"/>
          <w:rFonts w:asciiTheme="majorHAnsi" w:hAnsiTheme="majorHAnsi" w:cstheme="majorHAnsi"/>
          <w:b/>
          <w:bCs/>
          <w:u w:val="single"/>
          <w:rPrChange w:id="1829" w:author="Microsoft Office User" w:date="2024-01-30T15:41:00Z">
            <w:rPr>
              <w:ins w:id="1830" w:author="Microsoft Office User" w:date="2024-01-30T15:40:00Z"/>
              <w:b/>
              <w:bCs/>
              <w:sz w:val="36"/>
              <w:szCs w:val="36"/>
              <w:u w:val="single"/>
            </w:rPr>
          </w:rPrChange>
        </w:rPr>
      </w:pPr>
    </w:p>
    <w:p w14:paraId="65ABD971" w14:textId="77777777" w:rsidR="004455BA" w:rsidRPr="004455BA" w:rsidRDefault="004455BA" w:rsidP="004455BA">
      <w:pPr>
        <w:rPr>
          <w:ins w:id="1831" w:author="Microsoft Office User" w:date="2024-01-30T15:40:00Z"/>
          <w:rFonts w:asciiTheme="majorHAnsi" w:hAnsiTheme="majorHAnsi" w:cstheme="majorHAnsi"/>
          <w:rPrChange w:id="1832" w:author="Microsoft Office User" w:date="2024-01-30T15:41:00Z">
            <w:rPr>
              <w:ins w:id="1833" w:author="Microsoft Office User" w:date="2024-01-30T15:40:00Z"/>
              <w:sz w:val="28"/>
              <w:szCs w:val="28"/>
            </w:rPr>
          </w:rPrChange>
        </w:rPr>
      </w:pPr>
      <w:bookmarkStart w:id="1834" w:name="_Hlk156899676"/>
      <w:ins w:id="1835" w:author="Microsoft Office User" w:date="2024-01-30T15:40:00Z">
        <w:r w:rsidRPr="004455BA">
          <w:rPr>
            <w:rFonts w:asciiTheme="majorHAnsi" w:hAnsiTheme="majorHAnsi" w:cstheme="majorHAnsi"/>
            <w:rPrChange w:id="1836" w:author="Microsoft Office User" w:date="2024-01-30T15:41:00Z">
              <w:rPr>
                <w:sz w:val="28"/>
                <w:szCs w:val="28"/>
              </w:rPr>
            </w:rPrChange>
          </w:rPr>
          <w:t xml:space="preserve">Patient Name </w:t>
        </w:r>
        <w:r w:rsidRPr="004455BA">
          <w:rPr>
            <w:rFonts w:asciiTheme="majorHAnsi" w:hAnsiTheme="majorHAnsi" w:cstheme="majorHAnsi"/>
            <w:rPrChange w:id="1837" w:author="Microsoft Office User" w:date="2024-01-30T15:41:00Z">
              <w:rPr>
                <w:sz w:val="28"/>
                <w:szCs w:val="28"/>
              </w:rPr>
            </w:rPrChange>
          </w:rPr>
          <w:tab/>
        </w:r>
        <w:r w:rsidRPr="004455BA">
          <w:rPr>
            <w:rFonts w:asciiTheme="majorHAnsi" w:hAnsiTheme="majorHAnsi" w:cstheme="majorHAnsi"/>
            <w:rPrChange w:id="1838" w:author="Microsoft Office User" w:date="2024-01-30T15:41:00Z">
              <w:rPr>
                <w:sz w:val="28"/>
                <w:szCs w:val="28"/>
              </w:rPr>
            </w:rPrChange>
          </w:rPr>
          <w:tab/>
          <w:t xml:space="preserve">: </w:t>
        </w:r>
      </w:ins>
    </w:p>
    <w:p w14:paraId="0CC1B426" w14:textId="77777777" w:rsidR="004455BA" w:rsidRPr="004455BA" w:rsidRDefault="004455BA" w:rsidP="004455BA">
      <w:pPr>
        <w:rPr>
          <w:ins w:id="1839" w:author="Microsoft Office User" w:date="2024-01-30T15:40:00Z"/>
          <w:rFonts w:asciiTheme="majorHAnsi" w:hAnsiTheme="majorHAnsi" w:cstheme="majorHAnsi"/>
          <w:rPrChange w:id="1840" w:author="Microsoft Office User" w:date="2024-01-30T15:41:00Z">
            <w:rPr>
              <w:ins w:id="1841" w:author="Microsoft Office User" w:date="2024-01-30T15:40:00Z"/>
              <w:sz w:val="28"/>
              <w:szCs w:val="28"/>
            </w:rPr>
          </w:rPrChange>
        </w:rPr>
      </w:pPr>
      <w:ins w:id="1842" w:author="Microsoft Office User" w:date="2024-01-30T15:40:00Z">
        <w:r w:rsidRPr="004455BA">
          <w:rPr>
            <w:rFonts w:asciiTheme="majorHAnsi" w:hAnsiTheme="majorHAnsi" w:cstheme="majorHAnsi"/>
            <w:rPrChange w:id="1843" w:author="Microsoft Office User" w:date="2024-01-30T15:41:00Z">
              <w:rPr>
                <w:sz w:val="28"/>
                <w:szCs w:val="28"/>
              </w:rPr>
            </w:rPrChange>
          </w:rPr>
          <w:t xml:space="preserve">UHID </w:t>
        </w:r>
        <w:r w:rsidRPr="004455BA">
          <w:rPr>
            <w:rFonts w:asciiTheme="majorHAnsi" w:hAnsiTheme="majorHAnsi" w:cstheme="majorHAnsi"/>
            <w:rPrChange w:id="1844" w:author="Microsoft Office User" w:date="2024-01-30T15:41:00Z">
              <w:rPr>
                <w:sz w:val="28"/>
                <w:szCs w:val="28"/>
              </w:rPr>
            </w:rPrChange>
          </w:rPr>
          <w:tab/>
        </w:r>
        <w:r w:rsidRPr="004455BA">
          <w:rPr>
            <w:rFonts w:asciiTheme="majorHAnsi" w:hAnsiTheme="majorHAnsi" w:cstheme="majorHAnsi"/>
            <w:rPrChange w:id="1845" w:author="Microsoft Office User" w:date="2024-01-30T15:41:00Z">
              <w:rPr>
                <w:sz w:val="28"/>
                <w:szCs w:val="28"/>
              </w:rPr>
            </w:rPrChange>
          </w:rPr>
          <w:tab/>
        </w:r>
        <w:r w:rsidRPr="004455BA">
          <w:rPr>
            <w:rFonts w:asciiTheme="majorHAnsi" w:hAnsiTheme="majorHAnsi" w:cstheme="majorHAnsi"/>
            <w:rPrChange w:id="1846" w:author="Microsoft Office User" w:date="2024-01-30T15:41:00Z">
              <w:rPr>
                <w:sz w:val="28"/>
                <w:szCs w:val="28"/>
              </w:rPr>
            </w:rPrChange>
          </w:rPr>
          <w:tab/>
        </w:r>
        <w:r w:rsidRPr="004455BA">
          <w:rPr>
            <w:rFonts w:asciiTheme="majorHAnsi" w:hAnsiTheme="majorHAnsi" w:cstheme="majorHAnsi"/>
            <w:rPrChange w:id="1847" w:author="Microsoft Office User" w:date="2024-01-30T15:41:00Z">
              <w:rPr>
                <w:sz w:val="28"/>
                <w:szCs w:val="28"/>
              </w:rPr>
            </w:rPrChange>
          </w:rPr>
          <w:tab/>
          <w:t xml:space="preserve">: </w:t>
        </w:r>
      </w:ins>
    </w:p>
    <w:p w14:paraId="7E28BF16" w14:textId="77777777" w:rsidR="004455BA" w:rsidRPr="004455BA" w:rsidRDefault="004455BA" w:rsidP="004455BA">
      <w:pPr>
        <w:rPr>
          <w:ins w:id="1848" w:author="Microsoft Office User" w:date="2024-01-30T15:40:00Z"/>
          <w:rFonts w:asciiTheme="majorHAnsi" w:hAnsiTheme="majorHAnsi" w:cstheme="majorHAnsi"/>
          <w:rPrChange w:id="1849" w:author="Microsoft Office User" w:date="2024-01-30T15:41:00Z">
            <w:rPr>
              <w:ins w:id="1850" w:author="Microsoft Office User" w:date="2024-01-30T15:40:00Z"/>
              <w:sz w:val="28"/>
              <w:szCs w:val="28"/>
            </w:rPr>
          </w:rPrChange>
        </w:rPr>
      </w:pPr>
      <w:ins w:id="1851" w:author="Microsoft Office User" w:date="2024-01-30T15:40:00Z">
        <w:r w:rsidRPr="004455BA">
          <w:rPr>
            <w:rFonts w:asciiTheme="majorHAnsi" w:hAnsiTheme="majorHAnsi" w:cstheme="majorHAnsi"/>
            <w:rPrChange w:id="1852" w:author="Microsoft Office User" w:date="2024-01-30T15:41:00Z">
              <w:rPr>
                <w:sz w:val="28"/>
                <w:szCs w:val="28"/>
              </w:rPr>
            </w:rPrChange>
          </w:rPr>
          <w:t xml:space="preserve">Age </w:t>
        </w:r>
        <w:r w:rsidRPr="004455BA">
          <w:rPr>
            <w:rFonts w:asciiTheme="majorHAnsi" w:hAnsiTheme="majorHAnsi" w:cstheme="majorHAnsi"/>
            <w:rPrChange w:id="1853" w:author="Microsoft Office User" w:date="2024-01-30T15:41:00Z">
              <w:rPr>
                <w:sz w:val="28"/>
                <w:szCs w:val="28"/>
              </w:rPr>
            </w:rPrChange>
          </w:rPr>
          <w:tab/>
        </w:r>
        <w:r w:rsidRPr="004455BA">
          <w:rPr>
            <w:rFonts w:asciiTheme="majorHAnsi" w:hAnsiTheme="majorHAnsi" w:cstheme="majorHAnsi"/>
            <w:rPrChange w:id="1854" w:author="Microsoft Office User" w:date="2024-01-30T15:41:00Z">
              <w:rPr>
                <w:sz w:val="28"/>
                <w:szCs w:val="28"/>
              </w:rPr>
            </w:rPrChange>
          </w:rPr>
          <w:tab/>
        </w:r>
        <w:r w:rsidRPr="004455BA">
          <w:rPr>
            <w:rFonts w:asciiTheme="majorHAnsi" w:hAnsiTheme="majorHAnsi" w:cstheme="majorHAnsi"/>
            <w:rPrChange w:id="1855" w:author="Microsoft Office User" w:date="2024-01-30T15:41:00Z">
              <w:rPr>
                <w:sz w:val="28"/>
                <w:szCs w:val="28"/>
              </w:rPr>
            </w:rPrChange>
          </w:rPr>
          <w:tab/>
        </w:r>
        <w:r w:rsidRPr="004455BA">
          <w:rPr>
            <w:rFonts w:asciiTheme="majorHAnsi" w:hAnsiTheme="majorHAnsi" w:cstheme="majorHAnsi"/>
            <w:rPrChange w:id="1856" w:author="Microsoft Office User" w:date="2024-01-30T15:41:00Z">
              <w:rPr>
                <w:sz w:val="28"/>
                <w:szCs w:val="28"/>
              </w:rPr>
            </w:rPrChange>
          </w:rPr>
          <w:tab/>
          <w:t xml:space="preserve">: </w:t>
        </w:r>
      </w:ins>
    </w:p>
    <w:p w14:paraId="7C37B26A" w14:textId="77777777" w:rsidR="004455BA" w:rsidRPr="004455BA" w:rsidRDefault="004455BA" w:rsidP="004455BA">
      <w:pPr>
        <w:rPr>
          <w:ins w:id="1857" w:author="Microsoft Office User" w:date="2024-01-30T15:40:00Z"/>
          <w:rFonts w:asciiTheme="majorHAnsi" w:hAnsiTheme="majorHAnsi" w:cstheme="majorHAnsi"/>
          <w:rPrChange w:id="1858" w:author="Microsoft Office User" w:date="2024-01-30T15:41:00Z">
            <w:rPr>
              <w:ins w:id="1859" w:author="Microsoft Office User" w:date="2024-01-30T15:40:00Z"/>
              <w:sz w:val="28"/>
              <w:szCs w:val="28"/>
            </w:rPr>
          </w:rPrChange>
        </w:rPr>
      </w:pPr>
      <w:ins w:id="1860" w:author="Microsoft Office User" w:date="2024-01-30T15:40:00Z">
        <w:r w:rsidRPr="004455BA">
          <w:rPr>
            <w:rFonts w:asciiTheme="majorHAnsi" w:hAnsiTheme="majorHAnsi" w:cstheme="majorHAnsi"/>
            <w:rPrChange w:id="1861" w:author="Microsoft Office User" w:date="2024-01-30T15:41:00Z">
              <w:rPr>
                <w:sz w:val="28"/>
                <w:szCs w:val="28"/>
              </w:rPr>
            </w:rPrChange>
          </w:rPr>
          <w:t>Gender</w:t>
        </w:r>
        <w:r w:rsidRPr="004455BA">
          <w:rPr>
            <w:rFonts w:asciiTheme="majorHAnsi" w:hAnsiTheme="majorHAnsi" w:cstheme="majorHAnsi"/>
            <w:rPrChange w:id="1862" w:author="Microsoft Office User" w:date="2024-01-30T15:41:00Z">
              <w:rPr>
                <w:sz w:val="28"/>
                <w:szCs w:val="28"/>
              </w:rPr>
            </w:rPrChange>
          </w:rPr>
          <w:tab/>
        </w:r>
        <w:r w:rsidRPr="004455BA">
          <w:rPr>
            <w:rFonts w:asciiTheme="majorHAnsi" w:hAnsiTheme="majorHAnsi" w:cstheme="majorHAnsi"/>
            <w:rPrChange w:id="1863" w:author="Microsoft Office User" w:date="2024-01-30T15:41:00Z">
              <w:rPr>
                <w:sz w:val="28"/>
                <w:szCs w:val="28"/>
              </w:rPr>
            </w:rPrChange>
          </w:rPr>
          <w:tab/>
        </w:r>
        <w:r w:rsidRPr="004455BA">
          <w:rPr>
            <w:rFonts w:asciiTheme="majorHAnsi" w:hAnsiTheme="majorHAnsi" w:cstheme="majorHAnsi"/>
            <w:rPrChange w:id="1864" w:author="Microsoft Office User" w:date="2024-01-30T15:41:00Z">
              <w:rPr>
                <w:sz w:val="28"/>
                <w:szCs w:val="28"/>
              </w:rPr>
            </w:rPrChange>
          </w:rPr>
          <w:tab/>
          <w:t xml:space="preserve">: </w:t>
        </w:r>
      </w:ins>
    </w:p>
    <w:p w14:paraId="7FC47D6C" w14:textId="77777777" w:rsidR="004455BA" w:rsidRPr="004455BA" w:rsidRDefault="004455BA" w:rsidP="004455BA">
      <w:pPr>
        <w:rPr>
          <w:ins w:id="1865" w:author="Microsoft Office User" w:date="2024-01-30T15:40:00Z"/>
          <w:rFonts w:asciiTheme="majorHAnsi" w:hAnsiTheme="majorHAnsi" w:cstheme="majorHAnsi"/>
          <w:rPrChange w:id="1866" w:author="Microsoft Office User" w:date="2024-01-30T15:41:00Z">
            <w:rPr>
              <w:ins w:id="1867" w:author="Microsoft Office User" w:date="2024-01-30T15:40:00Z"/>
              <w:sz w:val="28"/>
              <w:szCs w:val="28"/>
            </w:rPr>
          </w:rPrChange>
        </w:rPr>
      </w:pPr>
      <w:ins w:id="1868" w:author="Microsoft Office User" w:date="2024-01-30T15:40:00Z">
        <w:r w:rsidRPr="004455BA">
          <w:rPr>
            <w:rFonts w:asciiTheme="majorHAnsi" w:hAnsiTheme="majorHAnsi" w:cstheme="majorHAnsi"/>
            <w:rPrChange w:id="1869" w:author="Microsoft Office User" w:date="2024-01-30T15:41:00Z">
              <w:rPr>
                <w:sz w:val="28"/>
                <w:szCs w:val="28"/>
              </w:rPr>
            </w:rPrChange>
          </w:rPr>
          <w:t>Country</w:t>
        </w:r>
        <w:r w:rsidRPr="004455BA">
          <w:rPr>
            <w:rFonts w:asciiTheme="majorHAnsi" w:hAnsiTheme="majorHAnsi" w:cstheme="majorHAnsi"/>
            <w:rPrChange w:id="1870" w:author="Microsoft Office User" w:date="2024-01-30T15:41:00Z">
              <w:rPr>
                <w:sz w:val="28"/>
                <w:szCs w:val="28"/>
              </w:rPr>
            </w:rPrChange>
          </w:rPr>
          <w:tab/>
        </w:r>
        <w:r w:rsidRPr="004455BA">
          <w:rPr>
            <w:rFonts w:asciiTheme="majorHAnsi" w:hAnsiTheme="majorHAnsi" w:cstheme="majorHAnsi"/>
            <w:rPrChange w:id="1871" w:author="Microsoft Office User" w:date="2024-01-30T15:41:00Z">
              <w:rPr>
                <w:sz w:val="28"/>
                <w:szCs w:val="28"/>
              </w:rPr>
            </w:rPrChange>
          </w:rPr>
          <w:tab/>
        </w:r>
        <w:r w:rsidRPr="004455BA">
          <w:rPr>
            <w:rFonts w:asciiTheme="majorHAnsi" w:hAnsiTheme="majorHAnsi" w:cstheme="majorHAnsi"/>
            <w:rPrChange w:id="1872" w:author="Microsoft Office User" w:date="2024-01-30T15:41:00Z">
              <w:rPr>
                <w:sz w:val="28"/>
                <w:szCs w:val="28"/>
              </w:rPr>
            </w:rPrChange>
          </w:rPr>
          <w:tab/>
          <w:t xml:space="preserve">: </w:t>
        </w:r>
      </w:ins>
    </w:p>
    <w:p w14:paraId="300C8E3F" w14:textId="77777777" w:rsidR="004455BA" w:rsidRPr="004455BA" w:rsidRDefault="004455BA" w:rsidP="004455BA">
      <w:pPr>
        <w:rPr>
          <w:ins w:id="1873" w:author="Microsoft Office User" w:date="2024-01-30T15:40:00Z"/>
          <w:rFonts w:asciiTheme="majorHAnsi" w:hAnsiTheme="majorHAnsi" w:cstheme="majorHAnsi"/>
          <w:rPrChange w:id="1874" w:author="Microsoft Office User" w:date="2024-01-30T15:41:00Z">
            <w:rPr>
              <w:ins w:id="1875" w:author="Microsoft Office User" w:date="2024-01-30T15:40:00Z"/>
              <w:sz w:val="28"/>
              <w:szCs w:val="28"/>
            </w:rPr>
          </w:rPrChange>
        </w:rPr>
      </w:pPr>
      <w:ins w:id="1876" w:author="Microsoft Office User" w:date="2024-01-30T15:40:00Z">
        <w:r w:rsidRPr="004455BA">
          <w:rPr>
            <w:rFonts w:asciiTheme="majorHAnsi" w:hAnsiTheme="majorHAnsi" w:cstheme="majorHAnsi"/>
            <w:rPrChange w:id="1877" w:author="Microsoft Office User" w:date="2024-01-30T15:41:00Z">
              <w:rPr>
                <w:sz w:val="28"/>
                <w:szCs w:val="28"/>
              </w:rPr>
            </w:rPrChange>
          </w:rPr>
          <w:t xml:space="preserve">Diagnosis </w:t>
        </w:r>
        <w:r w:rsidRPr="004455BA">
          <w:rPr>
            <w:rFonts w:asciiTheme="majorHAnsi" w:hAnsiTheme="majorHAnsi" w:cstheme="majorHAnsi"/>
            <w:rPrChange w:id="1878" w:author="Microsoft Office User" w:date="2024-01-30T15:41:00Z">
              <w:rPr>
                <w:sz w:val="28"/>
                <w:szCs w:val="28"/>
              </w:rPr>
            </w:rPrChange>
          </w:rPr>
          <w:tab/>
        </w:r>
        <w:r w:rsidRPr="004455BA">
          <w:rPr>
            <w:rFonts w:asciiTheme="majorHAnsi" w:hAnsiTheme="majorHAnsi" w:cstheme="majorHAnsi"/>
            <w:rPrChange w:id="1879" w:author="Microsoft Office User" w:date="2024-01-30T15:41:00Z">
              <w:rPr>
                <w:sz w:val="28"/>
                <w:szCs w:val="28"/>
              </w:rPr>
            </w:rPrChange>
          </w:rPr>
          <w:tab/>
        </w:r>
        <w:r w:rsidRPr="004455BA">
          <w:rPr>
            <w:rFonts w:asciiTheme="majorHAnsi" w:hAnsiTheme="majorHAnsi" w:cstheme="majorHAnsi"/>
            <w:rPrChange w:id="1880" w:author="Microsoft Office User" w:date="2024-01-30T15:41:00Z">
              <w:rPr>
                <w:sz w:val="28"/>
                <w:szCs w:val="28"/>
              </w:rPr>
            </w:rPrChange>
          </w:rPr>
          <w:tab/>
          <w:t xml:space="preserve">: </w:t>
        </w:r>
      </w:ins>
    </w:p>
    <w:p w14:paraId="6CB9E405" w14:textId="77777777" w:rsidR="004455BA" w:rsidRPr="004455BA" w:rsidRDefault="004455BA" w:rsidP="004455BA">
      <w:pPr>
        <w:ind w:right="-472"/>
        <w:rPr>
          <w:ins w:id="1881" w:author="Microsoft Office User" w:date="2024-01-30T15:40:00Z"/>
          <w:rFonts w:asciiTheme="majorHAnsi" w:hAnsiTheme="majorHAnsi" w:cstheme="majorHAnsi"/>
          <w:rPrChange w:id="1882" w:author="Microsoft Office User" w:date="2024-01-30T15:41:00Z">
            <w:rPr>
              <w:ins w:id="1883" w:author="Microsoft Office User" w:date="2024-01-30T15:40:00Z"/>
              <w:sz w:val="28"/>
              <w:szCs w:val="28"/>
            </w:rPr>
          </w:rPrChange>
        </w:rPr>
      </w:pPr>
      <w:ins w:id="1884" w:author="Microsoft Office User" w:date="2024-01-30T15:40:00Z">
        <w:r w:rsidRPr="004455BA">
          <w:rPr>
            <w:rFonts w:asciiTheme="majorHAnsi" w:hAnsiTheme="majorHAnsi" w:cstheme="majorHAnsi"/>
            <w:rPrChange w:id="1885" w:author="Microsoft Office User" w:date="2024-01-30T15:41:00Z">
              <w:rPr>
                <w:sz w:val="28"/>
                <w:szCs w:val="28"/>
              </w:rPr>
            </w:rPrChange>
          </w:rPr>
          <w:t xml:space="preserve">Date of Consultation </w:t>
        </w:r>
        <w:r w:rsidRPr="004455BA">
          <w:rPr>
            <w:rFonts w:asciiTheme="majorHAnsi" w:hAnsiTheme="majorHAnsi" w:cstheme="majorHAnsi"/>
            <w:rPrChange w:id="1886" w:author="Microsoft Office User" w:date="2024-01-30T15:41:00Z">
              <w:rPr>
                <w:sz w:val="28"/>
                <w:szCs w:val="28"/>
              </w:rPr>
            </w:rPrChange>
          </w:rPr>
          <w:tab/>
          <w:t xml:space="preserve">: , </w:t>
        </w:r>
      </w:ins>
    </w:p>
    <w:p w14:paraId="326D8B8E" w14:textId="77777777" w:rsidR="004455BA" w:rsidRPr="004455BA" w:rsidRDefault="004455BA" w:rsidP="004455BA">
      <w:pPr>
        <w:ind w:right="-472"/>
        <w:rPr>
          <w:ins w:id="1887" w:author="Microsoft Office User" w:date="2024-01-30T15:40:00Z"/>
          <w:rFonts w:asciiTheme="majorHAnsi" w:hAnsiTheme="majorHAnsi" w:cstheme="majorHAnsi"/>
          <w:rPrChange w:id="1888" w:author="Microsoft Office User" w:date="2024-01-30T15:41:00Z">
            <w:rPr>
              <w:ins w:id="1889" w:author="Microsoft Office User" w:date="2024-01-30T15:40:00Z"/>
              <w:sz w:val="28"/>
              <w:szCs w:val="28"/>
            </w:rPr>
          </w:rPrChange>
        </w:rPr>
      </w:pPr>
      <w:ins w:id="1890" w:author="Microsoft Office User" w:date="2024-01-30T15:40:00Z">
        <w:r w:rsidRPr="004455BA">
          <w:rPr>
            <w:rFonts w:asciiTheme="majorHAnsi" w:hAnsiTheme="majorHAnsi" w:cstheme="majorHAnsi"/>
            <w:rPrChange w:id="1891" w:author="Microsoft Office User" w:date="2024-01-30T15:41:00Z">
              <w:rPr>
                <w:sz w:val="28"/>
                <w:szCs w:val="28"/>
              </w:rPr>
            </w:rPrChange>
          </w:rPr>
          <w:t xml:space="preserve">Date of Consultation </w:t>
        </w:r>
        <w:r w:rsidRPr="004455BA">
          <w:rPr>
            <w:rFonts w:asciiTheme="majorHAnsi" w:hAnsiTheme="majorHAnsi" w:cstheme="majorHAnsi"/>
            <w:rPrChange w:id="1892" w:author="Microsoft Office User" w:date="2024-01-30T15:41:00Z">
              <w:rPr>
                <w:sz w:val="28"/>
                <w:szCs w:val="28"/>
              </w:rPr>
            </w:rPrChange>
          </w:rPr>
          <w:tab/>
          <w:t xml:space="preserve">: , </w:t>
        </w:r>
      </w:ins>
    </w:p>
    <w:bookmarkEnd w:id="1834"/>
    <w:p w14:paraId="2F8F8441" w14:textId="77777777" w:rsidR="004455BA" w:rsidRPr="004455BA" w:rsidRDefault="004455BA" w:rsidP="004455BA">
      <w:pPr>
        <w:rPr>
          <w:ins w:id="1893" w:author="Microsoft Office User" w:date="2024-01-30T15:40:00Z"/>
          <w:rFonts w:asciiTheme="majorHAnsi" w:hAnsiTheme="majorHAnsi" w:cstheme="majorHAnsi"/>
          <w:rPrChange w:id="1894" w:author="Microsoft Office User" w:date="2024-01-30T15:41:00Z">
            <w:rPr>
              <w:ins w:id="1895" w:author="Microsoft Office User" w:date="2024-01-30T15:40:00Z"/>
              <w:sz w:val="32"/>
              <w:szCs w:val="32"/>
            </w:rPr>
          </w:rPrChange>
        </w:rPr>
      </w:pPr>
    </w:p>
    <w:p w14:paraId="2FD177E6" w14:textId="77777777" w:rsidR="004455BA" w:rsidRPr="004455BA" w:rsidRDefault="004455BA" w:rsidP="004455BA">
      <w:pPr>
        <w:rPr>
          <w:ins w:id="1896" w:author="Microsoft Office User" w:date="2024-01-30T15:40:00Z"/>
          <w:rFonts w:asciiTheme="majorHAnsi" w:hAnsiTheme="majorHAnsi" w:cstheme="majorHAnsi"/>
          <w:rPrChange w:id="1897" w:author="Microsoft Office User" w:date="2024-01-30T15:41:00Z">
            <w:rPr>
              <w:ins w:id="1898" w:author="Microsoft Office User" w:date="2024-01-30T15:40:00Z"/>
              <w:sz w:val="28"/>
              <w:szCs w:val="28"/>
            </w:rPr>
          </w:rPrChange>
        </w:rPr>
      </w:pPr>
      <w:ins w:id="1899" w:author="Microsoft Office User" w:date="2024-01-30T15:40:00Z">
        <w:r w:rsidRPr="004455BA">
          <w:rPr>
            <w:rFonts w:asciiTheme="majorHAnsi" w:hAnsiTheme="majorHAnsi" w:cstheme="majorHAnsi"/>
            <w:rPrChange w:id="1900" w:author="Microsoft Office User" w:date="2024-01-30T15:41:00Z">
              <w:rPr>
                <w:sz w:val="28"/>
                <w:szCs w:val="28"/>
              </w:rPr>
            </w:rPrChange>
          </w:rPr>
          <w:t xml:space="preserve">Rx, </w:t>
        </w:r>
      </w:ins>
    </w:p>
    <w:p w14:paraId="11F17492" w14:textId="77777777" w:rsidR="004455BA" w:rsidRPr="004455BA" w:rsidRDefault="004455BA" w:rsidP="004455BA">
      <w:pPr>
        <w:rPr>
          <w:ins w:id="1901" w:author="Microsoft Office User" w:date="2024-01-30T15:40:00Z"/>
          <w:rFonts w:asciiTheme="majorHAnsi" w:hAnsiTheme="majorHAnsi" w:cstheme="majorHAnsi"/>
          <w:rPrChange w:id="1902" w:author="Microsoft Office User" w:date="2024-01-30T15:41:00Z">
            <w:rPr>
              <w:ins w:id="1903" w:author="Microsoft Office User" w:date="2024-01-30T15:40:00Z"/>
              <w:sz w:val="32"/>
              <w:szCs w:val="32"/>
            </w:rPr>
          </w:rPrChange>
        </w:rPr>
      </w:pPr>
    </w:p>
    <w:tbl>
      <w:tblPr>
        <w:tblStyle w:val="TableGrid"/>
        <w:tblW w:w="9351" w:type="dxa"/>
        <w:tblLook w:val="04A0" w:firstRow="1" w:lastRow="0" w:firstColumn="1" w:lastColumn="0" w:noHBand="0" w:noVBand="1"/>
      </w:tblPr>
      <w:tblGrid>
        <w:gridCol w:w="846"/>
        <w:gridCol w:w="1984"/>
        <w:gridCol w:w="993"/>
        <w:gridCol w:w="1842"/>
        <w:gridCol w:w="1787"/>
        <w:gridCol w:w="1899"/>
      </w:tblGrid>
      <w:tr w:rsidR="004455BA" w:rsidRPr="004455BA" w14:paraId="090DF689" w14:textId="77777777" w:rsidTr="00E81FB8">
        <w:trPr>
          <w:ins w:id="1904" w:author="Microsoft Office User" w:date="2024-01-30T15:40:00Z"/>
        </w:trPr>
        <w:tc>
          <w:tcPr>
            <w:tcW w:w="846" w:type="dxa"/>
            <w:vAlign w:val="center"/>
          </w:tcPr>
          <w:p w14:paraId="7711B97C" w14:textId="77777777" w:rsidR="004455BA" w:rsidRPr="004455BA" w:rsidRDefault="004455BA" w:rsidP="00E81FB8">
            <w:pPr>
              <w:rPr>
                <w:ins w:id="1905" w:author="Microsoft Office User" w:date="2024-01-30T15:40:00Z"/>
                <w:rFonts w:asciiTheme="majorHAnsi" w:hAnsiTheme="majorHAnsi" w:cstheme="majorHAnsi"/>
                <w:rPrChange w:id="1906" w:author="Microsoft Office User" w:date="2024-01-30T15:41:00Z">
                  <w:rPr>
                    <w:ins w:id="1907" w:author="Microsoft Office User" w:date="2024-01-30T15:40:00Z"/>
                    <w:sz w:val="24"/>
                    <w:szCs w:val="24"/>
                  </w:rPr>
                </w:rPrChange>
              </w:rPr>
            </w:pPr>
            <w:ins w:id="1908" w:author="Microsoft Office User" w:date="2024-01-30T15:40:00Z">
              <w:r w:rsidRPr="004455BA">
                <w:rPr>
                  <w:rFonts w:asciiTheme="majorHAnsi" w:hAnsiTheme="majorHAnsi" w:cstheme="majorHAnsi"/>
                  <w:rPrChange w:id="1909" w:author="Microsoft Office User" w:date="2024-01-30T15:41:00Z">
                    <w:rPr>
                      <w:sz w:val="24"/>
                      <w:szCs w:val="24"/>
                    </w:rPr>
                  </w:rPrChange>
                </w:rPr>
                <w:t>Sr No</w:t>
              </w:r>
            </w:ins>
          </w:p>
        </w:tc>
        <w:tc>
          <w:tcPr>
            <w:tcW w:w="1984" w:type="dxa"/>
            <w:vAlign w:val="center"/>
          </w:tcPr>
          <w:p w14:paraId="7E05CFF1" w14:textId="77777777" w:rsidR="004455BA" w:rsidRPr="004455BA" w:rsidRDefault="004455BA" w:rsidP="00E81FB8">
            <w:pPr>
              <w:rPr>
                <w:ins w:id="1910" w:author="Microsoft Office User" w:date="2024-01-30T15:40:00Z"/>
                <w:rFonts w:asciiTheme="majorHAnsi" w:hAnsiTheme="majorHAnsi" w:cstheme="majorHAnsi"/>
                <w:rPrChange w:id="1911" w:author="Microsoft Office User" w:date="2024-01-30T15:41:00Z">
                  <w:rPr>
                    <w:ins w:id="1912" w:author="Microsoft Office User" w:date="2024-01-30T15:40:00Z"/>
                    <w:sz w:val="24"/>
                    <w:szCs w:val="24"/>
                  </w:rPr>
                </w:rPrChange>
              </w:rPr>
            </w:pPr>
            <w:ins w:id="1913" w:author="Microsoft Office User" w:date="2024-01-30T15:40:00Z">
              <w:r w:rsidRPr="004455BA">
                <w:rPr>
                  <w:rFonts w:asciiTheme="majorHAnsi" w:hAnsiTheme="majorHAnsi" w:cstheme="majorHAnsi"/>
                  <w:rPrChange w:id="1914" w:author="Microsoft Office User" w:date="2024-01-30T15:41:00Z">
                    <w:rPr>
                      <w:sz w:val="24"/>
                      <w:szCs w:val="24"/>
                    </w:rPr>
                  </w:rPrChange>
                </w:rPr>
                <w:t>Medicine</w:t>
              </w:r>
            </w:ins>
          </w:p>
        </w:tc>
        <w:tc>
          <w:tcPr>
            <w:tcW w:w="993" w:type="dxa"/>
            <w:vAlign w:val="center"/>
          </w:tcPr>
          <w:p w14:paraId="4007412B" w14:textId="77777777" w:rsidR="004455BA" w:rsidRPr="004455BA" w:rsidRDefault="004455BA" w:rsidP="00E81FB8">
            <w:pPr>
              <w:rPr>
                <w:ins w:id="1915" w:author="Microsoft Office User" w:date="2024-01-30T15:40:00Z"/>
                <w:rFonts w:asciiTheme="majorHAnsi" w:hAnsiTheme="majorHAnsi" w:cstheme="majorHAnsi"/>
                <w:rPrChange w:id="1916" w:author="Microsoft Office User" w:date="2024-01-30T15:41:00Z">
                  <w:rPr>
                    <w:ins w:id="1917" w:author="Microsoft Office User" w:date="2024-01-30T15:40:00Z"/>
                    <w:sz w:val="24"/>
                    <w:szCs w:val="24"/>
                  </w:rPr>
                </w:rPrChange>
              </w:rPr>
            </w:pPr>
            <w:ins w:id="1918" w:author="Microsoft Office User" w:date="2024-01-30T15:40:00Z">
              <w:r w:rsidRPr="004455BA">
                <w:rPr>
                  <w:rFonts w:asciiTheme="majorHAnsi" w:hAnsiTheme="majorHAnsi" w:cstheme="majorHAnsi"/>
                  <w:rPrChange w:id="1919" w:author="Microsoft Office User" w:date="2024-01-30T15:41:00Z">
                    <w:rPr>
                      <w:sz w:val="24"/>
                      <w:szCs w:val="24"/>
                    </w:rPr>
                  </w:rPrChange>
                </w:rPr>
                <w:t>Tot Qty</w:t>
              </w:r>
            </w:ins>
          </w:p>
        </w:tc>
        <w:tc>
          <w:tcPr>
            <w:tcW w:w="1842" w:type="dxa"/>
            <w:vAlign w:val="center"/>
          </w:tcPr>
          <w:p w14:paraId="715BE8C2" w14:textId="77777777" w:rsidR="004455BA" w:rsidRPr="004455BA" w:rsidRDefault="004455BA" w:rsidP="00E81FB8">
            <w:pPr>
              <w:rPr>
                <w:ins w:id="1920" w:author="Microsoft Office User" w:date="2024-01-30T15:40:00Z"/>
                <w:rFonts w:asciiTheme="majorHAnsi" w:hAnsiTheme="majorHAnsi" w:cstheme="majorHAnsi"/>
                <w:rPrChange w:id="1921" w:author="Microsoft Office User" w:date="2024-01-30T15:41:00Z">
                  <w:rPr>
                    <w:ins w:id="1922" w:author="Microsoft Office User" w:date="2024-01-30T15:40:00Z"/>
                    <w:sz w:val="24"/>
                    <w:szCs w:val="24"/>
                  </w:rPr>
                </w:rPrChange>
              </w:rPr>
            </w:pPr>
            <w:ins w:id="1923" w:author="Microsoft Office User" w:date="2024-01-30T15:40:00Z">
              <w:r w:rsidRPr="004455BA">
                <w:rPr>
                  <w:rFonts w:asciiTheme="majorHAnsi" w:hAnsiTheme="majorHAnsi" w:cstheme="majorHAnsi"/>
                  <w:rPrChange w:id="1924" w:author="Microsoft Office User" w:date="2024-01-30T15:41:00Z">
                    <w:rPr>
                      <w:sz w:val="24"/>
                      <w:szCs w:val="24"/>
                    </w:rPr>
                  </w:rPrChange>
                </w:rPr>
                <w:t>Daily Frequency</w:t>
              </w:r>
            </w:ins>
          </w:p>
        </w:tc>
        <w:tc>
          <w:tcPr>
            <w:tcW w:w="1787" w:type="dxa"/>
            <w:vAlign w:val="center"/>
          </w:tcPr>
          <w:p w14:paraId="6DFD4805" w14:textId="77777777" w:rsidR="004455BA" w:rsidRPr="004455BA" w:rsidRDefault="004455BA" w:rsidP="00E81FB8">
            <w:pPr>
              <w:rPr>
                <w:ins w:id="1925" w:author="Microsoft Office User" w:date="2024-01-30T15:40:00Z"/>
                <w:rFonts w:asciiTheme="majorHAnsi" w:hAnsiTheme="majorHAnsi" w:cstheme="majorHAnsi"/>
                <w:rPrChange w:id="1926" w:author="Microsoft Office User" w:date="2024-01-30T15:41:00Z">
                  <w:rPr>
                    <w:ins w:id="1927" w:author="Microsoft Office User" w:date="2024-01-30T15:40:00Z"/>
                    <w:sz w:val="24"/>
                    <w:szCs w:val="24"/>
                  </w:rPr>
                </w:rPrChange>
              </w:rPr>
            </w:pPr>
            <w:ins w:id="1928" w:author="Microsoft Office User" w:date="2024-01-30T15:40:00Z">
              <w:r w:rsidRPr="004455BA">
                <w:rPr>
                  <w:rFonts w:asciiTheme="majorHAnsi" w:hAnsiTheme="majorHAnsi" w:cstheme="majorHAnsi"/>
                  <w:rPrChange w:id="1929" w:author="Microsoft Office User" w:date="2024-01-30T15:41:00Z">
                    <w:rPr>
                      <w:sz w:val="24"/>
                      <w:szCs w:val="24"/>
                    </w:rPr>
                  </w:rPrChange>
                </w:rPr>
                <w:t>Remark 1</w:t>
              </w:r>
            </w:ins>
          </w:p>
        </w:tc>
        <w:tc>
          <w:tcPr>
            <w:tcW w:w="1899" w:type="dxa"/>
            <w:vAlign w:val="center"/>
          </w:tcPr>
          <w:p w14:paraId="28C0D73D" w14:textId="77777777" w:rsidR="004455BA" w:rsidRPr="004455BA" w:rsidRDefault="004455BA" w:rsidP="00E81FB8">
            <w:pPr>
              <w:rPr>
                <w:ins w:id="1930" w:author="Microsoft Office User" w:date="2024-01-30T15:40:00Z"/>
                <w:rFonts w:asciiTheme="majorHAnsi" w:hAnsiTheme="majorHAnsi" w:cstheme="majorHAnsi"/>
                <w:rPrChange w:id="1931" w:author="Microsoft Office User" w:date="2024-01-30T15:41:00Z">
                  <w:rPr>
                    <w:ins w:id="1932" w:author="Microsoft Office User" w:date="2024-01-30T15:40:00Z"/>
                    <w:sz w:val="24"/>
                    <w:szCs w:val="24"/>
                  </w:rPr>
                </w:rPrChange>
              </w:rPr>
            </w:pPr>
            <w:ins w:id="1933" w:author="Microsoft Office User" w:date="2024-01-30T15:40:00Z">
              <w:r w:rsidRPr="004455BA">
                <w:rPr>
                  <w:rFonts w:asciiTheme="majorHAnsi" w:hAnsiTheme="majorHAnsi" w:cstheme="majorHAnsi"/>
                  <w:rPrChange w:id="1934" w:author="Microsoft Office User" w:date="2024-01-30T15:41:00Z">
                    <w:rPr>
                      <w:sz w:val="24"/>
                      <w:szCs w:val="24"/>
                    </w:rPr>
                  </w:rPrChange>
                </w:rPr>
                <w:t>Remark 2</w:t>
              </w:r>
            </w:ins>
          </w:p>
        </w:tc>
      </w:tr>
      <w:tr w:rsidR="004455BA" w:rsidRPr="004455BA" w14:paraId="1845594D" w14:textId="77777777" w:rsidTr="00E81FB8">
        <w:trPr>
          <w:ins w:id="1935" w:author="Microsoft Office User" w:date="2024-01-30T15:40:00Z"/>
        </w:trPr>
        <w:tc>
          <w:tcPr>
            <w:tcW w:w="846" w:type="dxa"/>
          </w:tcPr>
          <w:p w14:paraId="77B7A229" w14:textId="77777777" w:rsidR="004455BA" w:rsidRPr="004455BA" w:rsidRDefault="004455BA" w:rsidP="00E81FB8">
            <w:pPr>
              <w:jc w:val="center"/>
              <w:rPr>
                <w:ins w:id="1936" w:author="Microsoft Office User" w:date="2024-01-30T15:40:00Z"/>
                <w:rFonts w:asciiTheme="majorHAnsi" w:hAnsiTheme="majorHAnsi" w:cstheme="majorHAnsi"/>
                <w:rPrChange w:id="1937" w:author="Microsoft Office User" w:date="2024-01-30T15:41:00Z">
                  <w:rPr>
                    <w:ins w:id="1938" w:author="Microsoft Office User" w:date="2024-01-30T15:40:00Z"/>
                    <w:sz w:val="24"/>
                    <w:szCs w:val="24"/>
                  </w:rPr>
                </w:rPrChange>
              </w:rPr>
            </w:pPr>
          </w:p>
        </w:tc>
        <w:tc>
          <w:tcPr>
            <w:tcW w:w="1984" w:type="dxa"/>
          </w:tcPr>
          <w:p w14:paraId="5AD4E82B" w14:textId="77777777" w:rsidR="004455BA" w:rsidRPr="004455BA" w:rsidRDefault="004455BA" w:rsidP="00E81FB8">
            <w:pPr>
              <w:rPr>
                <w:ins w:id="1939" w:author="Microsoft Office User" w:date="2024-01-30T15:40:00Z"/>
                <w:rFonts w:asciiTheme="majorHAnsi" w:hAnsiTheme="majorHAnsi" w:cstheme="majorHAnsi"/>
                <w:rPrChange w:id="1940" w:author="Microsoft Office User" w:date="2024-01-30T15:41:00Z">
                  <w:rPr>
                    <w:ins w:id="1941" w:author="Microsoft Office User" w:date="2024-01-30T15:40:00Z"/>
                    <w:sz w:val="24"/>
                    <w:szCs w:val="24"/>
                  </w:rPr>
                </w:rPrChange>
              </w:rPr>
            </w:pPr>
          </w:p>
        </w:tc>
        <w:tc>
          <w:tcPr>
            <w:tcW w:w="993" w:type="dxa"/>
          </w:tcPr>
          <w:p w14:paraId="34DB9B67" w14:textId="77777777" w:rsidR="004455BA" w:rsidRPr="004455BA" w:rsidRDefault="004455BA" w:rsidP="00E81FB8">
            <w:pPr>
              <w:rPr>
                <w:ins w:id="1942" w:author="Microsoft Office User" w:date="2024-01-30T15:40:00Z"/>
                <w:rFonts w:asciiTheme="majorHAnsi" w:hAnsiTheme="majorHAnsi" w:cstheme="majorHAnsi"/>
                <w:rPrChange w:id="1943" w:author="Microsoft Office User" w:date="2024-01-30T15:41:00Z">
                  <w:rPr>
                    <w:ins w:id="1944" w:author="Microsoft Office User" w:date="2024-01-30T15:40:00Z"/>
                    <w:sz w:val="24"/>
                    <w:szCs w:val="24"/>
                  </w:rPr>
                </w:rPrChange>
              </w:rPr>
            </w:pPr>
          </w:p>
        </w:tc>
        <w:tc>
          <w:tcPr>
            <w:tcW w:w="1842" w:type="dxa"/>
          </w:tcPr>
          <w:p w14:paraId="67E599D4" w14:textId="77777777" w:rsidR="004455BA" w:rsidRPr="004455BA" w:rsidRDefault="004455BA" w:rsidP="00E81FB8">
            <w:pPr>
              <w:rPr>
                <w:ins w:id="1945" w:author="Microsoft Office User" w:date="2024-01-30T15:40:00Z"/>
                <w:rFonts w:asciiTheme="majorHAnsi" w:hAnsiTheme="majorHAnsi" w:cstheme="majorHAnsi"/>
                <w:rPrChange w:id="1946" w:author="Microsoft Office User" w:date="2024-01-30T15:41:00Z">
                  <w:rPr>
                    <w:ins w:id="1947" w:author="Microsoft Office User" w:date="2024-01-30T15:40:00Z"/>
                    <w:sz w:val="24"/>
                    <w:szCs w:val="24"/>
                  </w:rPr>
                </w:rPrChange>
              </w:rPr>
            </w:pPr>
          </w:p>
        </w:tc>
        <w:tc>
          <w:tcPr>
            <w:tcW w:w="1787" w:type="dxa"/>
          </w:tcPr>
          <w:p w14:paraId="6E4B4AEE" w14:textId="77777777" w:rsidR="004455BA" w:rsidRPr="004455BA" w:rsidRDefault="004455BA" w:rsidP="00E81FB8">
            <w:pPr>
              <w:rPr>
                <w:ins w:id="1948" w:author="Microsoft Office User" w:date="2024-01-30T15:40:00Z"/>
                <w:rFonts w:asciiTheme="majorHAnsi" w:hAnsiTheme="majorHAnsi" w:cstheme="majorHAnsi"/>
                <w:rPrChange w:id="1949" w:author="Microsoft Office User" w:date="2024-01-30T15:41:00Z">
                  <w:rPr>
                    <w:ins w:id="1950" w:author="Microsoft Office User" w:date="2024-01-30T15:40:00Z"/>
                    <w:sz w:val="24"/>
                    <w:szCs w:val="24"/>
                  </w:rPr>
                </w:rPrChange>
              </w:rPr>
            </w:pPr>
          </w:p>
        </w:tc>
        <w:tc>
          <w:tcPr>
            <w:tcW w:w="1899" w:type="dxa"/>
          </w:tcPr>
          <w:p w14:paraId="59868266" w14:textId="77777777" w:rsidR="004455BA" w:rsidRPr="004455BA" w:rsidRDefault="004455BA" w:rsidP="00E81FB8">
            <w:pPr>
              <w:rPr>
                <w:ins w:id="1951" w:author="Microsoft Office User" w:date="2024-01-30T15:40:00Z"/>
                <w:rFonts w:asciiTheme="majorHAnsi" w:hAnsiTheme="majorHAnsi" w:cstheme="majorHAnsi"/>
                <w:rPrChange w:id="1952" w:author="Microsoft Office User" w:date="2024-01-30T15:41:00Z">
                  <w:rPr>
                    <w:ins w:id="1953" w:author="Microsoft Office User" w:date="2024-01-30T15:40:00Z"/>
                    <w:sz w:val="24"/>
                    <w:szCs w:val="24"/>
                  </w:rPr>
                </w:rPrChange>
              </w:rPr>
            </w:pPr>
          </w:p>
        </w:tc>
      </w:tr>
      <w:tr w:rsidR="004455BA" w:rsidRPr="004455BA" w14:paraId="4BDB0AF5" w14:textId="77777777" w:rsidTr="00E81FB8">
        <w:trPr>
          <w:ins w:id="1954" w:author="Microsoft Office User" w:date="2024-01-30T15:40:00Z"/>
        </w:trPr>
        <w:tc>
          <w:tcPr>
            <w:tcW w:w="846" w:type="dxa"/>
          </w:tcPr>
          <w:p w14:paraId="377F9512" w14:textId="77777777" w:rsidR="004455BA" w:rsidRPr="004455BA" w:rsidRDefault="004455BA" w:rsidP="00E81FB8">
            <w:pPr>
              <w:jc w:val="center"/>
              <w:rPr>
                <w:ins w:id="1955" w:author="Microsoft Office User" w:date="2024-01-30T15:40:00Z"/>
                <w:rFonts w:asciiTheme="majorHAnsi" w:hAnsiTheme="majorHAnsi" w:cstheme="majorHAnsi"/>
                <w:rPrChange w:id="1956" w:author="Microsoft Office User" w:date="2024-01-30T15:41:00Z">
                  <w:rPr>
                    <w:ins w:id="1957" w:author="Microsoft Office User" w:date="2024-01-30T15:40:00Z"/>
                    <w:sz w:val="24"/>
                    <w:szCs w:val="24"/>
                  </w:rPr>
                </w:rPrChange>
              </w:rPr>
            </w:pPr>
          </w:p>
        </w:tc>
        <w:tc>
          <w:tcPr>
            <w:tcW w:w="1984" w:type="dxa"/>
          </w:tcPr>
          <w:p w14:paraId="3486B2EC" w14:textId="77777777" w:rsidR="004455BA" w:rsidRPr="004455BA" w:rsidRDefault="004455BA" w:rsidP="00E81FB8">
            <w:pPr>
              <w:rPr>
                <w:ins w:id="1958" w:author="Microsoft Office User" w:date="2024-01-30T15:40:00Z"/>
                <w:rFonts w:asciiTheme="majorHAnsi" w:hAnsiTheme="majorHAnsi" w:cstheme="majorHAnsi"/>
                <w:rPrChange w:id="1959" w:author="Microsoft Office User" w:date="2024-01-30T15:41:00Z">
                  <w:rPr>
                    <w:ins w:id="1960" w:author="Microsoft Office User" w:date="2024-01-30T15:40:00Z"/>
                    <w:sz w:val="24"/>
                    <w:szCs w:val="24"/>
                  </w:rPr>
                </w:rPrChange>
              </w:rPr>
            </w:pPr>
          </w:p>
        </w:tc>
        <w:tc>
          <w:tcPr>
            <w:tcW w:w="993" w:type="dxa"/>
          </w:tcPr>
          <w:p w14:paraId="2E8AEA57" w14:textId="77777777" w:rsidR="004455BA" w:rsidRPr="004455BA" w:rsidRDefault="004455BA" w:rsidP="00E81FB8">
            <w:pPr>
              <w:rPr>
                <w:ins w:id="1961" w:author="Microsoft Office User" w:date="2024-01-30T15:40:00Z"/>
                <w:rFonts w:asciiTheme="majorHAnsi" w:hAnsiTheme="majorHAnsi" w:cstheme="majorHAnsi"/>
                <w:rPrChange w:id="1962" w:author="Microsoft Office User" w:date="2024-01-30T15:41:00Z">
                  <w:rPr>
                    <w:ins w:id="1963" w:author="Microsoft Office User" w:date="2024-01-30T15:40:00Z"/>
                    <w:sz w:val="24"/>
                    <w:szCs w:val="24"/>
                  </w:rPr>
                </w:rPrChange>
              </w:rPr>
            </w:pPr>
          </w:p>
        </w:tc>
        <w:tc>
          <w:tcPr>
            <w:tcW w:w="1842" w:type="dxa"/>
          </w:tcPr>
          <w:p w14:paraId="224CE6F2" w14:textId="77777777" w:rsidR="004455BA" w:rsidRPr="004455BA" w:rsidRDefault="004455BA" w:rsidP="00E81FB8">
            <w:pPr>
              <w:rPr>
                <w:ins w:id="1964" w:author="Microsoft Office User" w:date="2024-01-30T15:40:00Z"/>
                <w:rFonts w:asciiTheme="majorHAnsi" w:hAnsiTheme="majorHAnsi" w:cstheme="majorHAnsi"/>
                <w:rPrChange w:id="1965" w:author="Microsoft Office User" w:date="2024-01-30T15:41:00Z">
                  <w:rPr>
                    <w:ins w:id="1966" w:author="Microsoft Office User" w:date="2024-01-30T15:40:00Z"/>
                    <w:sz w:val="24"/>
                    <w:szCs w:val="24"/>
                  </w:rPr>
                </w:rPrChange>
              </w:rPr>
            </w:pPr>
          </w:p>
        </w:tc>
        <w:tc>
          <w:tcPr>
            <w:tcW w:w="1787" w:type="dxa"/>
          </w:tcPr>
          <w:p w14:paraId="7B44957F" w14:textId="77777777" w:rsidR="004455BA" w:rsidRPr="004455BA" w:rsidRDefault="004455BA" w:rsidP="00E81FB8">
            <w:pPr>
              <w:rPr>
                <w:ins w:id="1967" w:author="Microsoft Office User" w:date="2024-01-30T15:40:00Z"/>
                <w:rFonts w:asciiTheme="majorHAnsi" w:hAnsiTheme="majorHAnsi" w:cstheme="majorHAnsi"/>
                <w:rPrChange w:id="1968" w:author="Microsoft Office User" w:date="2024-01-30T15:41:00Z">
                  <w:rPr>
                    <w:ins w:id="1969" w:author="Microsoft Office User" w:date="2024-01-30T15:40:00Z"/>
                    <w:sz w:val="24"/>
                    <w:szCs w:val="24"/>
                  </w:rPr>
                </w:rPrChange>
              </w:rPr>
            </w:pPr>
          </w:p>
        </w:tc>
        <w:tc>
          <w:tcPr>
            <w:tcW w:w="1899" w:type="dxa"/>
          </w:tcPr>
          <w:p w14:paraId="11282333" w14:textId="77777777" w:rsidR="004455BA" w:rsidRPr="004455BA" w:rsidRDefault="004455BA" w:rsidP="00E81FB8">
            <w:pPr>
              <w:rPr>
                <w:ins w:id="1970" w:author="Microsoft Office User" w:date="2024-01-30T15:40:00Z"/>
                <w:rFonts w:asciiTheme="majorHAnsi" w:hAnsiTheme="majorHAnsi" w:cstheme="majorHAnsi"/>
                <w:rPrChange w:id="1971" w:author="Microsoft Office User" w:date="2024-01-30T15:41:00Z">
                  <w:rPr>
                    <w:ins w:id="1972" w:author="Microsoft Office User" w:date="2024-01-30T15:40:00Z"/>
                    <w:sz w:val="24"/>
                    <w:szCs w:val="24"/>
                  </w:rPr>
                </w:rPrChange>
              </w:rPr>
            </w:pPr>
          </w:p>
        </w:tc>
      </w:tr>
      <w:tr w:rsidR="004455BA" w:rsidRPr="004455BA" w14:paraId="00BB3DA5" w14:textId="77777777" w:rsidTr="00E81FB8">
        <w:trPr>
          <w:ins w:id="1973" w:author="Microsoft Office User" w:date="2024-01-30T15:40:00Z"/>
        </w:trPr>
        <w:tc>
          <w:tcPr>
            <w:tcW w:w="846" w:type="dxa"/>
          </w:tcPr>
          <w:p w14:paraId="2D403205" w14:textId="77777777" w:rsidR="004455BA" w:rsidRPr="004455BA" w:rsidRDefault="004455BA" w:rsidP="00E81FB8">
            <w:pPr>
              <w:jc w:val="center"/>
              <w:rPr>
                <w:ins w:id="1974" w:author="Microsoft Office User" w:date="2024-01-30T15:40:00Z"/>
                <w:rFonts w:asciiTheme="majorHAnsi" w:hAnsiTheme="majorHAnsi" w:cstheme="majorHAnsi"/>
                <w:rPrChange w:id="1975" w:author="Microsoft Office User" w:date="2024-01-30T15:41:00Z">
                  <w:rPr>
                    <w:ins w:id="1976" w:author="Microsoft Office User" w:date="2024-01-30T15:40:00Z"/>
                    <w:sz w:val="24"/>
                    <w:szCs w:val="24"/>
                  </w:rPr>
                </w:rPrChange>
              </w:rPr>
            </w:pPr>
          </w:p>
        </w:tc>
        <w:tc>
          <w:tcPr>
            <w:tcW w:w="1984" w:type="dxa"/>
          </w:tcPr>
          <w:p w14:paraId="12CBBB91" w14:textId="77777777" w:rsidR="004455BA" w:rsidRPr="004455BA" w:rsidRDefault="004455BA" w:rsidP="00E81FB8">
            <w:pPr>
              <w:rPr>
                <w:ins w:id="1977" w:author="Microsoft Office User" w:date="2024-01-30T15:40:00Z"/>
                <w:rFonts w:asciiTheme="majorHAnsi" w:hAnsiTheme="majorHAnsi" w:cstheme="majorHAnsi"/>
                <w:rPrChange w:id="1978" w:author="Microsoft Office User" w:date="2024-01-30T15:41:00Z">
                  <w:rPr>
                    <w:ins w:id="1979" w:author="Microsoft Office User" w:date="2024-01-30T15:40:00Z"/>
                    <w:sz w:val="24"/>
                    <w:szCs w:val="24"/>
                  </w:rPr>
                </w:rPrChange>
              </w:rPr>
            </w:pPr>
          </w:p>
        </w:tc>
        <w:tc>
          <w:tcPr>
            <w:tcW w:w="993" w:type="dxa"/>
          </w:tcPr>
          <w:p w14:paraId="2CE763AC" w14:textId="77777777" w:rsidR="004455BA" w:rsidRPr="004455BA" w:rsidRDefault="004455BA" w:rsidP="00E81FB8">
            <w:pPr>
              <w:rPr>
                <w:ins w:id="1980" w:author="Microsoft Office User" w:date="2024-01-30T15:40:00Z"/>
                <w:rFonts w:asciiTheme="majorHAnsi" w:hAnsiTheme="majorHAnsi" w:cstheme="majorHAnsi"/>
                <w:rPrChange w:id="1981" w:author="Microsoft Office User" w:date="2024-01-30T15:41:00Z">
                  <w:rPr>
                    <w:ins w:id="1982" w:author="Microsoft Office User" w:date="2024-01-30T15:40:00Z"/>
                    <w:sz w:val="24"/>
                    <w:szCs w:val="24"/>
                  </w:rPr>
                </w:rPrChange>
              </w:rPr>
            </w:pPr>
          </w:p>
        </w:tc>
        <w:tc>
          <w:tcPr>
            <w:tcW w:w="1842" w:type="dxa"/>
          </w:tcPr>
          <w:p w14:paraId="43E78797" w14:textId="77777777" w:rsidR="004455BA" w:rsidRPr="004455BA" w:rsidRDefault="004455BA" w:rsidP="00E81FB8">
            <w:pPr>
              <w:rPr>
                <w:ins w:id="1983" w:author="Microsoft Office User" w:date="2024-01-30T15:40:00Z"/>
                <w:rFonts w:asciiTheme="majorHAnsi" w:hAnsiTheme="majorHAnsi" w:cstheme="majorHAnsi"/>
                <w:rPrChange w:id="1984" w:author="Microsoft Office User" w:date="2024-01-30T15:41:00Z">
                  <w:rPr>
                    <w:ins w:id="1985" w:author="Microsoft Office User" w:date="2024-01-30T15:40:00Z"/>
                    <w:sz w:val="24"/>
                    <w:szCs w:val="24"/>
                  </w:rPr>
                </w:rPrChange>
              </w:rPr>
            </w:pPr>
          </w:p>
        </w:tc>
        <w:tc>
          <w:tcPr>
            <w:tcW w:w="1787" w:type="dxa"/>
          </w:tcPr>
          <w:p w14:paraId="244977FC" w14:textId="77777777" w:rsidR="004455BA" w:rsidRPr="004455BA" w:rsidRDefault="004455BA" w:rsidP="00E81FB8">
            <w:pPr>
              <w:rPr>
                <w:ins w:id="1986" w:author="Microsoft Office User" w:date="2024-01-30T15:40:00Z"/>
                <w:rFonts w:asciiTheme="majorHAnsi" w:hAnsiTheme="majorHAnsi" w:cstheme="majorHAnsi"/>
                <w:rPrChange w:id="1987" w:author="Microsoft Office User" w:date="2024-01-30T15:41:00Z">
                  <w:rPr>
                    <w:ins w:id="1988" w:author="Microsoft Office User" w:date="2024-01-30T15:40:00Z"/>
                    <w:sz w:val="24"/>
                    <w:szCs w:val="24"/>
                  </w:rPr>
                </w:rPrChange>
              </w:rPr>
            </w:pPr>
          </w:p>
        </w:tc>
        <w:tc>
          <w:tcPr>
            <w:tcW w:w="1899" w:type="dxa"/>
          </w:tcPr>
          <w:p w14:paraId="318CC701" w14:textId="77777777" w:rsidR="004455BA" w:rsidRPr="004455BA" w:rsidRDefault="004455BA" w:rsidP="00E81FB8">
            <w:pPr>
              <w:rPr>
                <w:ins w:id="1989" w:author="Microsoft Office User" w:date="2024-01-30T15:40:00Z"/>
                <w:rFonts w:asciiTheme="majorHAnsi" w:hAnsiTheme="majorHAnsi" w:cstheme="majorHAnsi"/>
                <w:rPrChange w:id="1990" w:author="Microsoft Office User" w:date="2024-01-30T15:41:00Z">
                  <w:rPr>
                    <w:ins w:id="1991" w:author="Microsoft Office User" w:date="2024-01-30T15:40:00Z"/>
                    <w:sz w:val="24"/>
                    <w:szCs w:val="24"/>
                  </w:rPr>
                </w:rPrChange>
              </w:rPr>
            </w:pPr>
          </w:p>
        </w:tc>
      </w:tr>
      <w:tr w:rsidR="004455BA" w:rsidRPr="004455BA" w14:paraId="4C846CD5" w14:textId="77777777" w:rsidTr="00E81FB8">
        <w:trPr>
          <w:ins w:id="1992" w:author="Microsoft Office User" w:date="2024-01-30T15:40:00Z"/>
        </w:trPr>
        <w:tc>
          <w:tcPr>
            <w:tcW w:w="846" w:type="dxa"/>
          </w:tcPr>
          <w:p w14:paraId="2A3892F9" w14:textId="77777777" w:rsidR="004455BA" w:rsidRPr="004455BA" w:rsidRDefault="004455BA" w:rsidP="00E81FB8">
            <w:pPr>
              <w:jc w:val="center"/>
              <w:rPr>
                <w:ins w:id="1993" w:author="Microsoft Office User" w:date="2024-01-30T15:40:00Z"/>
                <w:rFonts w:asciiTheme="majorHAnsi" w:hAnsiTheme="majorHAnsi" w:cstheme="majorHAnsi"/>
                <w:rPrChange w:id="1994" w:author="Microsoft Office User" w:date="2024-01-30T15:41:00Z">
                  <w:rPr>
                    <w:ins w:id="1995" w:author="Microsoft Office User" w:date="2024-01-30T15:40:00Z"/>
                    <w:sz w:val="24"/>
                    <w:szCs w:val="24"/>
                  </w:rPr>
                </w:rPrChange>
              </w:rPr>
            </w:pPr>
          </w:p>
        </w:tc>
        <w:tc>
          <w:tcPr>
            <w:tcW w:w="1984" w:type="dxa"/>
          </w:tcPr>
          <w:p w14:paraId="576B1E7E" w14:textId="77777777" w:rsidR="004455BA" w:rsidRPr="004455BA" w:rsidRDefault="004455BA" w:rsidP="00E81FB8">
            <w:pPr>
              <w:rPr>
                <w:ins w:id="1996" w:author="Microsoft Office User" w:date="2024-01-30T15:40:00Z"/>
                <w:rFonts w:asciiTheme="majorHAnsi" w:hAnsiTheme="majorHAnsi" w:cstheme="majorHAnsi"/>
                <w:rPrChange w:id="1997" w:author="Microsoft Office User" w:date="2024-01-30T15:41:00Z">
                  <w:rPr>
                    <w:ins w:id="1998" w:author="Microsoft Office User" w:date="2024-01-30T15:40:00Z"/>
                    <w:sz w:val="24"/>
                    <w:szCs w:val="24"/>
                  </w:rPr>
                </w:rPrChange>
              </w:rPr>
            </w:pPr>
          </w:p>
        </w:tc>
        <w:tc>
          <w:tcPr>
            <w:tcW w:w="993" w:type="dxa"/>
          </w:tcPr>
          <w:p w14:paraId="437DAA6B" w14:textId="77777777" w:rsidR="004455BA" w:rsidRPr="004455BA" w:rsidRDefault="004455BA" w:rsidP="00E81FB8">
            <w:pPr>
              <w:rPr>
                <w:ins w:id="1999" w:author="Microsoft Office User" w:date="2024-01-30T15:40:00Z"/>
                <w:rFonts w:asciiTheme="majorHAnsi" w:hAnsiTheme="majorHAnsi" w:cstheme="majorHAnsi"/>
                <w:rPrChange w:id="2000" w:author="Microsoft Office User" w:date="2024-01-30T15:41:00Z">
                  <w:rPr>
                    <w:ins w:id="2001" w:author="Microsoft Office User" w:date="2024-01-30T15:40:00Z"/>
                    <w:sz w:val="24"/>
                    <w:szCs w:val="24"/>
                  </w:rPr>
                </w:rPrChange>
              </w:rPr>
            </w:pPr>
          </w:p>
        </w:tc>
        <w:tc>
          <w:tcPr>
            <w:tcW w:w="1842" w:type="dxa"/>
          </w:tcPr>
          <w:p w14:paraId="46FF968C" w14:textId="77777777" w:rsidR="004455BA" w:rsidRPr="004455BA" w:rsidRDefault="004455BA" w:rsidP="00E81FB8">
            <w:pPr>
              <w:rPr>
                <w:ins w:id="2002" w:author="Microsoft Office User" w:date="2024-01-30T15:40:00Z"/>
                <w:rFonts w:asciiTheme="majorHAnsi" w:hAnsiTheme="majorHAnsi" w:cstheme="majorHAnsi"/>
                <w:rPrChange w:id="2003" w:author="Microsoft Office User" w:date="2024-01-30T15:41:00Z">
                  <w:rPr>
                    <w:ins w:id="2004" w:author="Microsoft Office User" w:date="2024-01-30T15:40:00Z"/>
                    <w:sz w:val="24"/>
                    <w:szCs w:val="24"/>
                  </w:rPr>
                </w:rPrChange>
              </w:rPr>
            </w:pPr>
          </w:p>
        </w:tc>
        <w:tc>
          <w:tcPr>
            <w:tcW w:w="1787" w:type="dxa"/>
          </w:tcPr>
          <w:p w14:paraId="563F643B" w14:textId="77777777" w:rsidR="004455BA" w:rsidRPr="004455BA" w:rsidRDefault="004455BA" w:rsidP="00E81FB8">
            <w:pPr>
              <w:rPr>
                <w:ins w:id="2005" w:author="Microsoft Office User" w:date="2024-01-30T15:40:00Z"/>
                <w:rFonts w:asciiTheme="majorHAnsi" w:hAnsiTheme="majorHAnsi" w:cstheme="majorHAnsi"/>
                <w:rPrChange w:id="2006" w:author="Microsoft Office User" w:date="2024-01-30T15:41:00Z">
                  <w:rPr>
                    <w:ins w:id="2007" w:author="Microsoft Office User" w:date="2024-01-30T15:40:00Z"/>
                    <w:sz w:val="24"/>
                    <w:szCs w:val="24"/>
                  </w:rPr>
                </w:rPrChange>
              </w:rPr>
            </w:pPr>
          </w:p>
        </w:tc>
        <w:tc>
          <w:tcPr>
            <w:tcW w:w="1899" w:type="dxa"/>
          </w:tcPr>
          <w:p w14:paraId="58F51070" w14:textId="77777777" w:rsidR="004455BA" w:rsidRPr="004455BA" w:rsidRDefault="004455BA" w:rsidP="00E81FB8">
            <w:pPr>
              <w:rPr>
                <w:ins w:id="2008" w:author="Microsoft Office User" w:date="2024-01-30T15:40:00Z"/>
                <w:rFonts w:asciiTheme="majorHAnsi" w:hAnsiTheme="majorHAnsi" w:cstheme="majorHAnsi"/>
                <w:rPrChange w:id="2009" w:author="Microsoft Office User" w:date="2024-01-30T15:41:00Z">
                  <w:rPr>
                    <w:ins w:id="2010" w:author="Microsoft Office User" w:date="2024-01-30T15:40:00Z"/>
                    <w:sz w:val="24"/>
                    <w:szCs w:val="24"/>
                  </w:rPr>
                </w:rPrChange>
              </w:rPr>
            </w:pPr>
          </w:p>
        </w:tc>
      </w:tr>
    </w:tbl>
    <w:p w14:paraId="0F50008C" w14:textId="77777777" w:rsidR="004455BA" w:rsidRPr="004455BA" w:rsidRDefault="004455BA" w:rsidP="004455BA">
      <w:pPr>
        <w:rPr>
          <w:ins w:id="2011" w:author="Microsoft Office User" w:date="2024-01-30T15:40:00Z"/>
          <w:rFonts w:asciiTheme="majorHAnsi" w:hAnsiTheme="majorHAnsi" w:cstheme="majorHAnsi"/>
          <w:rPrChange w:id="2012" w:author="Microsoft Office User" w:date="2024-01-30T15:41:00Z">
            <w:rPr>
              <w:ins w:id="2013" w:author="Microsoft Office User" w:date="2024-01-30T15:40:00Z"/>
              <w:sz w:val="32"/>
              <w:szCs w:val="32"/>
            </w:rPr>
          </w:rPrChange>
        </w:rPr>
      </w:pPr>
    </w:p>
    <w:p w14:paraId="0B31B42F" w14:textId="77777777" w:rsidR="004455BA" w:rsidRPr="004455BA" w:rsidRDefault="004455BA" w:rsidP="004455BA">
      <w:pPr>
        <w:rPr>
          <w:ins w:id="2014" w:author="Microsoft Office User" w:date="2024-01-30T15:40:00Z"/>
          <w:rFonts w:asciiTheme="majorHAnsi" w:hAnsiTheme="majorHAnsi" w:cstheme="majorHAnsi"/>
          <w:rPrChange w:id="2015" w:author="Microsoft Office User" w:date="2024-01-30T15:41:00Z">
            <w:rPr>
              <w:ins w:id="2016" w:author="Microsoft Office User" w:date="2024-01-30T15:40:00Z"/>
              <w:sz w:val="28"/>
              <w:szCs w:val="28"/>
            </w:rPr>
          </w:rPrChange>
        </w:rPr>
      </w:pPr>
      <w:ins w:id="2017" w:author="Microsoft Office User" w:date="2024-01-30T15:40:00Z">
        <w:r w:rsidRPr="004455BA">
          <w:rPr>
            <w:rFonts w:asciiTheme="majorHAnsi" w:hAnsiTheme="majorHAnsi" w:cstheme="majorHAnsi"/>
            <w:rPrChange w:id="2018" w:author="Microsoft Office User" w:date="2024-01-30T15:41:00Z">
              <w:rPr>
                <w:sz w:val="28"/>
                <w:szCs w:val="28"/>
              </w:rPr>
            </w:rPrChange>
          </w:rPr>
          <w:t xml:space="preserve">Medication for: </w:t>
        </w:r>
      </w:ins>
    </w:p>
    <w:p w14:paraId="0CDA20D4" w14:textId="77777777" w:rsidR="004455BA" w:rsidRPr="004455BA" w:rsidRDefault="004455BA" w:rsidP="004455BA">
      <w:pPr>
        <w:rPr>
          <w:ins w:id="2019" w:author="Microsoft Office User" w:date="2024-01-30T15:40:00Z"/>
          <w:rFonts w:asciiTheme="majorHAnsi" w:hAnsiTheme="majorHAnsi" w:cstheme="majorHAnsi"/>
          <w:rPrChange w:id="2020" w:author="Microsoft Office User" w:date="2024-01-30T15:41:00Z">
            <w:rPr>
              <w:ins w:id="2021" w:author="Microsoft Office User" w:date="2024-01-30T15:40:00Z"/>
              <w:sz w:val="28"/>
              <w:szCs w:val="28"/>
            </w:rPr>
          </w:rPrChange>
        </w:rPr>
      </w:pPr>
    </w:p>
    <w:p w14:paraId="272A2FDF" w14:textId="77777777" w:rsidR="004455BA" w:rsidRPr="004455BA" w:rsidRDefault="004455BA" w:rsidP="004455BA">
      <w:pPr>
        <w:rPr>
          <w:ins w:id="2022" w:author="Microsoft Office User" w:date="2024-01-30T15:40:00Z"/>
          <w:rFonts w:asciiTheme="majorHAnsi" w:hAnsiTheme="majorHAnsi" w:cstheme="majorHAnsi"/>
          <w:rPrChange w:id="2023" w:author="Microsoft Office User" w:date="2024-01-30T15:41:00Z">
            <w:rPr>
              <w:ins w:id="2024" w:author="Microsoft Office User" w:date="2024-01-30T15:40:00Z"/>
              <w:sz w:val="28"/>
              <w:szCs w:val="28"/>
            </w:rPr>
          </w:rPrChange>
        </w:rPr>
      </w:pPr>
      <w:ins w:id="2025" w:author="Microsoft Office User" w:date="2024-01-30T15:40:00Z">
        <w:r w:rsidRPr="004455BA">
          <w:rPr>
            <w:rFonts w:asciiTheme="majorHAnsi" w:hAnsiTheme="majorHAnsi" w:cstheme="majorHAnsi"/>
            <w:rPrChange w:id="2026" w:author="Microsoft Office User" w:date="2024-01-30T15:41:00Z">
              <w:rPr>
                <w:sz w:val="28"/>
                <w:szCs w:val="28"/>
              </w:rPr>
            </w:rPrChange>
          </w:rPr>
          <w:t xml:space="preserve">Note : </w:t>
        </w:r>
      </w:ins>
    </w:p>
    <w:p w14:paraId="187B4319" w14:textId="77777777" w:rsidR="004455BA" w:rsidRPr="004455BA" w:rsidRDefault="004455BA" w:rsidP="004455BA">
      <w:pPr>
        <w:pStyle w:val="ListParagraph"/>
        <w:numPr>
          <w:ilvl w:val="0"/>
          <w:numId w:val="43"/>
        </w:numPr>
        <w:rPr>
          <w:ins w:id="2027" w:author="Microsoft Office User" w:date="2024-01-30T15:40:00Z"/>
          <w:rFonts w:asciiTheme="majorHAnsi" w:hAnsiTheme="majorHAnsi" w:cstheme="majorHAnsi"/>
          <w:rPrChange w:id="2028" w:author="Microsoft Office User" w:date="2024-01-30T15:41:00Z">
            <w:rPr>
              <w:ins w:id="2029" w:author="Microsoft Office User" w:date="2024-01-30T15:40:00Z"/>
              <w:sz w:val="28"/>
              <w:szCs w:val="28"/>
            </w:rPr>
          </w:rPrChange>
        </w:rPr>
      </w:pPr>
      <w:ins w:id="2030" w:author="Microsoft Office User" w:date="2024-01-30T15:40:00Z">
        <w:r w:rsidRPr="004455BA">
          <w:rPr>
            <w:rFonts w:asciiTheme="majorHAnsi" w:hAnsiTheme="majorHAnsi" w:cstheme="majorHAnsi"/>
            <w:rPrChange w:id="2031" w:author="Microsoft Office User" w:date="2024-01-30T15:41:00Z">
              <w:rPr>
                <w:sz w:val="28"/>
                <w:szCs w:val="28"/>
              </w:rPr>
            </w:rPrChange>
          </w:rPr>
          <w:t>Patient can chat with doctor till              for queries on medication or anything related to treatment</w:t>
        </w:r>
      </w:ins>
    </w:p>
    <w:p w14:paraId="4BC9DBB1" w14:textId="77777777" w:rsidR="004455BA" w:rsidRPr="004455BA" w:rsidRDefault="004455BA" w:rsidP="004455BA">
      <w:pPr>
        <w:pStyle w:val="ListParagraph"/>
        <w:numPr>
          <w:ilvl w:val="0"/>
          <w:numId w:val="43"/>
        </w:numPr>
        <w:rPr>
          <w:ins w:id="2032" w:author="Microsoft Office User" w:date="2024-01-30T15:40:00Z"/>
          <w:rFonts w:asciiTheme="majorHAnsi" w:hAnsiTheme="majorHAnsi" w:cstheme="majorHAnsi"/>
          <w:rPrChange w:id="2033" w:author="Microsoft Office User" w:date="2024-01-30T15:41:00Z">
            <w:rPr>
              <w:ins w:id="2034" w:author="Microsoft Office User" w:date="2024-01-30T15:40:00Z"/>
              <w:sz w:val="28"/>
              <w:szCs w:val="28"/>
            </w:rPr>
          </w:rPrChange>
        </w:rPr>
      </w:pPr>
      <w:ins w:id="2035" w:author="Microsoft Office User" w:date="2024-01-30T15:40:00Z">
        <w:r w:rsidRPr="004455BA">
          <w:rPr>
            <w:rFonts w:asciiTheme="majorHAnsi" w:hAnsiTheme="majorHAnsi" w:cstheme="majorHAnsi"/>
            <w:rPrChange w:id="2036" w:author="Microsoft Office User" w:date="2024-01-30T15:41:00Z">
              <w:rPr>
                <w:sz w:val="28"/>
                <w:szCs w:val="28"/>
              </w:rPr>
            </w:rPrChange>
          </w:rPr>
          <w:t xml:space="preserve">Next Follow-up date : </w:t>
        </w:r>
      </w:ins>
    </w:p>
    <w:p w14:paraId="19FDE554" w14:textId="77777777" w:rsidR="004455BA" w:rsidRPr="004455BA" w:rsidRDefault="004455BA" w:rsidP="004455BA">
      <w:pPr>
        <w:pStyle w:val="ListParagraph"/>
        <w:numPr>
          <w:ilvl w:val="0"/>
          <w:numId w:val="43"/>
        </w:numPr>
        <w:rPr>
          <w:ins w:id="2037" w:author="Microsoft Office User" w:date="2024-01-30T15:40:00Z"/>
          <w:rFonts w:asciiTheme="majorHAnsi" w:hAnsiTheme="majorHAnsi" w:cstheme="majorHAnsi"/>
          <w:rPrChange w:id="2038" w:author="Microsoft Office User" w:date="2024-01-30T15:41:00Z">
            <w:rPr>
              <w:ins w:id="2039" w:author="Microsoft Office User" w:date="2024-01-30T15:40:00Z"/>
              <w:sz w:val="28"/>
              <w:szCs w:val="28"/>
            </w:rPr>
          </w:rPrChange>
        </w:rPr>
      </w:pPr>
      <w:ins w:id="2040" w:author="Microsoft Office User" w:date="2024-01-30T15:40:00Z">
        <w:r w:rsidRPr="004455BA">
          <w:rPr>
            <w:rFonts w:asciiTheme="majorHAnsi" w:hAnsiTheme="majorHAnsi" w:cstheme="majorHAnsi"/>
            <w:rPrChange w:id="2041" w:author="Microsoft Office User" w:date="2024-01-30T15:41:00Z">
              <w:rPr>
                <w:sz w:val="28"/>
                <w:szCs w:val="28"/>
              </w:rPr>
            </w:rPrChange>
          </w:rPr>
          <w:t xml:space="preserve">Date till patient qualify for appointment as ‘Follow-up’ : </w:t>
        </w:r>
      </w:ins>
    </w:p>
    <w:p w14:paraId="3C537AB1" w14:textId="77777777" w:rsidR="004455BA" w:rsidRPr="004455BA" w:rsidRDefault="004455BA" w:rsidP="004455BA">
      <w:pPr>
        <w:rPr>
          <w:ins w:id="2042" w:author="Microsoft Office User" w:date="2024-01-30T15:40:00Z"/>
          <w:rFonts w:asciiTheme="majorHAnsi" w:hAnsiTheme="majorHAnsi" w:cstheme="majorHAnsi"/>
          <w:rPrChange w:id="2043" w:author="Microsoft Office User" w:date="2024-01-30T15:41:00Z">
            <w:rPr>
              <w:ins w:id="2044" w:author="Microsoft Office User" w:date="2024-01-30T15:40:00Z"/>
              <w:sz w:val="28"/>
              <w:szCs w:val="28"/>
            </w:rPr>
          </w:rPrChange>
        </w:rPr>
      </w:pPr>
    </w:p>
    <w:p w14:paraId="6996B476" w14:textId="77777777" w:rsidR="004455BA" w:rsidRPr="004455BA" w:rsidRDefault="004455BA" w:rsidP="004455BA">
      <w:pPr>
        <w:rPr>
          <w:ins w:id="2045" w:author="Microsoft Office User" w:date="2024-01-30T15:40:00Z"/>
          <w:rFonts w:asciiTheme="majorHAnsi" w:hAnsiTheme="majorHAnsi" w:cstheme="majorHAnsi"/>
          <w:rPrChange w:id="2046" w:author="Microsoft Office User" w:date="2024-01-30T15:41:00Z">
            <w:rPr>
              <w:ins w:id="2047" w:author="Microsoft Office User" w:date="2024-01-30T15:40:00Z"/>
              <w:sz w:val="28"/>
              <w:szCs w:val="28"/>
            </w:rPr>
          </w:rPrChange>
        </w:rPr>
      </w:pPr>
      <w:ins w:id="2048" w:author="Microsoft Office User" w:date="2024-01-30T15:40:00Z">
        <w:r w:rsidRPr="004455BA">
          <w:rPr>
            <w:rFonts w:asciiTheme="majorHAnsi" w:hAnsiTheme="majorHAnsi" w:cstheme="majorHAnsi"/>
            <w:rPrChange w:id="2049" w:author="Microsoft Office User" w:date="2024-01-30T15:41:00Z">
              <w:rPr>
                <w:sz w:val="28"/>
                <w:szCs w:val="28"/>
              </w:rPr>
            </w:rPrChange>
          </w:rPr>
          <w:t>****************************************************************</w:t>
        </w:r>
      </w:ins>
    </w:p>
    <w:p w14:paraId="5595FCBD" w14:textId="77777777" w:rsidR="004455BA" w:rsidRPr="004455BA" w:rsidRDefault="004455BA" w:rsidP="004455BA">
      <w:pPr>
        <w:rPr>
          <w:ins w:id="2050" w:author="Microsoft Office User" w:date="2024-01-30T15:40:00Z"/>
          <w:rFonts w:asciiTheme="majorHAnsi" w:hAnsiTheme="majorHAnsi" w:cstheme="majorHAnsi"/>
          <w:rPrChange w:id="2051" w:author="Microsoft Office User" w:date="2024-01-30T15:41:00Z">
            <w:rPr>
              <w:ins w:id="2052" w:author="Microsoft Office User" w:date="2024-01-30T15:40:00Z"/>
              <w:sz w:val="28"/>
              <w:szCs w:val="28"/>
            </w:rPr>
          </w:rPrChange>
        </w:rPr>
      </w:pPr>
    </w:p>
    <w:p w14:paraId="760DD1BF" w14:textId="77777777" w:rsidR="004455BA" w:rsidRPr="004455BA" w:rsidRDefault="004455BA" w:rsidP="004455BA">
      <w:pPr>
        <w:rPr>
          <w:ins w:id="2053" w:author="Microsoft Office User" w:date="2024-01-30T15:40:00Z"/>
          <w:rFonts w:asciiTheme="majorHAnsi" w:hAnsiTheme="majorHAnsi" w:cstheme="majorHAnsi"/>
          <w:rPrChange w:id="2054" w:author="Microsoft Office User" w:date="2024-01-30T15:41:00Z">
            <w:rPr>
              <w:ins w:id="2055" w:author="Microsoft Office User" w:date="2024-01-30T15:40:00Z"/>
              <w:sz w:val="26"/>
              <w:szCs w:val="26"/>
            </w:rPr>
          </w:rPrChange>
        </w:rPr>
      </w:pPr>
      <w:ins w:id="2056" w:author="Microsoft Office User" w:date="2024-01-30T15:40:00Z">
        <w:r w:rsidRPr="004455BA">
          <w:rPr>
            <w:rFonts w:asciiTheme="majorHAnsi" w:hAnsiTheme="majorHAnsi" w:cstheme="majorHAnsi"/>
            <w:rPrChange w:id="2057" w:author="Microsoft Office User" w:date="2024-01-30T15:41:00Z">
              <w:rPr>
                <w:sz w:val="26"/>
                <w:szCs w:val="26"/>
              </w:rPr>
            </w:rPrChange>
          </w:rPr>
          <w:t xml:space="preserve">Name of Doctor(Examination) : </w:t>
        </w:r>
      </w:ins>
    </w:p>
    <w:p w14:paraId="0B348C98" w14:textId="77777777" w:rsidR="004455BA" w:rsidRPr="004455BA" w:rsidRDefault="004455BA" w:rsidP="004455BA">
      <w:pPr>
        <w:rPr>
          <w:ins w:id="2058" w:author="Microsoft Office User" w:date="2024-01-30T15:40:00Z"/>
          <w:rFonts w:asciiTheme="majorHAnsi" w:hAnsiTheme="majorHAnsi" w:cstheme="majorHAnsi"/>
          <w:rPrChange w:id="2059" w:author="Microsoft Office User" w:date="2024-01-30T15:41:00Z">
            <w:rPr>
              <w:ins w:id="2060" w:author="Microsoft Office User" w:date="2024-01-30T15:40:00Z"/>
              <w:sz w:val="26"/>
              <w:szCs w:val="26"/>
            </w:rPr>
          </w:rPrChange>
        </w:rPr>
      </w:pPr>
    </w:p>
    <w:p w14:paraId="7A024E99" w14:textId="77777777" w:rsidR="004455BA" w:rsidRPr="004455BA" w:rsidRDefault="004455BA" w:rsidP="004455BA">
      <w:pPr>
        <w:rPr>
          <w:ins w:id="2061" w:author="Microsoft Office User" w:date="2024-01-30T15:40:00Z"/>
          <w:rFonts w:asciiTheme="majorHAnsi" w:hAnsiTheme="majorHAnsi" w:cstheme="majorHAnsi"/>
          <w:rPrChange w:id="2062" w:author="Microsoft Office User" w:date="2024-01-30T15:41:00Z">
            <w:rPr>
              <w:ins w:id="2063" w:author="Microsoft Office User" w:date="2024-01-30T15:40:00Z"/>
              <w:sz w:val="26"/>
              <w:szCs w:val="26"/>
            </w:rPr>
          </w:rPrChange>
        </w:rPr>
      </w:pPr>
      <w:ins w:id="2064" w:author="Microsoft Office User" w:date="2024-01-30T15:40:00Z">
        <w:r w:rsidRPr="004455BA">
          <w:rPr>
            <w:rFonts w:asciiTheme="majorHAnsi" w:hAnsiTheme="majorHAnsi" w:cstheme="majorHAnsi"/>
            <w:rPrChange w:id="2065" w:author="Microsoft Office User" w:date="2024-01-30T15:41:00Z">
              <w:rPr>
                <w:sz w:val="26"/>
                <w:szCs w:val="26"/>
              </w:rPr>
            </w:rPrChange>
          </w:rPr>
          <w:t xml:space="preserve">Name of Doctor(Head Doctor) : </w:t>
        </w:r>
      </w:ins>
    </w:p>
    <w:p w14:paraId="458E4A4E" w14:textId="77777777" w:rsidR="004455BA" w:rsidRPr="004455BA" w:rsidRDefault="004455BA" w:rsidP="004455BA">
      <w:pPr>
        <w:rPr>
          <w:ins w:id="2066" w:author="Microsoft Office User" w:date="2024-01-30T15:40:00Z"/>
          <w:rFonts w:asciiTheme="majorHAnsi" w:hAnsiTheme="majorHAnsi" w:cstheme="majorHAnsi"/>
          <w:rPrChange w:id="2067" w:author="Microsoft Office User" w:date="2024-01-30T15:41:00Z">
            <w:rPr>
              <w:ins w:id="2068" w:author="Microsoft Office User" w:date="2024-01-30T15:40:00Z"/>
              <w:sz w:val="26"/>
              <w:szCs w:val="26"/>
            </w:rPr>
          </w:rPrChange>
        </w:rPr>
      </w:pPr>
    </w:p>
    <w:p w14:paraId="7EC55C96" w14:textId="77777777" w:rsidR="004455BA" w:rsidRPr="004455BA" w:rsidRDefault="004455BA" w:rsidP="004455BA">
      <w:pPr>
        <w:rPr>
          <w:ins w:id="2069" w:author="Microsoft Office User" w:date="2024-01-30T15:40:00Z"/>
          <w:rFonts w:asciiTheme="majorHAnsi" w:hAnsiTheme="majorHAnsi" w:cstheme="majorHAnsi"/>
          <w:rPrChange w:id="2070" w:author="Microsoft Office User" w:date="2024-01-30T15:41:00Z">
            <w:rPr>
              <w:ins w:id="2071" w:author="Microsoft Office User" w:date="2024-01-30T15:40:00Z"/>
              <w:sz w:val="26"/>
              <w:szCs w:val="26"/>
            </w:rPr>
          </w:rPrChange>
        </w:rPr>
      </w:pPr>
      <w:ins w:id="2072" w:author="Microsoft Office User" w:date="2024-01-30T15:40:00Z">
        <w:r w:rsidRPr="004455BA">
          <w:rPr>
            <w:rFonts w:asciiTheme="majorHAnsi" w:hAnsiTheme="majorHAnsi" w:cstheme="majorHAnsi"/>
            <w:rPrChange w:id="2073" w:author="Microsoft Office User" w:date="2024-01-30T15:41:00Z">
              <w:rPr>
                <w:sz w:val="26"/>
                <w:szCs w:val="26"/>
              </w:rPr>
            </w:rPrChange>
          </w:rPr>
          <w:t>Date : (Doctor)</w:t>
        </w:r>
      </w:ins>
    </w:p>
    <w:p w14:paraId="747DE6EB" w14:textId="77777777" w:rsidR="004455BA" w:rsidRPr="004455BA" w:rsidRDefault="004455BA" w:rsidP="004455BA">
      <w:pPr>
        <w:rPr>
          <w:ins w:id="2074" w:author="Microsoft Office User" w:date="2024-01-30T15:40:00Z"/>
          <w:rFonts w:asciiTheme="majorHAnsi" w:hAnsiTheme="majorHAnsi" w:cstheme="majorHAnsi"/>
          <w:rPrChange w:id="2075" w:author="Microsoft Office User" w:date="2024-01-30T15:41:00Z">
            <w:rPr>
              <w:ins w:id="2076" w:author="Microsoft Office User" w:date="2024-01-30T15:40:00Z"/>
              <w:sz w:val="26"/>
              <w:szCs w:val="26"/>
            </w:rPr>
          </w:rPrChange>
        </w:rPr>
      </w:pPr>
    </w:p>
    <w:p w14:paraId="1D10AC1A" w14:textId="77777777" w:rsidR="004455BA" w:rsidRPr="004455BA" w:rsidRDefault="004455BA" w:rsidP="004455BA">
      <w:pPr>
        <w:rPr>
          <w:ins w:id="2077" w:author="Microsoft Office User" w:date="2024-01-30T15:40:00Z"/>
          <w:rFonts w:asciiTheme="majorHAnsi" w:hAnsiTheme="majorHAnsi" w:cstheme="majorHAnsi"/>
          <w:rPrChange w:id="2078" w:author="Microsoft Office User" w:date="2024-01-30T15:41:00Z">
            <w:rPr>
              <w:ins w:id="2079" w:author="Microsoft Office User" w:date="2024-01-30T15:40:00Z"/>
              <w:sz w:val="26"/>
              <w:szCs w:val="26"/>
            </w:rPr>
          </w:rPrChange>
        </w:rPr>
      </w:pPr>
      <w:ins w:id="2080" w:author="Microsoft Office User" w:date="2024-01-30T15:40:00Z">
        <w:r w:rsidRPr="004455BA">
          <w:rPr>
            <w:rFonts w:asciiTheme="majorHAnsi" w:hAnsiTheme="majorHAnsi" w:cstheme="majorHAnsi"/>
            <w:rPrChange w:id="2081" w:author="Microsoft Office User" w:date="2024-01-30T15:41:00Z">
              <w:rPr>
                <w:sz w:val="26"/>
                <w:szCs w:val="26"/>
              </w:rPr>
            </w:rPrChange>
          </w:rPr>
          <w:t>Disclaimer : Medicines are exclusively customized for patient and not suitable for consumption of other than patient.</w:t>
        </w:r>
      </w:ins>
    </w:p>
    <w:p w14:paraId="23A7161F" w14:textId="77777777" w:rsidR="004455BA" w:rsidRPr="004455BA" w:rsidRDefault="004455BA" w:rsidP="004455BA">
      <w:pPr>
        <w:rPr>
          <w:ins w:id="2082" w:author="Microsoft Office User" w:date="2024-01-30T15:40:00Z"/>
          <w:rFonts w:asciiTheme="majorHAnsi" w:hAnsiTheme="majorHAnsi" w:cstheme="majorHAnsi"/>
          <w:rPrChange w:id="2083" w:author="Microsoft Office User" w:date="2024-01-30T15:41:00Z">
            <w:rPr>
              <w:ins w:id="2084" w:author="Microsoft Office User" w:date="2024-01-30T15:40:00Z"/>
              <w:sz w:val="28"/>
              <w:szCs w:val="28"/>
            </w:rPr>
          </w:rPrChange>
        </w:rPr>
      </w:pPr>
    </w:p>
    <w:p w14:paraId="5C087156" w14:textId="77777777" w:rsidR="004455BA" w:rsidRPr="004455BA" w:rsidRDefault="004455BA" w:rsidP="004455BA">
      <w:pPr>
        <w:jc w:val="center"/>
        <w:rPr>
          <w:ins w:id="2085" w:author="Microsoft Office User" w:date="2024-01-30T15:40:00Z"/>
          <w:rFonts w:asciiTheme="majorHAnsi" w:hAnsiTheme="majorHAnsi" w:cstheme="majorHAnsi"/>
          <w:rPrChange w:id="2086" w:author="Microsoft Office User" w:date="2024-01-30T15:41:00Z">
            <w:rPr>
              <w:ins w:id="2087" w:author="Microsoft Office User" w:date="2024-01-30T15:40:00Z"/>
              <w:sz w:val="28"/>
              <w:szCs w:val="28"/>
            </w:rPr>
          </w:rPrChange>
        </w:rPr>
      </w:pPr>
    </w:p>
    <w:p w14:paraId="4AF0D46C" w14:textId="77777777" w:rsidR="004455BA" w:rsidRPr="004455BA" w:rsidRDefault="004455BA" w:rsidP="004455BA">
      <w:pPr>
        <w:jc w:val="center"/>
        <w:rPr>
          <w:ins w:id="2088" w:author="Microsoft Office User" w:date="2024-01-30T15:40:00Z"/>
          <w:rFonts w:asciiTheme="majorHAnsi" w:hAnsiTheme="majorHAnsi" w:cstheme="majorHAnsi"/>
          <w:rPrChange w:id="2089" w:author="Microsoft Office User" w:date="2024-01-30T15:41:00Z">
            <w:rPr>
              <w:ins w:id="2090" w:author="Microsoft Office User" w:date="2024-01-30T15:40:00Z"/>
              <w:sz w:val="24"/>
              <w:szCs w:val="24"/>
            </w:rPr>
          </w:rPrChange>
        </w:rPr>
      </w:pPr>
      <w:ins w:id="2091" w:author="Microsoft Office User" w:date="2024-01-30T15:40:00Z">
        <w:r w:rsidRPr="004455BA">
          <w:rPr>
            <w:rFonts w:asciiTheme="majorHAnsi" w:hAnsiTheme="majorHAnsi" w:cstheme="majorHAnsi"/>
            <w:rPrChange w:id="2092" w:author="Microsoft Office User" w:date="2024-01-30T15:41:00Z">
              <w:rPr>
                <w:sz w:val="24"/>
                <w:szCs w:val="24"/>
              </w:rPr>
            </w:rPrChange>
          </w:rPr>
          <w:t>This is system generated document and do not require signature</w:t>
        </w:r>
      </w:ins>
    </w:p>
    <w:p w14:paraId="14120775" w14:textId="77777777" w:rsidR="004455BA" w:rsidRPr="004455BA" w:rsidRDefault="004455BA" w:rsidP="004455BA">
      <w:pPr>
        <w:jc w:val="center"/>
        <w:rPr>
          <w:ins w:id="2093" w:author="Microsoft Office User" w:date="2024-01-30T15:40:00Z"/>
          <w:rFonts w:asciiTheme="majorHAnsi" w:hAnsiTheme="majorHAnsi" w:cstheme="majorHAnsi"/>
          <w:lang w:val="en-US"/>
          <w:rPrChange w:id="2094" w:author="Microsoft Office User" w:date="2024-01-30T15:41:00Z">
            <w:rPr>
              <w:ins w:id="2095" w:author="Microsoft Office User" w:date="2024-01-30T15:40:00Z"/>
              <w:lang w:val="en-US"/>
            </w:rPr>
          </w:rPrChange>
        </w:rPr>
      </w:pPr>
      <w:ins w:id="2096" w:author="Microsoft Office User" w:date="2024-01-30T15:40:00Z">
        <w:r w:rsidRPr="004455BA">
          <w:rPr>
            <w:rFonts w:asciiTheme="majorHAnsi" w:hAnsiTheme="majorHAnsi" w:cstheme="majorHAnsi"/>
            <w:lang w:val="en-US"/>
            <w:rPrChange w:id="2097" w:author="Microsoft Office User" w:date="2024-01-30T15:41:00Z">
              <w:rPr>
                <w:lang w:val="en-US"/>
              </w:rPr>
            </w:rPrChange>
          </w:rPr>
          <w:t>Sample of Investigation Advice - To be uploaded after appointment(if applicable)</w:t>
        </w:r>
      </w:ins>
    </w:p>
    <w:p w14:paraId="12B4CD47" w14:textId="77777777" w:rsidR="004455BA" w:rsidRPr="004455BA" w:rsidRDefault="004455BA" w:rsidP="004455BA">
      <w:pPr>
        <w:jc w:val="center"/>
        <w:rPr>
          <w:ins w:id="2098" w:author="Microsoft Office User" w:date="2024-01-30T15:40:00Z"/>
          <w:rFonts w:asciiTheme="majorHAnsi" w:hAnsiTheme="majorHAnsi" w:cstheme="majorHAnsi"/>
          <w:lang w:val="en-US"/>
          <w:rPrChange w:id="2099" w:author="Microsoft Office User" w:date="2024-01-30T15:41:00Z">
            <w:rPr>
              <w:ins w:id="2100" w:author="Microsoft Office User" w:date="2024-01-30T15:40:00Z"/>
              <w:lang w:val="en-US"/>
            </w:rPr>
          </w:rPrChange>
        </w:rPr>
      </w:pPr>
    </w:p>
    <w:p w14:paraId="3D33D1FE" w14:textId="77777777" w:rsidR="004455BA" w:rsidRPr="004455BA" w:rsidRDefault="004455BA" w:rsidP="004455BA">
      <w:pPr>
        <w:jc w:val="center"/>
        <w:rPr>
          <w:ins w:id="2101" w:author="Microsoft Office User" w:date="2024-01-30T15:40:00Z"/>
          <w:rFonts w:asciiTheme="majorHAnsi" w:hAnsiTheme="majorHAnsi" w:cstheme="majorHAnsi"/>
          <w:lang w:val="en-US"/>
          <w:rPrChange w:id="2102" w:author="Microsoft Office User" w:date="2024-01-30T15:41:00Z">
            <w:rPr>
              <w:ins w:id="2103" w:author="Microsoft Office User" w:date="2024-01-30T15:40:00Z"/>
              <w:lang w:val="en-US"/>
            </w:rPr>
          </w:rPrChange>
        </w:rPr>
      </w:pPr>
      <w:ins w:id="2104" w:author="Microsoft Office User" w:date="2024-01-30T15:40:00Z">
        <w:r w:rsidRPr="004455BA">
          <w:rPr>
            <w:rFonts w:asciiTheme="majorHAnsi" w:hAnsiTheme="majorHAnsi" w:cstheme="majorHAnsi"/>
            <w:noProof/>
            <w:lang w:val="en-US"/>
            <w:rPrChange w:id="2105" w:author="Microsoft Office User" w:date="2024-01-30T15:41:00Z">
              <w:rPr>
                <w:noProof/>
                <w:lang w:val="en-US"/>
              </w:rPr>
            </w:rPrChange>
          </w:rPr>
          <w:lastRenderedPageBreak/>
          <w:drawing>
            <wp:inline distT="0" distB="0" distL="0" distR="0" wp14:anchorId="2C007385" wp14:editId="285C73BC">
              <wp:extent cx="4870008" cy="6958210"/>
              <wp:effectExtent l="19050" t="19050" r="26035" b="14605"/>
              <wp:docPr id="178332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25024" name=""/>
                      <pic:cNvPicPr/>
                    </pic:nvPicPr>
                    <pic:blipFill>
                      <a:blip r:embed="rId12"/>
                      <a:stretch>
                        <a:fillRect/>
                      </a:stretch>
                    </pic:blipFill>
                    <pic:spPr>
                      <a:xfrm>
                        <a:off x="0" y="0"/>
                        <a:ext cx="4870768" cy="6959296"/>
                      </a:xfrm>
                      <a:prstGeom prst="rect">
                        <a:avLst/>
                      </a:prstGeom>
                      <a:ln w="3175">
                        <a:solidFill>
                          <a:schemeClr val="tx1"/>
                        </a:solidFill>
                      </a:ln>
                    </pic:spPr>
                  </pic:pic>
                </a:graphicData>
              </a:graphic>
            </wp:inline>
          </w:drawing>
        </w:r>
      </w:ins>
    </w:p>
    <w:p w14:paraId="080BD5C4" w14:textId="77777777" w:rsidR="004455BA" w:rsidRPr="004455BA" w:rsidRDefault="004455BA" w:rsidP="004455BA">
      <w:pPr>
        <w:rPr>
          <w:ins w:id="2106" w:author="Microsoft Office User" w:date="2024-01-30T15:40:00Z"/>
          <w:rFonts w:asciiTheme="majorHAnsi" w:hAnsiTheme="majorHAnsi" w:cstheme="majorHAnsi"/>
          <w:lang w:val="en-US"/>
          <w:rPrChange w:id="2107" w:author="Microsoft Office User" w:date="2024-01-30T15:41:00Z">
            <w:rPr>
              <w:ins w:id="2108" w:author="Microsoft Office User" w:date="2024-01-30T15:40:00Z"/>
              <w:lang w:val="en-US"/>
            </w:rPr>
          </w:rPrChange>
        </w:rPr>
      </w:pPr>
    </w:p>
    <w:p w14:paraId="01D84B50" w14:textId="77777777" w:rsidR="004455BA" w:rsidRPr="004455BA" w:rsidRDefault="004455BA" w:rsidP="00A27E08">
      <w:pPr>
        <w:spacing w:line="276" w:lineRule="auto"/>
        <w:jc w:val="both"/>
        <w:rPr>
          <w:rFonts w:asciiTheme="majorHAnsi" w:hAnsiTheme="majorHAnsi" w:cstheme="majorHAnsi"/>
        </w:rPr>
      </w:pPr>
    </w:p>
    <w:sectPr w:rsidR="004455BA" w:rsidRPr="004455BA">
      <w:headerReference w:type="default" r:id="rId13"/>
      <w:footerReference w:type="default" r:id="rId14"/>
      <w:headerReference w:type="first" r:id="rId15"/>
      <w:footerReference w:type="first" r:id="rId16"/>
      <w:pgSz w:w="11907" w:h="16840"/>
      <w:pgMar w:top="618" w:right="1134" w:bottom="1440" w:left="1134" w:header="53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8" w:author="Sachin - URNAVI Tech" w:date="2024-02-11T17:27:00Z" w:initials="SU">
    <w:p w14:paraId="6E81BD22" w14:textId="77777777" w:rsidR="00E81FB8" w:rsidRDefault="00E81FB8" w:rsidP="006D40F1">
      <w:pPr>
        <w:pStyle w:val="CommentText"/>
      </w:pPr>
      <w:r>
        <w:rPr>
          <w:rStyle w:val="CommentReference"/>
        </w:rPr>
        <w:annotationRef/>
      </w:r>
      <w:r>
        <w:t>Common comment across all products and roles :</w:t>
      </w:r>
      <w:r>
        <w:br/>
        <w:t xml:space="preserve">In search and filter, “SORT” option shall be available. Date wise, Alphabetically, UHID wise, Country wise etc. </w:t>
      </w:r>
    </w:p>
  </w:comment>
  <w:comment w:id="19" w:author="Microsoft Office User" w:date="2024-02-12T18:36:00Z" w:initials="MOU">
    <w:p w14:paraId="18F46CCB" w14:textId="7F2C94D1" w:rsidR="00E81FB8" w:rsidRDefault="00E81FB8">
      <w:pPr>
        <w:pStyle w:val="CommentText"/>
      </w:pPr>
      <w:r>
        <w:rPr>
          <w:rStyle w:val="CommentReference"/>
        </w:rPr>
        <w:annotationRef/>
      </w:r>
      <w:r>
        <w:t>Alright, Noted</w:t>
      </w:r>
    </w:p>
  </w:comment>
  <w:comment w:id="20" w:author="Sachin - URNAVI Tech" w:date="2024-02-11T17:35:00Z" w:initials="SU">
    <w:p w14:paraId="3B83E39E" w14:textId="77777777" w:rsidR="00E81FB8" w:rsidRDefault="00E81FB8" w:rsidP="00D35405">
      <w:pPr>
        <w:pStyle w:val="CommentText"/>
      </w:pPr>
      <w:r>
        <w:rPr>
          <w:rStyle w:val="CommentReference"/>
        </w:rPr>
        <w:annotationRef/>
      </w:r>
      <w:r>
        <w:t xml:space="preserve">There are plenty of system constants. Like CRUD durations/times and plenty such setting. </w:t>
      </w:r>
      <w:r>
        <w:br/>
        <w:t>These all settings CRUD in respective modules can be summarised in dedicated setting screen in Admins web panel.</w:t>
      </w:r>
    </w:p>
  </w:comment>
  <w:comment w:id="21" w:author="Microsoft Office User" w:date="2024-02-12T18:36:00Z" w:initials="MOU">
    <w:p w14:paraId="6C560FAF" w14:textId="0FBC9723" w:rsidR="00E81FB8" w:rsidRDefault="00E81FB8">
      <w:pPr>
        <w:pStyle w:val="CommentText"/>
      </w:pPr>
      <w:r>
        <w:rPr>
          <w:rStyle w:val="CommentReference"/>
        </w:rPr>
        <w:annotationRef/>
      </w:r>
      <w:r>
        <w:t>All the details given into FRS, No anything from outside the FRS.</w:t>
      </w:r>
    </w:p>
  </w:comment>
  <w:comment w:id="23" w:author="Sachin - URNAVI Tech" w:date="2024-01-21T14:03:00Z" w:initials="SU">
    <w:p w14:paraId="45B18959" w14:textId="1EF00582" w:rsidR="00E81FB8" w:rsidRDefault="00E81FB8" w:rsidP="00B00F02">
      <w:pPr>
        <w:pStyle w:val="CommentText"/>
      </w:pPr>
      <w:r>
        <w:rPr>
          <w:rStyle w:val="CommentReference"/>
        </w:rPr>
        <w:annotationRef/>
      </w:r>
      <w:r>
        <w:t>Ailment manager is missing</w:t>
      </w:r>
    </w:p>
  </w:comment>
  <w:comment w:id="24" w:author="Microsoft Office User" w:date="2024-02-16T17:22:00Z" w:initials="MOU">
    <w:p w14:paraId="7F7B3D8D" w14:textId="1FCA5709" w:rsidR="00E81FB8" w:rsidRDefault="00E81FB8">
      <w:pPr>
        <w:pStyle w:val="CommentText"/>
      </w:pPr>
      <w:r>
        <w:rPr>
          <w:rStyle w:val="CommentReference"/>
        </w:rPr>
        <w:annotationRef/>
      </w:r>
      <w:r>
        <w:t>Done</w:t>
      </w:r>
    </w:p>
  </w:comment>
  <w:comment w:id="28" w:author="Sachin - URNAVI Tech" w:date="2024-01-21T14:05:00Z" w:initials="SU">
    <w:p w14:paraId="49886E0E" w14:textId="77777777" w:rsidR="00E81FB8" w:rsidRDefault="00E81FB8" w:rsidP="00B00F02">
      <w:pPr>
        <w:pStyle w:val="CommentText"/>
      </w:pPr>
      <w:r>
        <w:rPr>
          <w:rStyle w:val="CommentReference"/>
        </w:rPr>
        <w:annotationRef/>
      </w:r>
      <w:r>
        <w:t>Pl elaborate this section. How this will work out?</w:t>
      </w:r>
    </w:p>
  </w:comment>
  <w:comment w:id="29" w:author="Microsoft Office User" w:date="2024-01-30T11:39:00Z" w:initials="MOU">
    <w:p w14:paraId="71889EE8" w14:textId="05F84033" w:rsidR="00E81FB8" w:rsidRDefault="00E81FB8">
      <w:pPr>
        <w:pStyle w:val="CommentText"/>
      </w:pPr>
      <w:r>
        <w:rPr>
          <w:rStyle w:val="CommentReference"/>
        </w:rPr>
        <w:annotationRef/>
      </w:r>
      <w:r>
        <w:t>We will display list of all features and admin will select which features of the project Sub-Admin can use.</w:t>
      </w:r>
    </w:p>
  </w:comment>
  <w:comment w:id="30" w:author="Sachin - URNAVI Tech" w:date="2024-01-22T12:59:00Z" w:initials="SU">
    <w:p w14:paraId="294D6A93" w14:textId="77777777" w:rsidR="00E81FB8" w:rsidRDefault="00E81FB8" w:rsidP="007F074D">
      <w:pPr>
        <w:pStyle w:val="CommentText"/>
      </w:pPr>
      <w:r>
        <w:rPr>
          <w:rStyle w:val="CommentReference"/>
        </w:rPr>
        <w:annotationRef/>
      </w:r>
      <w:r>
        <w:t>Admin can edit User as well as Patient without OTP verification.</w:t>
      </w:r>
    </w:p>
    <w:p w14:paraId="3ADA69E3" w14:textId="77777777" w:rsidR="00E81FB8" w:rsidRDefault="00E81FB8" w:rsidP="007F074D">
      <w:pPr>
        <w:pStyle w:val="CommentText"/>
      </w:pPr>
      <w:r>
        <w:t>Apart from admin only Patient can edit himself - after verification of email OTP or Mob OTP at patient level</w:t>
      </w:r>
    </w:p>
  </w:comment>
  <w:comment w:id="31" w:author="Microsoft Office User" w:date="2024-01-30T11:40:00Z" w:initials="MOU">
    <w:p w14:paraId="7B14C27F" w14:textId="52EF4213" w:rsidR="00E81FB8" w:rsidRDefault="00E81FB8">
      <w:pPr>
        <w:pStyle w:val="CommentText"/>
      </w:pPr>
      <w:r>
        <w:rPr>
          <w:rStyle w:val="CommentReference"/>
        </w:rPr>
        <w:annotationRef/>
      </w:r>
      <w:r>
        <w:t>Got it sir.</w:t>
      </w:r>
    </w:p>
  </w:comment>
  <w:comment w:id="32" w:author="Sachin - URNAVI Tech" w:date="2024-02-11T17:39:00Z" w:initials="SU">
    <w:p w14:paraId="713180D9" w14:textId="77777777" w:rsidR="00E81FB8" w:rsidRDefault="00E81FB8" w:rsidP="006E3518">
      <w:pPr>
        <w:pStyle w:val="CommentText"/>
      </w:pPr>
      <w:r>
        <w:rPr>
          <w:rStyle w:val="CommentReference"/>
        </w:rPr>
        <w:annotationRef/>
      </w:r>
      <w:r>
        <w:t xml:space="preserve">In some typical cases, Admin shall have right to de-active particular patient[this may be due to bad language, unethical conversations etc]. </w:t>
      </w:r>
    </w:p>
    <w:p w14:paraId="10C5E670" w14:textId="77777777" w:rsidR="00E81FB8" w:rsidRDefault="00E81FB8" w:rsidP="006E3518">
      <w:pPr>
        <w:pStyle w:val="CommentText"/>
      </w:pPr>
      <w:r>
        <w:t>If deactivated by admin manually, this particular patient can not book new appointment</w:t>
      </w:r>
    </w:p>
  </w:comment>
  <w:comment w:id="33" w:author="Microsoft Office User" w:date="2024-02-12T18:37:00Z" w:initials="MOU">
    <w:p w14:paraId="50FECA91" w14:textId="044F5B2D" w:rsidR="00E81FB8" w:rsidRDefault="00E81FB8">
      <w:pPr>
        <w:pStyle w:val="CommentText"/>
      </w:pPr>
      <w:r>
        <w:rPr>
          <w:rStyle w:val="CommentReference"/>
        </w:rPr>
        <w:annotationRef/>
      </w:r>
      <w:r>
        <w:t>Noted</w:t>
      </w:r>
    </w:p>
  </w:comment>
  <w:comment w:id="34" w:author="Sachin - URNAVI Tech" w:date="2024-01-21T15:20:00Z" w:initials="SU">
    <w:p w14:paraId="47852B21" w14:textId="25DB913A" w:rsidR="00E81FB8" w:rsidRDefault="00E81FB8" w:rsidP="001D0127">
      <w:pPr>
        <w:pStyle w:val="CommentText"/>
      </w:pPr>
      <w:r>
        <w:rPr>
          <w:rStyle w:val="CommentReference"/>
        </w:rPr>
        <w:annotationRef/>
      </w:r>
      <w:r>
        <w:t>Example : Main category : Lifestyle Diseases</w:t>
      </w:r>
    </w:p>
    <w:p w14:paraId="5AD476D1" w14:textId="77777777" w:rsidR="00E81FB8" w:rsidRDefault="00E81FB8" w:rsidP="001D0127">
      <w:pPr>
        <w:pStyle w:val="CommentText"/>
      </w:pPr>
      <w:r>
        <w:t>Sub 1 Lavel 1 : Cardio vascular diseases</w:t>
      </w:r>
    </w:p>
    <w:p w14:paraId="57D00FFD" w14:textId="77777777" w:rsidR="00E81FB8" w:rsidRDefault="00E81FB8" w:rsidP="001D0127">
      <w:pPr>
        <w:pStyle w:val="CommentText"/>
      </w:pPr>
      <w:r>
        <w:t>Sub 2 Level 2 : Heart Attack</w:t>
      </w:r>
    </w:p>
  </w:comment>
  <w:comment w:id="35" w:author="Microsoft Office User" w:date="2024-01-30T11:40:00Z" w:initials="MOU">
    <w:p w14:paraId="700DF159" w14:textId="6FDC01C9" w:rsidR="00E81FB8" w:rsidRDefault="00E81FB8">
      <w:pPr>
        <w:pStyle w:val="CommentText"/>
      </w:pPr>
      <w:r>
        <w:rPr>
          <w:rStyle w:val="CommentReference"/>
        </w:rPr>
        <w:annotationRef/>
      </w:r>
      <w:r>
        <w:t>Got it sir</w:t>
      </w:r>
    </w:p>
  </w:comment>
  <w:comment w:id="36" w:author="Sachin - URNAVI Tech" w:date="2024-02-11T17:45:00Z" w:initials="SU">
    <w:p w14:paraId="38BE251A" w14:textId="77777777" w:rsidR="00E81FB8" w:rsidRDefault="00E81FB8" w:rsidP="006E3518">
      <w:pPr>
        <w:pStyle w:val="CommentText"/>
      </w:pPr>
      <w:r>
        <w:rPr>
          <w:rStyle w:val="CommentReference"/>
        </w:rPr>
        <w:annotationRef/>
      </w:r>
      <w:r>
        <w:t>Expected to allot Dr manually for a particular appointment, change any status, Dr closure of appointments status, Cancel any appointment, book or reschedule or change type of appointment</w:t>
      </w:r>
    </w:p>
  </w:comment>
  <w:comment w:id="37" w:author="Microsoft Office User" w:date="2024-02-12T18:38:00Z" w:initials="MOU">
    <w:p w14:paraId="73698E75" w14:textId="4E847D44" w:rsidR="00E81FB8" w:rsidRDefault="00E81FB8">
      <w:pPr>
        <w:pStyle w:val="CommentText"/>
      </w:pPr>
      <w:r>
        <w:rPr>
          <w:rStyle w:val="CommentReference"/>
        </w:rPr>
        <w:annotationRef/>
      </w:r>
      <w:r>
        <w:t>Noted</w:t>
      </w:r>
    </w:p>
  </w:comment>
  <w:comment w:id="60" w:author="Sachin - URNAVI Tech" w:date="2024-02-11T12:51:00Z" w:initials="SU">
    <w:p w14:paraId="2F1E69C6" w14:textId="5F1CB916" w:rsidR="00E81FB8" w:rsidRDefault="00E81FB8" w:rsidP="005A170D">
      <w:pPr>
        <w:pStyle w:val="CommentText"/>
      </w:pPr>
      <w:r>
        <w:rPr>
          <w:rStyle w:val="CommentReference"/>
        </w:rPr>
        <w:annotationRef/>
      </w:r>
      <w:r>
        <w:t>Chat and media shall be downloadable and exportable</w:t>
      </w:r>
    </w:p>
  </w:comment>
  <w:comment w:id="61" w:author="Microsoft Office User" w:date="2024-02-12T18:39:00Z" w:initials="MOU">
    <w:p w14:paraId="4BC67D22" w14:textId="66DCD603" w:rsidR="00E81FB8" w:rsidRDefault="00E81FB8">
      <w:pPr>
        <w:pStyle w:val="CommentText"/>
      </w:pPr>
      <w:r>
        <w:rPr>
          <w:rStyle w:val="CommentReference"/>
        </w:rPr>
        <w:annotationRef/>
      </w:r>
      <w:r>
        <w:t>Noted</w:t>
      </w:r>
    </w:p>
  </w:comment>
  <w:comment w:id="62" w:author="Sachin - URNAVI Tech" w:date="2024-02-11T17:51:00Z" w:initials="SU">
    <w:p w14:paraId="0A16AA96" w14:textId="77777777" w:rsidR="00E81FB8" w:rsidRDefault="00E81FB8" w:rsidP="004B78CC">
      <w:pPr>
        <w:pStyle w:val="CommentText"/>
      </w:pPr>
      <w:r>
        <w:rPr>
          <w:rStyle w:val="CommentReference"/>
        </w:rPr>
        <w:annotationRef/>
      </w:r>
      <w:r>
        <w:t xml:space="preserve">Very important : </w:t>
      </w:r>
      <w:r>
        <w:br/>
        <w:t>1. Patient can book appointment only as per Dr Slot. If at particular time there is no Dr available, that time slot shall show gray.</w:t>
      </w:r>
      <w:r>
        <w:br/>
        <w:t>2. If say, there are 2 Drs available on particular day, and say time slot of 2pm. When we get 1</w:t>
      </w:r>
      <w:r>
        <w:rPr>
          <w:vertAlign w:val="superscript"/>
        </w:rPr>
        <w:t>st</w:t>
      </w:r>
      <w:r>
        <w:t xml:space="preserve"> appt at 2 pm, slot shall be still active till we get 2nd appt for 2pm. After booking of 2</w:t>
      </w:r>
      <w:r>
        <w:rPr>
          <w:vertAlign w:val="superscript"/>
        </w:rPr>
        <w:t>nd</w:t>
      </w:r>
      <w:r>
        <w:t xml:space="preserve"> appt, slot shall be turned to gray.</w:t>
      </w:r>
    </w:p>
  </w:comment>
  <w:comment w:id="63" w:author="Microsoft Office User" w:date="2024-02-12T18:39:00Z" w:initials="MOU">
    <w:p w14:paraId="7ABCCDA7" w14:textId="4FFCF0D4" w:rsidR="00E81FB8" w:rsidRDefault="00E81FB8">
      <w:pPr>
        <w:pStyle w:val="CommentText"/>
      </w:pPr>
      <w:r>
        <w:rPr>
          <w:rStyle w:val="CommentReference"/>
        </w:rPr>
        <w:annotationRef/>
      </w:r>
      <w:r>
        <w:t>Noted</w:t>
      </w:r>
    </w:p>
  </w:comment>
  <w:comment w:id="64" w:author="Sachin - URNAVI Tech" w:date="2024-02-11T12:55:00Z" w:initials="SU">
    <w:p w14:paraId="580EBE69" w14:textId="22831E36" w:rsidR="00E81FB8" w:rsidRDefault="00E81FB8" w:rsidP="005A170D">
      <w:pPr>
        <w:pStyle w:val="CommentText"/>
      </w:pPr>
      <w:r>
        <w:rPr>
          <w:rStyle w:val="CommentReference"/>
        </w:rPr>
        <w:annotationRef/>
      </w:r>
      <w:r>
        <w:t>Refund is allowed in rare cases which are due to SAPL side issues such as SAPL could not provide doc or tech issues and patient do not agree on any other slot</w:t>
      </w:r>
    </w:p>
  </w:comment>
  <w:comment w:id="65" w:author="Microsoft Office User" w:date="2024-02-12T18:40:00Z" w:initials="MOU">
    <w:p w14:paraId="35AFDC45" w14:textId="0036B042" w:rsidR="00E81FB8" w:rsidRDefault="00E81FB8">
      <w:pPr>
        <w:pStyle w:val="CommentText"/>
      </w:pPr>
      <w:r>
        <w:rPr>
          <w:rStyle w:val="CommentReference"/>
        </w:rPr>
        <w:annotationRef/>
      </w:r>
      <w:r>
        <w:t>Noted</w:t>
      </w:r>
    </w:p>
  </w:comment>
  <w:comment w:id="77" w:author="Sachin - URNAVI Tech" w:date="2024-01-21T15:47:00Z" w:initials="SU">
    <w:p w14:paraId="3EA1F2B8" w14:textId="3409E0A5" w:rsidR="00E81FB8" w:rsidRDefault="00E81FB8" w:rsidP="00A1003D">
      <w:pPr>
        <w:pStyle w:val="CommentText"/>
      </w:pPr>
      <w:r>
        <w:rPr>
          <w:rStyle w:val="CommentReference"/>
        </w:rPr>
        <w:annotationRef/>
      </w:r>
      <w:r>
        <w:t xml:space="preserve">Comments is regarding promotional external contents. </w:t>
      </w:r>
    </w:p>
    <w:p w14:paraId="65E95735" w14:textId="77777777" w:rsidR="00E81FB8" w:rsidRDefault="00E81FB8" w:rsidP="00A1003D">
      <w:pPr>
        <w:pStyle w:val="CommentText"/>
      </w:pPr>
      <w:r>
        <w:t>Admin should be able to add new blogs, new videos, new news, new offers</w:t>
      </w:r>
    </w:p>
    <w:p w14:paraId="43C36857" w14:textId="77777777" w:rsidR="00E81FB8" w:rsidRDefault="00E81FB8" w:rsidP="00A1003D">
      <w:pPr>
        <w:pStyle w:val="CommentText"/>
      </w:pPr>
      <w:r>
        <w:t xml:space="preserve">Edit above </w:t>
      </w:r>
    </w:p>
    <w:p w14:paraId="3A86B483" w14:textId="77777777" w:rsidR="00E81FB8" w:rsidRDefault="00E81FB8" w:rsidP="00A1003D">
      <w:pPr>
        <w:pStyle w:val="CommentText"/>
      </w:pPr>
      <w:r>
        <w:t>Or</w:t>
      </w:r>
    </w:p>
    <w:p w14:paraId="5CC7D670" w14:textId="77777777" w:rsidR="00E81FB8" w:rsidRDefault="00E81FB8" w:rsidP="00A1003D">
      <w:pPr>
        <w:pStyle w:val="CommentText"/>
      </w:pPr>
      <w:r>
        <w:t>Remove/delete above</w:t>
      </w:r>
    </w:p>
    <w:p w14:paraId="050F55C2" w14:textId="77777777" w:rsidR="00E81FB8" w:rsidRDefault="00E81FB8" w:rsidP="00A1003D">
      <w:pPr>
        <w:pStyle w:val="CommentText"/>
      </w:pPr>
      <w:r>
        <w:t>Or reorder above</w:t>
      </w:r>
    </w:p>
  </w:comment>
  <w:comment w:id="78" w:author="Microsoft Office User" w:date="2024-01-30T11:41:00Z" w:initials="MOU">
    <w:p w14:paraId="44A51FCE" w14:textId="5A252906" w:rsidR="00E81FB8" w:rsidRDefault="00E81FB8">
      <w:pPr>
        <w:pStyle w:val="CommentText"/>
      </w:pPr>
      <w:r>
        <w:rPr>
          <w:rStyle w:val="CommentReference"/>
        </w:rPr>
        <w:annotationRef/>
      </w:r>
      <w:r>
        <w:t>Then we require another section Blogs. There admin can add, edit and delete Blogs (Text, Video or image)</w:t>
      </w:r>
    </w:p>
  </w:comment>
  <w:comment w:id="79" w:author="Sachin - URNAVI Tech" w:date="2024-01-21T15:49:00Z" w:initials="SU">
    <w:p w14:paraId="084807AF" w14:textId="77777777" w:rsidR="00E81FB8" w:rsidRDefault="00E81FB8" w:rsidP="00A1003D">
      <w:pPr>
        <w:pStyle w:val="CommentText"/>
      </w:pPr>
      <w:r>
        <w:rPr>
          <w:rStyle w:val="CommentReference"/>
        </w:rPr>
        <w:annotationRef/>
      </w:r>
      <w:r>
        <w:t>Crud</w:t>
      </w:r>
    </w:p>
  </w:comment>
  <w:comment w:id="80" w:author="Microsoft Office User" w:date="2024-02-16T17:24:00Z" w:initials="MOU">
    <w:p w14:paraId="3A36327D" w14:textId="28D1C6B2" w:rsidR="00E81FB8" w:rsidRDefault="00E81FB8">
      <w:pPr>
        <w:pStyle w:val="CommentText"/>
      </w:pPr>
      <w:r>
        <w:rPr>
          <w:rStyle w:val="CommentReference"/>
        </w:rPr>
        <w:annotationRef/>
      </w:r>
      <w:r>
        <w:t>Done</w:t>
      </w:r>
    </w:p>
  </w:comment>
  <w:comment w:id="83" w:author="Sachin - URNAVI Tech" w:date="2024-01-21T15:54:00Z" w:initials="SU">
    <w:p w14:paraId="2A88E6E7" w14:textId="77777777" w:rsidR="00E81FB8" w:rsidRDefault="00E81FB8" w:rsidP="00B92026">
      <w:pPr>
        <w:pStyle w:val="CommentText"/>
      </w:pPr>
      <w:r>
        <w:rPr>
          <w:rStyle w:val="CommentReference"/>
        </w:rPr>
        <w:annotationRef/>
      </w:r>
      <w:r>
        <w:t>Open orders</w:t>
      </w:r>
    </w:p>
  </w:comment>
  <w:comment w:id="84" w:author="Microsoft Office User" w:date="2024-01-30T12:26:00Z" w:initials="MOU">
    <w:p w14:paraId="3CDBFFDD" w14:textId="3E29EED1" w:rsidR="00E81FB8" w:rsidRDefault="00E81FB8">
      <w:pPr>
        <w:pStyle w:val="CommentText"/>
      </w:pPr>
      <w:r>
        <w:rPr>
          <w:rStyle w:val="CommentReference"/>
        </w:rPr>
        <w:annotationRef/>
      </w:r>
      <w:r>
        <w:t>Which Cart not Checkout yet, and Which cart checkout with the status.</w:t>
      </w:r>
    </w:p>
  </w:comment>
  <w:comment w:id="85" w:author="Sachin - URNAVI Tech" w:date="2024-02-11T19:05:00Z" w:initials="SU">
    <w:p w14:paraId="73AD597D" w14:textId="77777777" w:rsidR="00E81FB8" w:rsidRDefault="00E81FB8" w:rsidP="00EA402C">
      <w:pPr>
        <w:pStyle w:val="CommentText"/>
      </w:pPr>
      <w:r>
        <w:rPr>
          <w:rStyle w:val="CommentReference"/>
        </w:rPr>
        <w:annotationRef/>
      </w:r>
      <w:r>
        <w:t xml:space="preserve">Logistics person will read Dr notes - will prepare a </w:t>
      </w:r>
      <w:r>
        <w:br/>
        <w:t>1. Lab Report Investigation and/or</w:t>
      </w:r>
      <w:r>
        <w:br/>
        <w:t>2. Advisory Notes and/or</w:t>
      </w:r>
      <w:r>
        <w:br/>
        <w:t>3. Prescription</w:t>
      </w:r>
      <w:r>
        <w:br/>
        <w:t>and will load in particular appointment to get Dr approval. Once Approved by Dr, it will go to head Dr and then Admin. Once approved by Admin it will go to patient’s Cart/Case History : at appropriate location.</w:t>
      </w:r>
    </w:p>
  </w:comment>
  <w:comment w:id="86" w:author="Microsoft Office User" w:date="2024-02-12T18:40:00Z" w:initials="MOU">
    <w:p w14:paraId="7DF31237" w14:textId="7FFACE94" w:rsidR="00E81FB8" w:rsidRDefault="00E81FB8">
      <w:pPr>
        <w:pStyle w:val="CommentText"/>
      </w:pPr>
      <w:r>
        <w:rPr>
          <w:rStyle w:val="CommentReference"/>
        </w:rPr>
        <w:annotationRef/>
      </w:r>
      <w:r>
        <w:t>Noted</w:t>
      </w:r>
    </w:p>
  </w:comment>
  <w:comment w:id="87" w:author="Sachin - URNAVI Tech" w:date="2024-02-11T19:07:00Z" w:initials="SU">
    <w:p w14:paraId="63D41975" w14:textId="77777777" w:rsidR="00E81FB8" w:rsidRDefault="00E81FB8" w:rsidP="00191D65">
      <w:pPr>
        <w:pStyle w:val="CommentText"/>
      </w:pPr>
      <w:r>
        <w:rPr>
          <w:rStyle w:val="CommentReference"/>
        </w:rPr>
        <w:annotationRef/>
      </w:r>
      <w:r>
        <w:t>Update Shipment details in 1 line</w:t>
      </w:r>
      <w:r>
        <w:br/>
        <w:t>Docket No dated xx.xx.xxxx, Courier name</w:t>
      </w:r>
    </w:p>
  </w:comment>
  <w:comment w:id="88" w:author="Microsoft Office User" w:date="2024-02-12T18:40:00Z" w:initials="MOU">
    <w:p w14:paraId="53D3FF3F" w14:textId="58EDB37B" w:rsidR="00E81FB8" w:rsidRDefault="00E81FB8">
      <w:pPr>
        <w:pStyle w:val="CommentText"/>
      </w:pPr>
      <w:r>
        <w:rPr>
          <w:rStyle w:val="CommentReference"/>
        </w:rPr>
        <w:annotationRef/>
      </w:r>
      <w:r>
        <w:t>Noted</w:t>
      </w:r>
    </w:p>
  </w:comment>
  <w:comment w:id="90" w:author="Sachin - URNAVI Tech" w:date="2024-01-21T16:26:00Z" w:initials="SU">
    <w:p w14:paraId="0F9D3A1C" w14:textId="534A3874" w:rsidR="00E81FB8" w:rsidRDefault="00E81FB8" w:rsidP="002A797A">
      <w:pPr>
        <w:pStyle w:val="CommentText"/>
      </w:pPr>
      <w:r>
        <w:rPr>
          <w:rStyle w:val="CommentReference"/>
        </w:rPr>
        <w:annotationRef/>
      </w:r>
      <w:r>
        <w:t xml:space="preserve">We have to provide suitable form to enter interaction with patient on various info exchanges. </w:t>
      </w:r>
    </w:p>
    <w:p w14:paraId="1DCB0643" w14:textId="77777777" w:rsidR="00E81FB8" w:rsidRDefault="00E81FB8" w:rsidP="002A797A">
      <w:pPr>
        <w:pStyle w:val="CommentText"/>
      </w:pPr>
      <w:r>
        <w:t>Calling is manual</w:t>
      </w:r>
    </w:p>
    <w:p w14:paraId="56B1CA39" w14:textId="77777777" w:rsidR="00E81FB8" w:rsidRDefault="00E81FB8" w:rsidP="002A797A">
      <w:pPr>
        <w:pStyle w:val="CommentText"/>
      </w:pPr>
      <w:r>
        <w:t>Search patient is already there</w:t>
      </w:r>
    </w:p>
  </w:comment>
  <w:comment w:id="91" w:author="Microsoft Office User" w:date="2024-02-12T18:41:00Z" w:initials="MOU">
    <w:p w14:paraId="320B52AC" w14:textId="04F34A7F" w:rsidR="00E81FB8" w:rsidRDefault="00E81FB8">
      <w:pPr>
        <w:pStyle w:val="CommentText"/>
      </w:pPr>
      <w:r>
        <w:rPr>
          <w:rStyle w:val="CommentReference"/>
        </w:rPr>
        <w:annotationRef/>
      </w:r>
      <w:r>
        <w:t>Noted</w:t>
      </w:r>
    </w:p>
  </w:comment>
  <w:comment w:id="98" w:author="Sachin - URNAVI Tech" w:date="2024-02-11T17:52:00Z" w:initials="SU">
    <w:p w14:paraId="424B4F13" w14:textId="77777777" w:rsidR="00E81FB8" w:rsidRDefault="00E81FB8" w:rsidP="000C2EE6">
      <w:pPr>
        <w:pStyle w:val="CommentText"/>
      </w:pPr>
      <w:r>
        <w:rPr>
          <w:rStyle w:val="CommentReference"/>
        </w:rPr>
        <w:annotationRef/>
      </w:r>
      <w:r>
        <w:t xml:space="preserve">One time rescheduling from patient side only. If telecaller or admin rescheudle for Co’s convenience, he can do so. No limit for such rescheduling. </w:t>
      </w:r>
    </w:p>
  </w:comment>
  <w:comment w:id="99" w:author="Microsoft Office User" w:date="2024-02-12T18:41:00Z" w:initials="MOU">
    <w:p w14:paraId="73B2B30C" w14:textId="71C4C9B6" w:rsidR="00E81FB8" w:rsidRDefault="00E81FB8">
      <w:pPr>
        <w:pStyle w:val="CommentText"/>
      </w:pPr>
      <w:r>
        <w:rPr>
          <w:rStyle w:val="CommentReference"/>
        </w:rPr>
        <w:annotationRef/>
      </w:r>
      <w:r>
        <w:t>Noted</w:t>
      </w:r>
    </w:p>
  </w:comment>
  <w:comment w:id="106" w:author="Sachin - URNAVI Tech" w:date="2024-01-21T16:46:00Z" w:initials="SU">
    <w:p w14:paraId="53999AB0" w14:textId="257BAB80" w:rsidR="00E81FB8" w:rsidRDefault="00E81FB8" w:rsidP="00E02B06">
      <w:pPr>
        <w:pStyle w:val="CommentText"/>
      </w:pPr>
      <w:r>
        <w:rPr>
          <w:rStyle w:val="CommentReference"/>
        </w:rPr>
        <w:annotationRef/>
      </w:r>
      <w:r>
        <w:t>Lets use simple Wordpress only</w:t>
      </w:r>
    </w:p>
  </w:comment>
  <w:comment w:id="107" w:author="Microsoft Office User" w:date="2024-01-30T12:40:00Z" w:initials="MOU">
    <w:p w14:paraId="549236E4" w14:textId="56734F1E" w:rsidR="00E81FB8" w:rsidRDefault="00E81FB8">
      <w:pPr>
        <w:pStyle w:val="CommentText"/>
      </w:pPr>
      <w:r>
        <w:rPr>
          <w:rStyle w:val="CommentReference"/>
        </w:rPr>
        <w:annotationRef/>
      </w:r>
      <w:r>
        <w:t>WordPress Only.</w:t>
      </w:r>
    </w:p>
  </w:comment>
  <w:comment w:id="109" w:author="Sachin - URNAVI Tech" w:date="2024-01-21T16:57:00Z" w:initials="SU">
    <w:p w14:paraId="2DADEE65" w14:textId="77777777" w:rsidR="00E81FB8" w:rsidRDefault="00E81FB8" w:rsidP="005A1198">
      <w:pPr>
        <w:pStyle w:val="CommentText"/>
      </w:pPr>
      <w:r>
        <w:rPr>
          <w:rStyle w:val="CommentReference"/>
        </w:rPr>
        <w:annotationRef/>
      </w:r>
      <w:r>
        <w:t>What about microphone, gallery access, documents etc. Pl make table</w:t>
      </w:r>
    </w:p>
  </w:comment>
  <w:comment w:id="110" w:author="Microsoft Office User" w:date="2024-01-30T12:40:00Z" w:initials="MOU">
    <w:p w14:paraId="799097C5" w14:textId="750F4FB5" w:rsidR="00E81FB8" w:rsidRDefault="00E81FB8">
      <w:pPr>
        <w:pStyle w:val="CommentText"/>
      </w:pPr>
      <w:r>
        <w:rPr>
          <w:rStyle w:val="CommentReference"/>
        </w:rPr>
        <w:annotationRef/>
      </w:r>
      <w:r>
        <w:t xml:space="preserve">Permissions will ask on the time of required. Location, Microphone, Gallery access, Camera, Files permission. </w:t>
      </w:r>
    </w:p>
  </w:comment>
  <w:comment w:id="111" w:author="Sachin - URNAVI Tech" w:date="2024-02-11T13:28:00Z" w:initials="SU">
    <w:p w14:paraId="1F3CA382" w14:textId="77777777" w:rsidR="00E81FB8" w:rsidRDefault="00E81FB8" w:rsidP="00863C45">
      <w:pPr>
        <w:pStyle w:val="CommentText"/>
      </w:pPr>
      <w:r>
        <w:rPr>
          <w:rStyle w:val="CommentReference"/>
        </w:rPr>
        <w:annotationRef/>
      </w:r>
      <w:r>
        <w:t>No internet connection shall come any point of time of such occurrence during usage of App</w:t>
      </w:r>
    </w:p>
  </w:comment>
  <w:comment w:id="112" w:author="Microsoft Office User" w:date="2024-02-12T18:41:00Z" w:initials="MOU">
    <w:p w14:paraId="62C62087" w14:textId="133769D2" w:rsidR="00E81FB8" w:rsidRDefault="00E81FB8">
      <w:pPr>
        <w:pStyle w:val="CommentText"/>
      </w:pPr>
      <w:r>
        <w:rPr>
          <w:rStyle w:val="CommentReference"/>
        </w:rPr>
        <w:annotationRef/>
      </w:r>
      <w:r>
        <w:t>Noted</w:t>
      </w:r>
    </w:p>
  </w:comment>
  <w:comment w:id="114" w:author="Sachin - URNAVI Tech" w:date="2024-01-21T17:12:00Z" w:initials="SU">
    <w:p w14:paraId="75D11050" w14:textId="691CECAB" w:rsidR="00E81FB8" w:rsidRDefault="00E81FB8" w:rsidP="001C207C">
      <w:pPr>
        <w:pStyle w:val="CommentText"/>
      </w:pPr>
      <w:r>
        <w:rPr>
          <w:rStyle w:val="CommentReference"/>
        </w:rPr>
        <w:annotationRef/>
      </w:r>
      <w:r>
        <w:t>Give us available options and suggestions, we will buy and provide later date when it is needed</w:t>
      </w:r>
    </w:p>
  </w:comment>
  <w:comment w:id="115" w:author="Microsoft Office User" w:date="2024-01-30T12:47:00Z" w:initials="MOU">
    <w:p w14:paraId="6771CA90" w14:textId="01948D3C" w:rsidR="00E81FB8" w:rsidRDefault="00E81FB8">
      <w:pPr>
        <w:pStyle w:val="CommentText"/>
      </w:pPr>
      <w:r>
        <w:rPr>
          <w:rStyle w:val="CommentReference"/>
        </w:rPr>
        <w:annotationRef/>
      </w:r>
      <w:r>
        <w:t>We can suggest Twilio for SMS service</w:t>
      </w:r>
    </w:p>
  </w:comment>
  <w:comment w:id="116" w:author="Sachin - URNAVI Tech" w:date="2024-01-21T17:17:00Z" w:initials="SU">
    <w:p w14:paraId="6F1EFA48" w14:textId="77777777" w:rsidR="00E81FB8" w:rsidRDefault="00E81FB8" w:rsidP="00B9347D">
      <w:pPr>
        <w:pStyle w:val="CommentText"/>
      </w:pPr>
      <w:r>
        <w:rPr>
          <w:rStyle w:val="CommentReference"/>
        </w:rPr>
        <w:annotationRef/>
      </w:r>
      <w:r>
        <w:t>This is not required</w:t>
      </w:r>
    </w:p>
  </w:comment>
  <w:comment w:id="117" w:author="Microsoft Office User" w:date="2024-01-30T12:47:00Z" w:initials="MOU">
    <w:p w14:paraId="01D2B088" w14:textId="0DBC4A1B" w:rsidR="00E81FB8" w:rsidRDefault="00E81FB8">
      <w:pPr>
        <w:pStyle w:val="CommentText"/>
      </w:pPr>
      <w:r>
        <w:rPr>
          <w:rStyle w:val="CommentReference"/>
        </w:rPr>
        <w:annotationRef/>
      </w:r>
      <w:r>
        <w:t>Noted</w:t>
      </w:r>
    </w:p>
  </w:comment>
  <w:comment w:id="120" w:author="Sachin - URNAVI Tech" w:date="2024-02-11T18:21:00Z" w:initials="SU">
    <w:p w14:paraId="2E867D3C" w14:textId="77777777" w:rsidR="00E81FB8" w:rsidRDefault="00E81FB8" w:rsidP="00702A74">
      <w:pPr>
        <w:pStyle w:val="CommentText"/>
      </w:pPr>
      <w:r>
        <w:rPr>
          <w:rStyle w:val="CommentReference"/>
        </w:rPr>
        <w:annotationRef/>
      </w:r>
      <w:r>
        <w:t>Refer Statuses in Patient listings</w:t>
      </w:r>
    </w:p>
  </w:comment>
  <w:comment w:id="251" w:author="Sachin - URNAVI Tech" w:date="2024-02-11T15:28:00Z" w:initials="SU">
    <w:p w14:paraId="24120130" w14:textId="5BB743EB" w:rsidR="00E81FB8" w:rsidRDefault="00E81FB8" w:rsidP="00851D4A">
      <w:pPr>
        <w:pStyle w:val="CommentText"/>
      </w:pPr>
      <w:r>
        <w:rPr>
          <w:rStyle w:val="CommentReference"/>
        </w:rPr>
        <w:annotationRef/>
      </w:r>
      <w:r>
        <w:rPr>
          <w:highlight w:val="white"/>
        </w:rPr>
        <w:t xml:space="preserve">Add new patient - </w:t>
      </w:r>
      <w:r>
        <w:rPr>
          <w:highlight w:val="white"/>
        </w:rPr>
        <w:br/>
        <w:t xml:space="preserve">(1) Afresh or </w:t>
      </w:r>
      <w:r>
        <w:rPr>
          <w:highlight w:val="white"/>
        </w:rPr>
        <w:br/>
        <w:t xml:space="preserve">(2) Link existing patient to this user id. </w:t>
      </w:r>
      <w:r>
        <w:rPr>
          <w:highlight w:val="white"/>
        </w:rPr>
        <w:br/>
        <w:t>There shall be 2 options. When liked to a existing patient, patient shall be removed from earlier user id</w:t>
      </w:r>
      <w:r>
        <w:br/>
        <w:t>Based on OTP confirmation with Patient email and patient email(not user)</w:t>
      </w:r>
    </w:p>
  </w:comment>
  <w:comment w:id="252" w:author="Microsoft Office User" w:date="2024-02-12T18:42:00Z" w:initials="MOU">
    <w:p w14:paraId="68C516B4" w14:textId="10938DD5" w:rsidR="00E81FB8" w:rsidRDefault="00E81FB8">
      <w:pPr>
        <w:pStyle w:val="CommentText"/>
      </w:pPr>
      <w:r>
        <w:rPr>
          <w:rStyle w:val="CommentReference"/>
        </w:rPr>
        <w:annotationRef/>
      </w:r>
      <w:r>
        <w:t>Noted</w:t>
      </w:r>
    </w:p>
  </w:comment>
  <w:comment w:id="285" w:author="Sachin - URNAVI Tech" w:date="2024-01-21T17:30:00Z" w:initials="SU">
    <w:p w14:paraId="71DCD7F4" w14:textId="187BBB76" w:rsidR="00E81FB8" w:rsidRDefault="00E81FB8" w:rsidP="007D201A">
      <w:pPr>
        <w:pStyle w:val="CommentText"/>
      </w:pPr>
      <w:r>
        <w:rPr>
          <w:rStyle w:val="CommentReference"/>
        </w:rPr>
        <w:annotationRef/>
      </w:r>
      <w:r>
        <w:t xml:space="preserve">If patient’s email id or mobile needs to be edited, option shall appear only after verifications have passed from previous email id or mobile. Also once edit is done, sms and email shall go to previous email and mobile, that new email/mobile is updated in records. </w:t>
      </w:r>
    </w:p>
    <w:p w14:paraId="254910B6" w14:textId="77777777" w:rsidR="00E81FB8" w:rsidRDefault="00E81FB8" w:rsidP="007D201A">
      <w:pPr>
        <w:pStyle w:val="CommentText"/>
      </w:pPr>
      <w:r>
        <w:t>New email id and mobile can be accepted after otp verification only</w:t>
      </w:r>
    </w:p>
  </w:comment>
  <w:comment w:id="286" w:author="Microsoft Office User" w:date="2024-01-30T12:53:00Z" w:initials="MOU">
    <w:p w14:paraId="59CB4BBA" w14:textId="75AC9746" w:rsidR="00E81FB8" w:rsidRDefault="00E81FB8">
      <w:pPr>
        <w:pStyle w:val="CommentText"/>
      </w:pPr>
      <w:r>
        <w:rPr>
          <w:rStyle w:val="CommentReference"/>
        </w:rPr>
        <w:annotationRef/>
      </w:r>
      <w:r>
        <w:t>Noted.</w:t>
      </w:r>
    </w:p>
  </w:comment>
  <w:comment w:id="287" w:author="Sachin - URNAVI Tech" w:date="2024-01-21T17:44:00Z" w:initials="SU">
    <w:p w14:paraId="1179CB28" w14:textId="77777777" w:rsidR="00E81FB8" w:rsidRDefault="00E81FB8" w:rsidP="007D201A">
      <w:pPr>
        <w:pStyle w:val="CommentText"/>
      </w:pPr>
      <w:r>
        <w:rPr>
          <w:rStyle w:val="CommentReference"/>
        </w:rPr>
        <w:annotationRef/>
      </w:r>
      <w:r>
        <w:t>Case History : Advisory / Diet chart etc shall be available only after patients verification</w:t>
      </w:r>
    </w:p>
  </w:comment>
  <w:comment w:id="288" w:author="Microsoft Office User" w:date="2024-02-12T18:42:00Z" w:initials="MOU">
    <w:p w14:paraId="3F2E6875" w14:textId="6F00F6F7" w:rsidR="00E81FB8" w:rsidRDefault="00E81FB8">
      <w:pPr>
        <w:pStyle w:val="CommentText"/>
      </w:pPr>
      <w:r>
        <w:rPr>
          <w:rStyle w:val="CommentReference"/>
        </w:rPr>
        <w:annotationRef/>
      </w:r>
      <w:r>
        <w:t>Noted</w:t>
      </w:r>
    </w:p>
  </w:comment>
  <w:comment w:id="289" w:author="Sachin - URNAVI Tech" w:date="2024-01-21T17:25:00Z" w:initials="SU">
    <w:p w14:paraId="7029492B" w14:textId="32362308" w:rsidR="00E81FB8" w:rsidRDefault="00E81FB8" w:rsidP="00BE1AEC">
      <w:pPr>
        <w:pStyle w:val="CommentText"/>
      </w:pPr>
      <w:r>
        <w:rPr>
          <w:rStyle w:val="CommentReference"/>
        </w:rPr>
        <w:annotationRef/>
      </w:r>
      <w:r>
        <w:t>This is related with previous explanation only. To view case history, email or sms otp is required. Will explain over a call</w:t>
      </w:r>
    </w:p>
  </w:comment>
  <w:comment w:id="290" w:author="Microsoft Office User" w:date="2024-02-12T18:42:00Z" w:initials="MOU">
    <w:p w14:paraId="130F4D41" w14:textId="009F9A94" w:rsidR="00E81FB8" w:rsidRDefault="00E81FB8">
      <w:pPr>
        <w:pStyle w:val="CommentText"/>
      </w:pPr>
      <w:r>
        <w:rPr>
          <w:rStyle w:val="CommentReference"/>
        </w:rPr>
        <w:annotationRef/>
      </w:r>
      <w:r>
        <w:t>Noted</w:t>
      </w:r>
    </w:p>
  </w:comment>
  <w:comment w:id="312" w:author="Sachin - URNAVI Tech" w:date="2024-01-21T17:48:00Z" w:initials="SU">
    <w:p w14:paraId="75B6C71F" w14:textId="77777777" w:rsidR="00E81FB8" w:rsidRDefault="00E81FB8" w:rsidP="005C32BF">
      <w:pPr>
        <w:pStyle w:val="CommentText"/>
      </w:pPr>
      <w:r>
        <w:rPr>
          <w:rStyle w:val="CommentReference"/>
        </w:rPr>
        <w:annotationRef/>
      </w:r>
      <w:r>
        <w:t>As discussed before, only duration of medicine prescribed shall be available. Cart will say medicines of….say 90 days. Value will be displayed only after address is selected. Country variance will be applied based on Address</w:t>
      </w:r>
    </w:p>
  </w:comment>
  <w:comment w:id="313" w:author="Microsoft Office User" w:date="2024-01-30T12:56:00Z" w:initials="MOU">
    <w:p w14:paraId="55F50B9F" w14:textId="36268BCB" w:rsidR="00E81FB8" w:rsidRDefault="00E81FB8">
      <w:pPr>
        <w:pStyle w:val="CommentText"/>
      </w:pPr>
      <w:r>
        <w:rPr>
          <w:rStyle w:val="CommentReference"/>
        </w:rPr>
        <w:annotationRef/>
      </w:r>
      <w:r>
        <w:t>Noted</w:t>
      </w:r>
    </w:p>
  </w:comment>
  <w:comment w:id="352" w:author="Sachin - URNAVI Tech" w:date="2024-02-11T14:46:00Z" w:initials="SU">
    <w:p w14:paraId="116C75EE" w14:textId="77777777" w:rsidR="00E81FB8" w:rsidRDefault="00E81FB8" w:rsidP="002B6194">
      <w:pPr>
        <w:pStyle w:val="CommentText"/>
      </w:pPr>
      <w:r>
        <w:rPr>
          <w:rStyle w:val="CommentReference"/>
        </w:rPr>
        <w:annotationRef/>
      </w:r>
      <w:r>
        <w:t>Company holidays shall be maintained and accordingly no appts can be boked on that day</w:t>
      </w:r>
    </w:p>
  </w:comment>
  <w:comment w:id="353" w:author="Microsoft Office User" w:date="2024-02-12T18:43:00Z" w:initials="MOU">
    <w:p w14:paraId="1B04A1FA" w14:textId="7D80EF79" w:rsidR="00E81FB8" w:rsidRDefault="00E81FB8">
      <w:pPr>
        <w:pStyle w:val="CommentText"/>
      </w:pPr>
      <w:r>
        <w:rPr>
          <w:rStyle w:val="CommentReference"/>
        </w:rPr>
        <w:annotationRef/>
      </w:r>
      <w:r>
        <w:t>Noted</w:t>
      </w:r>
    </w:p>
  </w:comment>
  <w:comment w:id="354" w:author="Sachin - URNAVI Tech" w:date="2024-02-11T14:43:00Z" w:initials="SU">
    <w:p w14:paraId="5FF1C59B" w14:textId="5D69686D" w:rsidR="00E81FB8" w:rsidRDefault="00E81FB8" w:rsidP="002B6194">
      <w:pPr>
        <w:pStyle w:val="CommentText"/>
      </w:pPr>
      <w:r>
        <w:rPr>
          <w:rStyle w:val="CommentReference"/>
        </w:rPr>
        <w:annotationRef/>
      </w:r>
      <w:r>
        <w:t>CRUD - Admin setting</w:t>
      </w:r>
    </w:p>
  </w:comment>
  <w:comment w:id="355" w:author="Microsoft Office User" w:date="2024-02-16T17:26:00Z" w:initials="MOU">
    <w:p w14:paraId="4DAE079C" w14:textId="0B4C31E7" w:rsidR="00E81FB8" w:rsidRDefault="00E81FB8">
      <w:pPr>
        <w:pStyle w:val="CommentText"/>
      </w:pPr>
      <w:r>
        <w:rPr>
          <w:rStyle w:val="CommentReference"/>
        </w:rPr>
        <w:annotationRef/>
      </w:r>
      <w:r>
        <w:t>Done</w:t>
      </w:r>
    </w:p>
  </w:comment>
  <w:comment w:id="356" w:author="Sachin - URNAVI Tech" w:date="2024-02-11T14:44:00Z" w:initials="SU">
    <w:p w14:paraId="1FC1895B" w14:textId="77777777" w:rsidR="00E81FB8" w:rsidRDefault="00E81FB8" w:rsidP="002B6194">
      <w:pPr>
        <w:pStyle w:val="CommentText"/>
      </w:pPr>
      <w:r>
        <w:rPr>
          <w:rStyle w:val="CommentReference"/>
        </w:rPr>
        <w:annotationRef/>
      </w:r>
      <w:r>
        <w:t>Customisable Time slot(CRUD). Date wise customisable and long term customisable</w:t>
      </w:r>
    </w:p>
  </w:comment>
  <w:comment w:id="357" w:author="Microsoft Office User" w:date="2024-02-12T18:43:00Z" w:initials="MOU">
    <w:p w14:paraId="566FF1A3" w14:textId="5364DE34" w:rsidR="00E81FB8" w:rsidRDefault="00E81FB8">
      <w:pPr>
        <w:pStyle w:val="CommentText"/>
      </w:pPr>
      <w:r>
        <w:rPr>
          <w:rStyle w:val="CommentReference"/>
        </w:rPr>
        <w:annotationRef/>
      </w:r>
      <w:r>
        <w:t>Noted</w:t>
      </w:r>
    </w:p>
  </w:comment>
  <w:comment w:id="360" w:author="Sachin - URNAVI Tech" w:date="2024-01-21T18:01:00Z" w:initials="SU">
    <w:p w14:paraId="2CC1B01F" w14:textId="15DB5E26" w:rsidR="00E81FB8" w:rsidRDefault="00E81FB8" w:rsidP="009404B4">
      <w:pPr>
        <w:pStyle w:val="CommentText"/>
      </w:pPr>
      <w:r>
        <w:rPr>
          <w:rStyle w:val="CommentReference"/>
        </w:rPr>
        <w:annotationRef/>
      </w:r>
      <w:r>
        <w:t>User can not change status of appointment. Refer Logos of New and Followup appointment to auto change status</w:t>
      </w:r>
    </w:p>
  </w:comment>
  <w:comment w:id="361" w:author="Microsoft Office User" w:date="2024-01-30T13:00:00Z" w:initials="MOU">
    <w:p w14:paraId="5F30509D" w14:textId="0D138ED3" w:rsidR="00E81FB8" w:rsidRDefault="00E81FB8">
      <w:pPr>
        <w:pStyle w:val="CommentText"/>
      </w:pPr>
      <w:r>
        <w:rPr>
          <w:rStyle w:val="CommentReference"/>
        </w:rPr>
        <w:annotationRef/>
      </w:r>
      <w:r>
        <w:t>Noted</w:t>
      </w:r>
    </w:p>
  </w:comment>
  <w:comment w:id="362" w:author="Sachin - URNAVI Tech" w:date="2024-02-11T14:57:00Z" w:initials="SU">
    <w:p w14:paraId="14131FCB" w14:textId="77777777" w:rsidR="00E81FB8" w:rsidRDefault="00E81FB8" w:rsidP="00AA47C0">
      <w:pPr>
        <w:pStyle w:val="CommentText"/>
      </w:pPr>
      <w:r>
        <w:rPr>
          <w:rStyle w:val="CommentReference"/>
        </w:rPr>
        <w:annotationRef/>
      </w:r>
      <w:r>
        <w:t>Chat with Doc for limited time and anytime chat with Help(Telecaller)</w:t>
      </w:r>
      <w:r>
        <w:br/>
        <w:t>Docs and Telecallers availability shall be indicated by status</w:t>
      </w:r>
    </w:p>
  </w:comment>
  <w:comment w:id="363" w:author="Microsoft Office User" w:date="2024-02-12T18:43:00Z" w:initials="MOU">
    <w:p w14:paraId="76D1279C" w14:textId="2A9982D8" w:rsidR="00E81FB8" w:rsidRDefault="00E81FB8">
      <w:pPr>
        <w:pStyle w:val="CommentText"/>
      </w:pPr>
      <w:r>
        <w:rPr>
          <w:rStyle w:val="CommentReference"/>
        </w:rPr>
        <w:annotationRef/>
      </w:r>
      <w:r>
        <w:t>Noted</w:t>
      </w:r>
    </w:p>
  </w:comment>
  <w:comment w:id="364" w:author="URNAVI" w:date="2024-01-28T19:36:00Z" w:initials="U">
    <w:p w14:paraId="7F9A13F8" w14:textId="07E9328C" w:rsidR="00E81FB8" w:rsidRDefault="00E81FB8" w:rsidP="00FE795F">
      <w:pPr>
        <w:pStyle w:val="CommentText"/>
      </w:pPr>
      <w:r>
        <w:rPr>
          <w:rStyle w:val="CommentReference"/>
        </w:rPr>
        <w:annotationRef/>
      </w:r>
      <w:r>
        <w:t>CRUD</w:t>
      </w:r>
    </w:p>
  </w:comment>
  <w:comment w:id="365" w:author="Microsoft Office User" w:date="2024-01-30T13:00:00Z" w:initials="MOU">
    <w:p w14:paraId="5A9D3F6F" w14:textId="7B6035C9" w:rsidR="00E81FB8" w:rsidRDefault="00E81FB8">
      <w:pPr>
        <w:pStyle w:val="CommentText"/>
      </w:pPr>
      <w:r>
        <w:rPr>
          <w:rStyle w:val="CommentReference"/>
        </w:rPr>
        <w:annotationRef/>
      </w:r>
      <w:r>
        <w:t>Noted</w:t>
      </w:r>
    </w:p>
  </w:comment>
  <w:comment w:id="367" w:author="URNAVI" w:date="2024-01-28T19:40:00Z" w:initials="U">
    <w:p w14:paraId="5198ADC8" w14:textId="77777777" w:rsidR="00E81FB8" w:rsidRDefault="00E81FB8" w:rsidP="00FE795F">
      <w:pPr>
        <w:pStyle w:val="CommentText"/>
      </w:pPr>
      <w:r>
        <w:rPr>
          <w:rStyle w:val="CommentReference"/>
        </w:rPr>
        <w:annotationRef/>
      </w:r>
      <w:r>
        <w:t xml:space="preserve">Due to accent issue, it is required to also have chat option with Help(Telecaller) along with doctor. </w:t>
      </w:r>
    </w:p>
    <w:p w14:paraId="1F6BA4E3" w14:textId="77777777" w:rsidR="00E81FB8" w:rsidRDefault="00E81FB8" w:rsidP="00FE795F">
      <w:pPr>
        <w:pStyle w:val="CommentText"/>
      </w:pPr>
      <w:r>
        <w:t>Only difference with chat with Help(Telecaller) and Doc is that, chat with Doc can be for particualr period and chat with Telecaller will be available all the time</w:t>
      </w:r>
    </w:p>
  </w:comment>
  <w:comment w:id="368" w:author="Microsoft Office User" w:date="2024-02-12T18:44:00Z" w:initials="MOU">
    <w:p w14:paraId="6F083F62" w14:textId="52BE16C6" w:rsidR="00E81FB8" w:rsidRDefault="00E81FB8">
      <w:pPr>
        <w:pStyle w:val="CommentText"/>
      </w:pPr>
      <w:r>
        <w:rPr>
          <w:rStyle w:val="CommentReference"/>
        </w:rPr>
        <w:annotationRef/>
      </w:r>
      <w:r>
        <w:t>Noted</w:t>
      </w:r>
    </w:p>
  </w:comment>
  <w:comment w:id="369" w:author="Sachin - URNAVI Tech" w:date="2024-02-11T16:43:00Z" w:initials="SU">
    <w:p w14:paraId="5B990958" w14:textId="77777777" w:rsidR="00E81FB8" w:rsidRDefault="00E81FB8" w:rsidP="00425286">
      <w:pPr>
        <w:pStyle w:val="CommentText"/>
      </w:pPr>
      <w:r>
        <w:rPr>
          <w:rStyle w:val="CommentReference"/>
        </w:rPr>
        <w:annotationRef/>
      </w:r>
      <w:r>
        <w:t xml:space="preserve">Allow to set status </w:t>
      </w:r>
      <w:r>
        <w:rPr>
          <w:highlight w:val="white"/>
        </w:rPr>
        <w:t>("Available", "Busy", "Offline")</w:t>
      </w:r>
      <w:r>
        <w:t xml:space="preserve">. </w:t>
      </w:r>
      <w:r>
        <w:br/>
        <w:t>Same can be done at Chat screen and case history screen(Patient’s home screen)</w:t>
      </w:r>
    </w:p>
  </w:comment>
  <w:comment w:id="370" w:author="Microsoft Office User" w:date="2024-02-16T17:27:00Z" w:initials="MOU">
    <w:p w14:paraId="17C85C14" w14:textId="0034B452" w:rsidR="00E81FB8" w:rsidRDefault="00E81FB8">
      <w:pPr>
        <w:pStyle w:val="CommentText"/>
      </w:pPr>
      <w:r>
        <w:rPr>
          <w:rStyle w:val="CommentReference"/>
        </w:rPr>
        <w:annotationRef/>
      </w:r>
      <w:r>
        <w:t>Noted</w:t>
      </w:r>
    </w:p>
  </w:comment>
  <w:comment w:id="371" w:author="URNAVI" w:date="2024-01-28T19:42:00Z" w:initials="U">
    <w:p w14:paraId="1EB0CEE7" w14:textId="6C80F001" w:rsidR="00E81FB8" w:rsidRDefault="00E81FB8" w:rsidP="008A65D8">
      <w:pPr>
        <w:pStyle w:val="CommentText"/>
      </w:pPr>
      <w:r>
        <w:rPr>
          <w:rStyle w:val="CommentReference"/>
        </w:rPr>
        <w:annotationRef/>
      </w:r>
      <w:r>
        <w:t>Chat is not available after appointment. Chat is available for 14 days(CRUD) after medicines are bought</w:t>
      </w:r>
    </w:p>
  </w:comment>
  <w:comment w:id="372" w:author="Microsoft Office User" w:date="2024-01-30T13:01:00Z" w:initials="MOU">
    <w:p w14:paraId="083F29DD" w14:textId="0F9985FC" w:rsidR="00E81FB8" w:rsidRDefault="00E81FB8">
      <w:pPr>
        <w:pStyle w:val="CommentText"/>
      </w:pPr>
      <w:r>
        <w:rPr>
          <w:rStyle w:val="CommentReference"/>
        </w:rPr>
        <w:annotationRef/>
      </w:r>
      <w:r>
        <w:t>Noted</w:t>
      </w:r>
    </w:p>
  </w:comment>
  <w:comment w:id="373" w:author="URNAVI" w:date="2024-01-28T19:43:00Z" w:initials="U">
    <w:p w14:paraId="4D06F7A4" w14:textId="77777777" w:rsidR="00E81FB8" w:rsidRDefault="00E81FB8" w:rsidP="00602021">
      <w:pPr>
        <w:pStyle w:val="CommentText"/>
      </w:pPr>
      <w:r>
        <w:rPr>
          <w:rStyle w:val="CommentReference"/>
        </w:rPr>
        <w:annotationRef/>
      </w:r>
      <w:r>
        <w:t>Patient can initiate chat from private area and not user</w:t>
      </w:r>
    </w:p>
  </w:comment>
  <w:comment w:id="374" w:author="Microsoft Office User" w:date="2024-01-30T13:01:00Z" w:initials="MOU">
    <w:p w14:paraId="5A5258FE" w14:textId="43339B51" w:rsidR="00E81FB8" w:rsidRDefault="00E81FB8">
      <w:pPr>
        <w:pStyle w:val="CommentText"/>
      </w:pPr>
      <w:r>
        <w:rPr>
          <w:rStyle w:val="CommentReference"/>
        </w:rPr>
        <w:annotationRef/>
      </w:r>
      <w:r>
        <w:t>Noted</w:t>
      </w:r>
    </w:p>
  </w:comment>
  <w:comment w:id="392" w:author="Sachin - URNAVI Tech" w:date="2024-02-11T15:08:00Z" w:initials="SU">
    <w:p w14:paraId="7AD87087" w14:textId="77777777" w:rsidR="00E81FB8" w:rsidRDefault="00E81FB8" w:rsidP="0011202C">
      <w:pPr>
        <w:pStyle w:val="CommentText"/>
      </w:pPr>
      <w:r>
        <w:rPr>
          <w:rStyle w:val="CommentReference"/>
        </w:rPr>
        <w:annotationRef/>
      </w:r>
      <w:r>
        <w:t>Add “Write us”. Message shall come to admit directly</w:t>
      </w:r>
      <w:r>
        <w:br/>
        <w:t>Add “Payment Methods”(Cards)</w:t>
      </w:r>
    </w:p>
  </w:comment>
  <w:comment w:id="393" w:author="Microsoft Office User" w:date="2024-02-12T19:00:00Z" w:initials="MOU">
    <w:p w14:paraId="319772E1" w14:textId="324FC6CF" w:rsidR="00E81FB8" w:rsidRDefault="00E81FB8">
      <w:pPr>
        <w:pStyle w:val="CommentText"/>
      </w:pPr>
      <w:r>
        <w:rPr>
          <w:rStyle w:val="CommentReference"/>
        </w:rPr>
        <w:annotationRef/>
      </w:r>
      <w:r>
        <w:t>Noted</w:t>
      </w:r>
    </w:p>
  </w:comment>
  <w:comment w:id="394" w:author="Sachin - URNAVI Tech" w:date="2024-02-11T15:24:00Z" w:initials="SU">
    <w:p w14:paraId="36F9C6DC" w14:textId="20CD0256" w:rsidR="00E81FB8" w:rsidRDefault="00E81FB8" w:rsidP="00E11729">
      <w:pPr>
        <w:pStyle w:val="CommentText"/>
      </w:pPr>
      <w:r>
        <w:rPr>
          <w:rStyle w:val="CommentReference"/>
        </w:rPr>
        <w:annotationRef/>
      </w:r>
      <w:r>
        <w:t xml:space="preserve">We have assumed that entire family(patient listed) may use this App with same login credentials. By mistake any of patient deleted account, we shall come up with “How this Works” pop-up. </w:t>
      </w:r>
      <w:r>
        <w:br/>
        <w:t>We will give confirmation that account is de-activated. Provide a</w:t>
      </w:r>
      <w:r>
        <w:rPr>
          <w:highlight w:val="white"/>
        </w:rPr>
        <w:t xml:space="preserve">ccount De-activated info screen at time of login. </w:t>
      </w:r>
      <w:r>
        <w:rPr>
          <w:highlight w:val="white"/>
        </w:rPr>
        <w:br/>
        <w:t>For next 6 months we will retain patients info. During this time, any of listed patient can still create a new user and link his/her patient ID with new user id. Hence long history is saved from being deleted.</w:t>
      </w:r>
      <w:r>
        <w:t xml:space="preserve"> </w:t>
      </w:r>
    </w:p>
  </w:comment>
  <w:comment w:id="395" w:author="Microsoft Office User" w:date="2024-02-12T19:01:00Z" w:initials="MOU">
    <w:p w14:paraId="398ABFA0" w14:textId="0E69E14D" w:rsidR="00E81FB8" w:rsidRDefault="00E81FB8">
      <w:pPr>
        <w:pStyle w:val="CommentText"/>
      </w:pPr>
      <w:r>
        <w:rPr>
          <w:rStyle w:val="CommentReference"/>
        </w:rPr>
        <w:annotationRef/>
      </w:r>
      <w:r>
        <w:t>Noted</w:t>
      </w:r>
    </w:p>
  </w:comment>
  <w:comment w:id="404" w:author="Sachin - URNAVI Tech" w:date="2024-02-11T16:27:00Z" w:initials="SU">
    <w:p w14:paraId="741424F4" w14:textId="77777777" w:rsidR="00E81FB8" w:rsidRDefault="00E81FB8" w:rsidP="00AE3B4F">
      <w:pPr>
        <w:pStyle w:val="CommentText"/>
      </w:pPr>
      <w:r>
        <w:rPr>
          <w:rStyle w:val="CommentReference"/>
        </w:rPr>
        <w:annotationRef/>
      </w:r>
      <w:r>
        <w:t>Show Help(Tele-counsellor) status as “Available”. “Busy”, “Offline” to User/Patient. If Offline, send auto standard message</w:t>
      </w:r>
    </w:p>
  </w:comment>
  <w:comment w:id="405" w:author="Microsoft Office User" w:date="2024-02-16T17:27:00Z" w:initials="MOU">
    <w:p w14:paraId="17E6FF66" w14:textId="2F5CE7A7" w:rsidR="00E81FB8" w:rsidRDefault="00E81FB8">
      <w:pPr>
        <w:pStyle w:val="CommentText"/>
      </w:pPr>
      <w:r>
        <w:rPr>
          <w:rStyle w:val="CommentReference"/>
        </w:rPr>
        <w:annotationRef/>
      </w:r>
      <w:r>
        <w:t>Noted</w:t>
      </w:r>
    </w:p>
  </w:comment>
  <w:comment w:id="429" w:author="URNAVI" w:date="2024-01-28T18:31:00Z" w:initials="U">
    <w:p w14:paraId="459BF004" w14:textId="4F41B15A" w:rsidR="00E81FB8" w:rsidRDefault="00E81FB8" w:rsidP="00C72A66">
      <w:pPr>
        <w:pStyle w:val="CommentText"/>
      </w:pPr>
      <w:r>
        <w:rPr>
          <w:rStyle w:val="CommentReference"/>
        </w:rPr>
        <w:annotationRef/>
      </w:r>
      <w:r>
        <w:t xml:space="preserve">Doctor can close Appointment, as either – </w:t>
      </w:r>
    </w:p>
    <w:p w14:paraId="0A53A039" w14:textId="77777777" w:rsidR="00E81FB8" w:rsidRDefault="00E81FB8" w:rsidP="00C72A66">
      <w:pPr>
        <w:pStyle w:val="CommentText"/>
      </w:pPr>
      <w:r>
        <w:t xml:space="preserve">‘Complete’ – Next action : Cart medicine </w:t>
      </w:r>
    </w:p>
    <w:p w14:paraId="45366B38" w14:textId="77777777" w:rsidR="00E81FB8" w:rsidRDefault="00E81FB8" w:rsidP="00C72A66">
      <w:pPr>
        <w:pStyle w:val="CommentText"/>
      </w:pPr>
    </w:p>
    <w:p w14:paraId="53BC2C3E" w14:textId="77777777" w:rsidR="00E81FB8" w:rsidRDefault="00E81FB8" w:rsidP="00C72A66">
      <w:pPr>
        <w:pStyle w:val="CommentText"/>
      </w:pPr>
      <w:r>
        <w:t>‘Lab Report Awaited’ – Next action : Patient to complete Investigations and Book appointment through Telecaller</w:t>
      </w:r>
    </w:p>
    <w:p w14:paraId="74FA2BC0" w14:textId="77777777" w:rsidR="00E81FB8" w:rsidRDefault="00E81FB8" w:rsidP="00C72A66">
      <w:pPr>
        <w:pStyle w:val="CommentText"/>
      </w:pPr>
    </w:p>
    <w:p w14:paraId="3C6D4DCD" w14:textId="77777777" w:rsidR="00E81FB8" w:rsidRDefault="00E81FB8" w:rsidP="00C72A66">
      <w:pPr>
        <w:pStyle w:val="CommentText"/>
      </w:pPr>
      <w:r>
        <w:t>‘Incomplete’ – If calls are getting disconnected due to network issue, Doctor can mark appointment as ‘Incomplete’</w:t>
      </w:r>
    </w:p>
    <w:p w14:paraId="484E7E6D" w14:textId="77777777" w:rsidR="00E81FB8" w:rsidRDefault="00E81FB8" w:rsidP="00C72A66">
      <w:pPr>
        <w:pStyle w:val="CommentText"/>
      </w:pPr>
    </w:p>
    <w:p w14:paraId="0654E3FB" w14:textId="77777777" w:rsidR="00E81FB8" w:rsidRDefault="00E81FB8" w:rsidP="00C72A66">
      <w:pPr>
        <w:pStyle w:val="CommentText"/>
      </w:pPr>
      <w:r>
        <w:t>‘No Show’ – If patient didn’t appear for call</w:t>
      </w:r>
    </w:p>
    <w:p w14:paraId="01BAD97F" w14:textId="77777777" w:rsidR="00E81FB8" w:rsidRDefault="00E81FB8" w:rsidP="00C72A66">
      <w:pPr>
        <w:pStyle w:val="CommentText"/>
      </w:pPr>
    </w:p>
    <w:p w14:paraId="78369149" w14:textId="77777777" w:rsidR="00E81FB8" w:rsidRDefault="00E81FB8" w:rsidP="00C72A66">
      <w:pPr>
        <w:pStyle w:val="CommentText"/>
      </w:pPr>
      <w:r>
        <w:t xml:space="preserve">There shall be multiline text/comment field also below these buttons. </w:t>
      </w:r>
    </w:p>
    <w:p w14:paraId="4E7796E7" w14:textId="77777777" w:rsidR="00E81FB8" w:rsidRDefault="00E81FB8" w:rsidP="00C72A66">
      <w:pPr>
        <w:pStyle w:val="CommentText"/>
      </w:pPr>
      <w:r>
        <w:t>If Doc accidently pressed wrong button, he could edit and save.</w:t>
      </w:r>
    </w:p>
  </w:comment>
  <w:comment w:id="430" w:author="Microsoft Office User" w:date="2024-01-30T13:13:00Z" w:initials="MOU">
    <w:p w14:paraId="662AA192" w14:textId="0752D3C7" w:rsidR="00E81FB8" w:rsidRDefault="00E81FB8">
      <w:pPr>
        <w:pStyle w:val="CommentText"/>
      </w:pPr>
      <w:r>
        <w:rPr>
          <w:rStyle w:val="CommentReference"/>
        </w:rPr>
        <w:annotationRef/>
      </w:r>
      <w:r>
        <w:t>Noted</w:t>
      </w:r>
    </w:p>
  </w:comment>
  <w:comment w:id="431" w:author="URNAVI" w:date="2024-01-28T18:32:00Z" w:initials="U">
    <w:p w14:paraId="460FD73C" w14:textId="77777777" w:rsidR="00E81FB8" w:rsidRDefault="00E81FB8" w:rsidP="00304163">
      <w:pPr>
        <w:pStyle w:val="CommentText"/>
      </w:pPr>
      <w:r>
        <w:rPr>
          <w:rStyle w:val="CommentReference"/>
        </w:rPr>
        <w:annotationRef/>
      </w:r>
      <w:r>
        <w:t>Logistics --&gt; Doc --&gt; Admin : For approval and then patient cart</w:t>
      </w:r>
    </w:p>
  </w:comment>
  <w:comment w:id="432" w:author="Microsoft Office User" w:date="2024-01-30T13:13:00Z" w:initials="MOU">
    <w:p w14:paraId="0F933D8E" w14:textId="36139A15" w:rsidR="00E81FB8" w:rsidRDefault="00E81FB8">
      <w:pPr>
        <w:pStyle w:val="CommentText"/>
      </w:pPr>
      <w:r>
        <w:rPr>
          <w:rStyle w:val="CommentReference"/>
        </w:rPr>
        <w:annotationRef/>
      </w:r>
      <w:r>
        <w:t>Noted</w:t>
      </w:r>
    </w:p>
  </w:comment>
  <w:comment w:id="433" w:author="URNAVI" w:date="2024-01-28T18:32:00Z" w:initials="U">
    <w:p w14:paraId="5FE4739C" w14:textId="77777777" w:rsidR="00E81FB8" w:rsidRDefault="00E81FB8" w:rsidP="00097A7A">
      <w:pPr>
        <w:pStyle w:val="CommentText"/>
      </w:pPr>
      <w:r>
        <w:rPr>
          <w:rStyle w:val="CommentReference"/>
        </w:rPr>
        <w:annotationRef/>
      </w:r>
      <w:r>
        <w:t>Only own examined patients, not patients examined by other docs</w:t>
      </w:r>
    </w:p>
  </w:comment>
  <w:comment w:id="434" w:author="Microsoft Office User" w:date="2024-01-30T13:13:00Z" w:initials="MOU">
    <w:p w14:paraId="6F055169" w14:textId="1CA1016D" w:rsidR="00E81FB8" w:rsidRDefault="00E81FB8">
      <w:pPr>
        <w:pStyle w:val="CommentText"/>
      </w:pPr>
      <w:r>
        <w:rPr>
          <w:rStyle w:val="CommentReference"/>
        </w:rPr>
        <w:annotationRef/>
      </w:r>
      <w:r>
        <w:t>Noted</w:t>
      </w:r>
    </w:p>
  </w:comment>
  <w:comment w:id="435" w:author="URNAVI" w:date="2024-01-28T18:34:00Z" w:initials="U">
    <w:p w14:paraId="2DF212AA" w14:textId="77777777" w:rsidR="00E81FB8" w:rsidRDefault="00E81FB8" w:rsidP="001F56C5">
      <w:pPr>
        <w:pStyle w:val="CommentText"/>
      </w:pPr>
      <w:r>
        <w:rPr>
          <w:rStyle w:val="CommentReference"/>
        </w:rPr>
        <w:annotationRef/>
      </w:r>
      <w:r>
        <w:t>This folder will be available in patient history, right?</w:t>
      </w:r>
    </w:p>
  </w:comment>
  <w:comment w:id="436" w:author="Microsoft Office User" w:date="2024-01-30T13:13:00Z" w:initials="MOU">
    <w:p w14:paraId="67C081A5" w14:textId="14BA0479" w:rsidR="00E81FB8" w:rsidRDefault="00E81FB8">
      <w:pPr>
        <w:pStyle w:val="CommentText"/>
      </w:pPr>
      <w:r>
        <w:rPr>
          <w:rStyle w:val="CommentReference"/>
        </w:rPr>
        <w:annotationRef/>
      </w:r>
      <w:r>
        <w:t>Yes sir</w:t>
      </w:r>
    </w:p>
  </w:comment>
  <w:comment w:id="437" w:author="URNAVI" w:date="2024-01-28T18:53:00Z" w:initials="U">
    <w:p w14:paraId="3FD9EAD0" w14:textId="77777777" w:rsidR="00E81FB8" w:rsidRDefault="00E81FB8" w:rsidP="0075742E">
      <w:pPr>
        <w:pStyle w:val="CommentText"/>
      </w:pPr>
      <w:r>
        <w:rPr>
          <w:rStyle w:val="CommentReference"/>
        </w:rPr>
        <w:annotationRef/>
      </w:r>
      <w:r>
        <w:t>Refer FRS Notes. Sample of Advisory Notes, Prescription and Lab Report Advisory. It will be made on local computer in Word and converted in PDF and then uploaded or we will make PDF form and upload in patient’s pvt area</w:t>
      </w:r>
    </w:p>
  </w:comment>
  <w:comment w:id="438" w:author="Microsoft Office User" w:date="2024-01-30T13:14:00Z" w:initials="MOU">
    <w:p w14:paraId="3F4A5B91" w14:textId="2A09E956" w:rsidR="00E81FB8" w:rsidRDefault="00E81FB8">
      <w:pPr>
        <w:pStyle w:val="CommentText"/>
      </w:pPr>
      <w:r>
        <w:rPr>
          <w:rStyle w:val="CommentReference"/>
        </w:rPr>
        <w:annotationRef/>
      </w:r>
      <w:r>
        <w:t>Noted</w:t>
      </w:r>
    </w:p>
  </w:comment>
  <w:comment w:id="439" w:author="URNAVI" w:date="2024-01-28T19:26:00Z" w:initials="U">
    <w:p w14:paraId="00CE8B5B" w14:textId="77777777" w:rsidR="00E81FB8" w:rsidRDefault="00E81FB8" w:rsidP="005E2123">
      <w:pPr>
        <w:pStyle w:val="CommentText"/>
      </w:pPr>
      <w:r>
        <w:rPr>
          <w:rStyle w:val="CommentReference"/>
        </w:rPr>
        <w:annotationRef/>
      </w:r>
      <w:r>
        <w:t>CRUD. Chat also can be reopened for CRUD days by Telecaller for emergency things during medication</w:t>
      </w:r>
    </w:p>
  </w:comment>
  <w:comment w:id="440" w:author="Microsoft Office User" w:date="2024-01-30T13:14:00Z" w:initials="MOU">
    <w:p w14:paraId="49A04CD0" w14:textId="7FC1714E" w:rsidR="00E81FB8" w:rsidRDefault="00E81FB8">
      <w:pPr>
        <w:pStyle w:val="CommentText"/>
      </w:pPr>
      <w:r>
        <w:rPr>
          <w:rStyle w:val="CommentReference"/>
        </w:rPr>
        <w:annotationRef/>
      </w:r>
      <w:r>
        <w:t>Noted</w:t>
      </w:r>
    </w:p>
  </w:comment>
  <w:comment w:id="443" w:author="URNAVI" w:date="2024-01-28T19:27:00Z" w:initials="U">
    <w:p w14:paraId="04621A6E" w14:textId="77777777" w:rsidR="00E81FB8" w:rsidRDefault="00E81FB8" w:rsidP="00F86F79">
      <w:pPr>
        <w:pStyle w:val="CommentText"/>
      </w:pPr>
      <w:r>
        <w:rPr>
          <w:rStyle w:val="CommentReference"/>
        </w:rPr>
        <w:annotationRef/>
      </w:r>
      <w:r>
        <w:t>Logic provided in FRS Notes 1.1</w:t>
      </w:r>
    </w:p>
  </w:comment>
  <w:comment w:id="444" w:author="Microsoft Office User" w:date="2024-01-30T13:14:00Z" w:initials="MOU">
    <w:p w14:paraId="144A75B2" w14:textId="0A606A0A" w:rsidR="00E81FB8" w:rsidRDefault="00E81FB8">
      <w:pPr>
        <w:pStyle w:val="CommentText"/>
      </w:pPr>
      <w:r>
        <w:rPr>
          <w:rStyle w:val="CommentReference"/>
        </w:rPr>
        <w:annotationRef/>
      </w:r>
      <w:r>
        <w:t>Noted</w:t>
      </w:r>
    </w:p>
  </w:comment>
  <w:comment w:id="446" w:author="Sachin - URNAVI Tech" w:date="2024-02-11T16:42:00Z" w:initials="SU">
    <w:p w14:paraId="2D87978F" w14:textId="77777777" w:rsidR="00E81FB8" w:rsidRDefault="00E81FB8" w:rsidP="00425286">
      <w:pPr>
        <w:pStyle w:val="CommentText"/>
      </w:pPr>
      <w:r>
        <w:rPr>
          <w:rStyle w:val="CommentReference"/>
        </w:rPr>
        <w:annotationRef/>
      </w:r>
      <w:r>
        <w:t xml:space="preserve">Allow to set status </w:t>
      </w:r>
      <w:r>
        <w:rPr>
          <w:highlight w:val="white"/>
        </w:rPr>
        <w:t>("Available", "Busy", "Offline")</w:t>
      </w:r>
      <w:r>
        <w:t xml:space="preserve">. </w:t>
      </w:r>
    </w:p>
  </w:comment>
  <w:comment w:id="447" w:author="Microsoft Office User" w:date="2024-02-12T19:01:00Z" w:initials="MOU">
    <w:p w14:paraId="5FEB7CCC" w14:textId="1BF8A38E" w:rsidR="00E81FB8" w:rsidRDefault="00E81FB8">
      <w:pPr>
        <w:pStyle w:val="CommentText"/>
      </w:pPr>
      <w:r>
        <w:rPr>
          <w:rStyle w:val="CommentReference"/>
        </w:rPr>
        <w:annotationRef/>
      </w:r>
      <w:r>
        <w:t>Noted</w:t>
      </w:r>
    </w:p>
  </w:comment>
  <w:comment w:id="449" w:author="Sachin - URNAVI Tech" w:date="2024-02-11T16:49:00Z" w:initials="SU">
    <w:p w14:paraId="3093B448" w14:textId="77777777" w:rsidR="00E81FB8" w:rsidRDefault="00E81FB8" w:rsidP="00124DB7">
      <w:pPr>
        <w:pStyle w:val="CommentText"/>
      </w:pPr>
      <w:r>
        <w:rPr>
          <w:rStyle w:val="CommentReference"/>
        </w:rPr>
        <w:annotationRef/>
      </w:r>
      <w:r>
        <w:t xml:space="preserve">More notifications needed - </w:t>
      </w:r>
      <w:r>
        <w:br/>
        <w:t xml:space="preserve">Appointment allotted to Doc, </w:t>
      </w:r>
      <w:r>
        <w:br/>
        <w:t xml:space="preserve">Telecaller gives signal as patient is ready for a call, </w:t>
      </w:r>
      <w:r>
        <w:br/>
        <w:t xml:space="preserve">New patient allotted, </w:t>
      </w:r>
      <w:r>
        <w:br/>
        <w:t xml:space="preserve">Appointment cancelled, </w:t>
      </w:r>
      <w:r>
        <w:br/>
        <w:t xml:space="preserve">Pending Approval - Advisory notes, </w:t>
      </w:r>
      <w:r>
        <w:br/>
        <w:t xml:space="preserve">Pending Approval - Prescription, </w:t>
      </w:r>
      <w:r>
        <w:br/>
        <w:t>Pending Approval - Lab Investigation</w:t>
      </w:r>
    </w:p>
  </w:comment>
  <w:comment w:id="450" w:author="Microsoft Office User" w:date="2024-02-12T19:01:00Z" w:initials="MOU">
    <w:p w14:paraId="29E4B963" w14:textId="57BD8BC0" w:rsidR="00E81FB8" w:rsidRDefault="00E81FB8">
      <w:pPr>
        <w:pStyle w:val="CommentText"/>
      </w:pPr>
      <w:r>
        <w:rPr>
          <w:rStyle w:val="CommentReference"/>
        </w:rPr>
        <w:annotationRef/>
      </w:r>
      <w:r>
        <w:t>Noted</w:t>
      </w:r>
    </w:p>
  </w:comment>
  <w:comment w:id="452" w:author="Sachin - URNAVI Tech" w:date="2024-02-11T16:52:00Z" w:initials="SU">
    <w:p w14:paraId="4DAAA41D" w14:textId="77777777" w:rsidR="00E81FB8" w:rsidRDefault="00E81FB8" w:rsidP="00124DB7">
      <w:pPr>
        <w:pStyle w:val="CommentText"/>
      </w:pPr>
      <w:r>
        <w:rPr>
          <w:rStyle w:val="CommentReference"/>
        </w:rPr>
        <w:annotationRef/>
      </w:r>
      <w:r>
        <w:t>Otp based.</w:t>
      </w:r>
    </w:p>
  </w:comment>
  <w:comment w:id="453" w:author="Sachin - URNAVI Tech" w:date="2024-02-11T16:53:00Z" w:initials="SU">
    <w:p w14:paraId="2665D660" w14:textId="77777777" w:rsidR="00E81FB8" w:rsidRDefault="00E81FB8" w:rsidP="00124DB7">
      <w:pPr>
        <w:pStyle w:val="CommentText"/>
      </w:pPr>
      <w:r>
        <w:rPr>
          <w:rStyle w:val="CommentReference"/>
        </w:rPr>
        <w:annotationRef/>
      </w:r>
      <w:r>
        <w:t>Auto logout after 6 hours of inactivity period or 24 hours(but not during active session)</w:t>
      </w:r>
    </w:p>
  </w:comment>
  <w:comment w:id="454" w:author="Microsoft Office User" w:date="2024-02-12T19:01:00Z" w:initials="MOU">
    <w:p w14:paraId="28A124C5" w14:textId="7C8C1BC5" w:rsidR="00E81FB8" w:rsidRDefault="00E81FB8">
      <w:pPr>
        <w:pStyle w:val="CommentText"/>
      </w:pPr>
      <w:r>
        <w:rPr>
          <w:rStyle w:val="CommentReference"/>
        </w:rPr>
        <w:annotationRef/>
      </w:r>
      <w:r>
        <w:t>Noted</w:t>
      </w:r>
    </w:p>
  </w:comment>
  <w:comment w:id="455" w:author="Sachin - URNAVI Tech" w:date="2024-02-11T16:54:00Z" w:initials="SU">
    <w:p w14:paraId="1E65B29C" w14:textId="77777777" w:rsidR="00E81FB8" w:rsidRDefault="00E81FB8" w:rsidP="00124DB7">
      <w:pPr>
        <w:pStyle w:val="CommentText"/>
      </w:pPr>
      <w:r>
        <w:rPr>
          <w:rStyle w:val="CommentReference"/>
        </w:rPr>
        <w:annotationRef/>
      </w:r>
      <w:r>
        <w:t>Degree certificates, Practicing certificates</w:t>
      </w:r>
    </w:p>
  </w:comment>
  <w:comment w:id="456" w:author="Microsoft Office User" w:date="2024-02-16T17:27:00Z" w:initials="MOU">
    <w:p w14:paraId="74EF6705" w14:textId="5F13ED38" w:rsidR="00E81FB8" w:rsidRDefault="00E81FB8">
      <w:pPr>
        <w:pStyle w:val="CommentText"/>
      </w:pPr>
      <w:r>
        <w:rPr>
          <w:rStyle w:val="CommentReference"/>
        </w:rPr>
        <w:annotationRef/>
      </w:r>
      <w:r>
        <w:t>Noted</w:t>
      </w:r>
    </w:p>
  </w:comment>
  <w:comment w:id="459" w:author="Sachin - URNAVI Tech" w:date="2024-02-11T17:11:00Z" w:initials="SU">
    <w:p w14:paraId="58B9CA87" w14:textId="77777777" w:rsidR="00E81FB8" w:rsidRDefault="00E81FB8" w:rsidP="00DC0B2B">
      <w:pPr>
        <w:pStyle w:val="CommentText"/>
      </w:pPr>
      <w:r>
        <w:rPr>
          <w:rStyle w:val="CommentReference"/>
        </w:rPr>
        <w:annotationRef/>
      </w:r>
      <w:r>
        <w:t>Set Chat status as “Offline”</w:t>
      </w:r>
    </w:p>
  </w:comment>
  <w:comment w:id="460" w:author="Microsoft Office User" w:date="2024-02-16T17:27:00Z" w:initials="MOU">
    <w:p w14:paraId="6BF0A548" w14:textId="7CCBA934" w:rsidR="00E81FB8" w:rsidRDefault="00E81FB8">
      <w:pPr>
        <w:pStyle w:val="CommentText"/>
      </w:pPr>
      <w:r>
        <w:rPr>
          <w:rStyle w:val="CommentReference"/>
        </w:rPr>
        <w:annotationRef/>
      </w:r>
      <w:r>
        <w:t>Noted</w:t>
      </w:r>
    </w:p>
  </w:comment>
  <w:comment w:id="462" w:author="Sachin - URNAVI Tech" w:date="2024-01-21T18:26:00Z" w:initials="SU">
    <w:p w14:paraId="3D0B39BD" w14:textId="5B60D7FB" w:rsidR="00E81FB8" w:rsidRDefault="00E81FB8" w:rsidP="00D05FFC">
      <w:pPr>
        <w:pStyle w:val="CommentText"/>
      </w:pPr>
      <w:r>
        <w:rPr>
          <w:rStyle w:val="CommentReference"/>
        </w:rPr>
        <w:annotationRef/>
      </w:r>
      <w:r>
        <w:t>Website Technology?</w:t>
      </w:r>
    </w:p>
    <w:p w14:paraId="4D76F2E5" w14:textId="77777777" w:rsidR="00E81FB8" w:rsidRDefault="00E81FB8" w:rsidP="00D05FFC">
      <w:pPr>
        <w:pStyle w:val="CommentText"/>
      </w:pPr>
      <w:r>
        <w:t>Refer Technology Stack in Exhibit AA and include details properly</w:t>
      </w:r>
    </w:p>
  </w:comment>
  <w:comment w:id="463" w:author="Microsoft Office User" w:date="2024-02-16T17:28:00Z" w:initials="MOU">
    <w:p w14:paraId="50EB8D84" w14:textId="6F9D7EEF" w:rsidR="00E81FB8" w:rsidRDefault="00E81FB8">
      <w:pPr>
        <w:pStyle w:val="CommentText"/>
      </w:pPr>
      <w:r>
        <w:rPr>
          <w:rStyle w:val="CommentReference"/>
        </w:rPr>
        <w:annotationRef/>
      </w:r>
      <w:r>
        <w:t>Already given</w:t>
      </w:r>
    </w:p>
  </w:comment>
  <w:comment w:id="465" w:author="Sachin - URNAVI Tech" w:date="2024-01-21T18:27:00Z" w:initials="SU">
    <w:p w14:paraId="17365628" w14:textId="77777777" w:rsidR="00E81FB8" w:rsidRDefault="00E81FB8" w:rsidP="00D05FFC">
      <w:pPr>
        <w:pStyle w:val="CommentText"/>
      </w:pPr>
      <w:r>
        <w:rPr>
          <w:rStyle w:val="CommentReference"/>
        </w:rPr>
        <w:annotationRef/>
      </w:r>
      <w:r>
        <w:t>Security features needs to be elaborated properly</w:t>
      </w:r>
    </w:p>
    <w:p w14:paraId="1A93F388" w14:textId="77777777" w:rsidR="00E81FB8" w:rsidRDefault="00E81FB8" w:rsidP="00D05FFC">
      <w:pPr>
        <w:pStyle w:val="CommentText"/>
      </w:pPr>
    </w:p>
    <w:p w14:paraId="66E0271E" w14:textId="77777777" w:rsidR="00E81FB8" w:rsidRDefault="00E81FB8" w:rsidP="00D05FFC">
      <w:pPr>
        <w:pStyle w:val="CommentText"/>
      </w:pPr>
      <w:r>
        <w:t>Costing of External APIs and Plugins?</w:t>
      </w:r>
    </w:p>
  </w:comment>
  <w:comment w:id="466" w:author="Microsoft Office User" w:date="2024-01-30T15:53:00Z" w:initials="MOU">
    <w:p w14:paraId="1CC185CC" w14:textId="11EB449F" w:rsidR="00E81FB8" w:rsidRDefault="00E81FB8">
      <w:pPr>
        <w:pStyle w:val="CommentText"/>
      </w:pPr>
      <w:r>
        <w:rPr>
          <w:rStyle w:val="CommentReference"/>
        </w:rPr>
        <w:annotationRef/>
      </w:r>
      <w:r>
        <w:t>Given Below</w:t>
      </w:r>
    </w:p>
  </w:comment>
  <w:comment w:id="467" w:author="Sachin - URNAVI Tech" w:date="2024-01-21T18:28:00Z" w:initials="SU">
    <w:p w14:paraId="5CA30B81" w14:textId="77777777" w:rsidR="00E81FB8" w:rsidRDefault="00E81FB8" w:rsidP="00D05FFC">
      <w:pPr>
        <w:pStyle w:val="CommentText"/>
      </w:pPr>
      <w:r>
        <w:rPr>
          <w:rStyle w:val="CommentReference"/>
        </w:rPr>
        <w:annotationRef/>
      </w:r>
      <w:r>
        <w:t>AMC is part of contract, price is included</w:t>
      </w:r>
    </w:p>
  </w:comment>
  <w:comment w:id="468" w:author="Microsoft Office User" w:date="2024-02-16T17:28:00Z" w:initials="MOU">
    <w:p w14:paraId="08AAA078" w14:textId="25A71EA1" w:rsidR="00E81FB8" w:rsidRDefault="00E81FB8">
      <w:pPr>
        <w:pStyle w:val="CommentText"/>
      </w:pPr>
      <w:r>
        <w:rPr>
          <w:rStyle w:val="CommentReference"/>
        </w:rPr>
        <w:annotationRef/>
      </w:r>
      <w:r w:rsidR="00DB7BC3">
        <w:t>Already given into signed contract</w:t>
      </w:r>
    </w:p>
  </w:comment>
  <w:comment w:id="469" w:author="Sachin - URNAVI Tech" w:date="2024-01-21T18:28:00Z" w:initials="SU">
    <w:p w14:paraId="5880D1A9" w14:textId="77777777" w:rsidR="00E81FB8" w:rsidRDefault="00E81FB8" w:rsidP="00D05FFC">
      <w:pPr>
        <w:pStyle w:val="CommentText"/>
      </w:pPr>
      <w:r>
        <w:rPr>
          <w:rStyle w:val="CommentReference"/>
        </w:rPr>
        <w:annotationRef/>
      </w:r>
      <w:r>
        <w:t>Pl list external API needed</w:t>
      </w:r>
    </w:p>
  </w:comment>
  <w:comment w:id="470" w:author="Microsoft Office User" w:date="2024-01-30T15:43:00Z" w:initials="MOU">
    <w:p w14:paraId="42D7D228" w14:textId="2ACE2928" w:rsidR="00E81FB8" w:rsidRDefault="00E81FB8">
      <w:pPr>
        <w:pStyle w:val="CommentText"/>
      </w:pPr>
      <w:r>
        <w:rPr>
          <w:rStyle w:val="CommentReference"/>
        </w:rPr>
        <w:annotationRef/>
      </w:r>
      <w:r>
        <w:t>Given below</w:t>
      </w:r>
    </w:p>
  </w:comment>
  <w:comment w:id="1022" w:author="Sachin - URNAVI Tech" w:date="2024-02-11T17:30:00Z" w:initials="SU">
    <w:p w14:paraId="69278C43" w14:textId="77777777" w:rsidR="00E81FB8" w:rsidRDefault="00E81FB8" w:rsidP="00D35405">
      <w:pPr>
        <w:pStyle w:val="CommentText"/>
      </w:pPr>
      <w:r>
        <w:rPr>
          <w:rStyle w:val="CommentReference"/>
        </w:rPr>
        <w:annotationRef/>
      </w:r>
      <w:r>
        <w:t>There shall be system constants or CRUD fields to be settable by Admin, Need to make them appear in separate module or screen</w:t>
      </w:r>
    </w:p>
  </w:comment>
  <w:comment w:id="1023" w:author="Microsoft Office User" w:date="2024-02-16T17:29:00Z" w:initials="MOU">
    <w:p w14:paraId="6ADC1817" w14:textId="2B01FEFB" w:rsidR="00985EDF" w:rsidRDefault="00985EDF">
      <w:pPr>
        <w:pStyle w:val="CommentText"/>
      </w:pPr>
      <w:r>
        <w:rPr>
          <w:rStyle w:val="CommentReference"/>
        </w:rPr>
        <w:annotationRef/>
      </w:r>
      <w:r>
        <w:t>Noted</w:t>
      </w:r>
      <w:bookmarkStart w:id="1026" w:name="_GoBack"/>
      <w:bookmarkEnd w:id="1026"/>
    </w:p>
  </w:comment>
  <w:comment w:id="1030" w:author="Sachin - URNAVI Tech" w:date="2024-02-11T17:32:00Z" w:initials="SU">
    <w:p w14:paraId="6E157BD8" w14:textId="77777777" w:rsidR="00E81FB8" w:rsidRDefault="00E81FB8" w:rsidP="00D35405">
      <w:pPr>
        <w:pStyle w:val="CommentText"/>
      </w:pPr>
      <w:r>
        <w:rPr>
          <w:rStyle w:val="CommentReference"/>
        </w:rPr>
        <w:annotationRef/>
      </w:r>
      <w:r>
        <w:t>This logic shall be developed of tested properly along with flow chart so there shall not be any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E81BD22" w15:done="0"/>
  <w15:commentEx w15:paraId="18F46CCB" w15:paraIdParent="6E81BD22" w15:done="0"/>
  <w15:commentEx w15:paraId="3B83E39E" w15:done="0"/>
  <w15:commentEx w15:paraId="6C560FAF" w15:paraIdParent="3B83E39E" w15:done="0"/>
  <w15:commentEx w15:paraId="45B18959" w15:done="0"/>
  <w15:commentEx w15:paraId="7F7B3D8D" w15:paraIdParent="45B18959" w15:done="0"/>
  <w15:commentEx w15:paraId="49886E0E" w15:done="0"/>
  <w15:commentEx w15:paraId="71889EE8" w15:paraIdParent="49886E0E" w15:done="0"/>
  <w15:commentEx w15:paraId="3ADA69E3" w15:done="0"/>
  <w15:commentEx w15:paraId="7B14C27F" w15:paraIdParent="3ADA69E3" w15:done="0"/>
  <w15:commentEx w15:paraId="10C5E670" w15:done="0"/>
  <w15:commentEx w15:paraId="50FECA91" w15:paraIdParent="10C5E670" w15:done="0"/>
  <w15:commentEx w15:paraId="57D00FFD" w15:done="0"/>
  <w15:commentEx w15:paraId="700DF159" w15:paraIdParent="57D00FFD" w15:done="0"/>
  <w15:commentEx w15:paraId="38BE251A" w15:done="0"/>
  <w15:commentEx w15:paraId="73698E75" w15:paraIdParent="38BE251A" w15:done="0"/>
  <w15:commentEx w15:paraId="2F1E69C6" w15:done="0"/>
  <w15:commentEx w15:paraId="4BC67D22" w15:paraIdParent="2F1E69C6" w15:done="0"/>
  <w15:commentEx w15:paraId="0A16AA96" w15:done="0"/>
  <w15:commentEx w15:paraId="7ABCCDA7" w15:paraIdParent="0A16AA96" w15:done="0"/>
  <w15:commentEx w15:paraId="580EBE69" w15:done="0"/>
  <w15:commentEx w15:paraId="35AFDC45" w15:paraIdParent="580EBE69" w15:done="0"/>
  <w15:commentEx w15:paraId="050F55C2" w15:done="0"/>
  <w15:commentEx w15:paraId="44A51FCE" w15:paraIdParent="050F55C2" w15:done="0"/>
  <w15:commentEx w15:paraId="084807AF" w15:done="0"/>
  <w15:commentEx w15:paraId="3A36327D" w15:paraIdParent="084807AF" w15:done="0"/>
  <w15:commentEx w15:paraId="2A88E6E7" w15:done="0"/>
  <w15:commentEx w15:paraId="3CDBFFDD" w15:paraIdParent="2A88E6E7" w15:done="0"/>
  <w15:commentEx w15:paraId="73AD597D" w15:done="0"/>
  <w15:commentEx w15:paraId="7DF31237" w15:paraIdParent="73AD597D" w15:done="0"/>
  <w15:commentEx w15:paraId="63D41975" w15:done="0"/>
  <w15:commentEx w15:paraId="53D3FF3F" w15:paraIdParent="63D41975" w15:done="0"/>
  <w15:commentEx w15:paraId="56B1CA39" w15:done="0"/>
  <w15:commentEx w15:paraId="320B52AC" w15:paraIdParent="56B1CA39" w15:done="0"/>
  <w15:commentEx w15:paraId="424B4F13" w15:done="0"/>
  <w15:commentEx w15:paraId="73B2B30C" w15:paraIdParent="424B4F13" w15:done="0"/>
  <w15:commentEx w15:paraId="53999AB0" w15:done="0"/>
  <w15:commentEx w15:paraId="549236E4" w15:paraIdParent="53999AB0" w15:done="0"/>
  <w15:commentEx w15:paraId="2DADEE65" w15:done="0"/>
  <w15:commentEx w15:paraId="799097C5" w15:paraIdParent="2DADEE65" w15:done="0"/>
  <w15:commentEx w15:paraId="1F3CA382" w15:done="0"/>
  <w15:commentEx w15:paraId="62C62087" w15:paraIdParent="1F3CA382" w15:done="0"/>
  <w15:commentEx w15:paraId="75D11050" w15:done="0"/>
  <w15:commentEx w15:paraId="6771CA90" w15:paraIdParent="75D11050" w15:done="0"/>
  <w15:commentEx w15:paraId="6F1EFA48" w15:done="0"/>
  <w15:commentEx w15:paraId="01D2B088" w15:paraIdParent="6F1EFA48" w15:done="0"/>
  <w15:commentEx w15:paraId="2E867D3C" w15:done="0"/>
  <w15:commentEx w15:paraId="24120130" w15:done="0"/>
  <w15:commentEx w15:paraId="68C516B4" w15:paraIdParent="24120130" w15:done="0"/>
  <w15:commentEx w15:paraId="254910B6" w15:done="0"/>
  <w15:commentEx w15:paraId="59CB4BBA" w15:paraIdParent="254910B6" w15:done="0"/>
  <w15:commentEx w15:paraId="1179CB28" w15:done="0"/>
  <w15:commentEx w15:paraId="3F2E6875" w15:paraIdParent="1179CB28" w15:done="0"/>
  <w15:commentEx w15:paraId="7029492B" w15:done="0"/>
  <w15:commentEx w15:paraId="130F4D41" w15:paraIdParent="7029492B" w15:done="0"/>
  <w15:commentEx w15:paraId="75B6C71F" w15:done="0"/>
  <w15:commentEx w15:paraId="55F50B9F" w15:paraIdParent="75B6C71F" w15:done="0"/>
  <w15:commentEx w15:paraId="116C75EE" w15:done="0"/>
  <w15:commentEx w15:paraId="1B04A1FA" w15:paraIdParent="116C75EE" w15:done="0"/>
  <w15:commentEx w15:paraId="5FF1C59B" w15:done="0"/>
  <w15:commentEx w15:paraId="4DAE079C" w15:paraIdParent="5FF1C59B" w15:done="0"/>
  <w15:commentEx w15:paraId="1FC1895B" w15:done="0"/>
  <w15:commentEx w15:paraId="566FF1A3" w15:paraIdParent="1FC1895B" w15:done="0"/>
  <w15:commentEx w15:paraId="2CC1B01F" w15:done="0"/>
  <w15:commentEx w15:paraId="5F30509D" w15:paraIdParent="2CC1B01F" w15:done="0"/>
  <w15:commentEx w15:paraId="14131FCB" w15:done="0"/>
  <w15:commentEx w15:paraId="76D1279C" w15:paraIdParent="14131FCB" w15:done="0"/>
  <w15:commentEx w15:paraId="7F9A13F8" w15:done="0"/>
  <w15:commentEx w15:paraId="5A9D3F6F" w15:paraIdParent="7F9A13F8" w15:done="0"/>
  <w15:commentEx w15:paraId="1F6BA4E3" w15:done="0"/>
  <w15:commentEx w15:paraId="6F083F62" w15:paraIdParent="1F6BA4E3" w15:done="0"/>
  <w15:commentEx w15:paraId="5B990958" w15:done="0"/>
  <w15:commentEx w15:paraId="17C85C14" w15:paraIdParent="5B990958" w15:done="0"/>
  <w15:commentEx w15:paraId="1EB0CEE7" w15:done="0"/>
  <w15:commentEx w15:paraId="083F29DD" w15:paraIdParent="1EB0CEE7" w15:done="0"/>
  <w15:commentEx w15:paraId="4D06F7A4" w15:done="0"/>
  <w15:commentEx w15:paraId="5A5258FE" w15:paraIdParent="4D06F7A4" w15:done="0"/>
  <w15:commentEx w15:paraId="7AD87087" w15:done="0"/>
  <w15:commentEx w15:paraId="319772E1" w15:paraIdParent="7AD87087" w15:done="0"/>
  <w15:commentEx w15:paraId="36F9C6DC" w15:done="0"/>
  <w15:commentEx w15:paraId="398ABFA0" w15:paraIdParent="36F9C6DC" w15:done="0"/>
  <w15:commentEx w15:paraId="741424F4" w15:done="0"/>
  <w15:commentEx w15:paraId="17E6FF66" w15:paraIdParent="741424F4" w15:done="0"/>
  <w15:commentEx w15:paraId="4E7796E7" w15:done="0"/>
  <w15:commentEx w15:paraId="662AA192" w15:paraIdParent="4E7796E7" w15:done="0"/>
  <w15:commentEx w15:paraId="460FD73C" w15:done="0"/>
  <w15:commentEx w15:paraId="0F933D8E" w15:paraIdParent="460FD73C" w15:done="0"/>
  <w15:commentEx w15:paraId="5FE4739C" w15:done="0"/>
  <w15:commentEx w15:paraId="6F055169" w15:paraIdParent="5FE4739C" w15:done="0"/>
  <w15:commentEx w15:paraId="2DF212AA" w15:done="0"/>
  <w15:commentEx w15:paraId="67C081A5" w15:paraIdParent="2DF212AA" w15:done="0"/>
  <w15:commentEx w15:paraId="3FD9EAD0" w15:done="0"/>
  <w15:commentEx w15:paraId="3F4A5B91" w15:paraIdParent="3FD9EAD0" w15:done="0"/>
  <w15:commentEx w15:paraId="00CE8B5B" w15:done="0"/>
  <w15:commentEx w15:paraId="49A04CD0" w15:paraIdParent="00CE8B5B" w15:done="0"/>
  <w15:commentEx w15:paraId="04621A6E" w15:done="0"/>
  <w15:commentEx w15:paraId="144A75B2" w15:paraIdParent="04621A6E" w15:done="0"/>
  <w15:commentEx w15:paraId="2D87978F" w15:done="0"/>
  <w15:commentEx w15:paraId="5FEB7CCC" w15:paraIdParent="2D87978F" w15:done="0"/>
  <w15:commentEx w15:paraId="3093B448" w15:done="0"/>
  <w15:commentEx w15:paraId="29E4B963" w15:paraIdParent="3093B448" w15:done="0"/>
  <w15:commentEx w15:paraId="4DAAA41D" w15:done="0"/>
  <w15:commentEx w15:paraId="2665D660" w15:done="0"/>
  <w15:commentEx w15:paraId="28A124C5" w15:paraIdParent="2665D660" w15:done="0"/>
  <w15:commentEx w15:paraId="1E65B29C" w15:done="0"/>
  <w15:commentEx w15:paraId="74EF6705" w15:paraIdParent="1E65B29C" w15:done="0"/>
  <w15:commentEx w15:paraId="58B9CA87" w15:done="0"/>
  <w15:commentEx w15:paraId="6BF0A548" w15:paraIdParent="58B9CA87" w15:done="0"/>
  <w15:commentEx w15:paraId="4D76F2E5" w15:done="0"/>
  <w15:commentEx w15:paraId="50EB8D84" w15:paraIdParent="4D76F2E5" w15:done="0"/>
  <w15:commentEx w15:paraId="66E0271E" w15:done="0"/>
  <w15:commentEx w15:paraId="1CC185CC" w15:paraIdParent="66E0271E" w15:done="0"/>
  <w15:commentEx w15:paraId="5CA30B81" w15:done="0"/>
  <w15:commentEx w15:paraId="08AAA078" w15:paraIdParent="5CA30B81" w15:done="0"/>
  <w15:commentEx w15:paraId="5880D1A9" w15:done="0"/>
  <w15:commentEx w15:paraId="42D7D228" w15:paraIdParent="5880D1A9" w15:done="0"/>
  <w15:commentEx w15:paraId="69278C43" w15:done="0"/>
  <w15:commentEx w15:paraId="6ADC1817" w15:paraIdParent="69278C43" w15:done="0"/>
  <w15:commentEx w15:paraId="6E157B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81BD22" w16cid:durableId="4194E7DE"/>
  <w16cid:commentId w16cid:paraId="18F46CCB" w16cid:durableId="2974E3CE"/>
  <w16cid:commentId w16cid:paraId="3B83E39E" w16cid:durableId="739CF0FB"/>
  <w16cid:commentId w16cid:paraId="6C560FAF" w16cid:durableId="2974E3CF"/>
  <w16cid:commentId w16cid:paraId="45B18959" w16cid:durableId="130D19F6"/>
  <w16cid:commentId w16cid:paraId="7F7B3D8D" w16cid:durableId="297A1869"/>
  <w16cid:commentId w16cid:paraId="49886E0E" w16cid:durableId="417FF9FE"/>
  <w16cid:commentId w16cid:paraId="71889EE8" w16cid:durableId="29635E6A"/>
  <w16cid:commentId w16cid:paraId="3ADA69E3" w16cid:durableId="5E9218D5"/>
  <w16cid:commentId w16cid:paraId="7B14C27F" w16cid:durableId="29635EA5"/>
  <w16cid:commentId w16cid:paraId="10C5E670" w16cid:durableId="2D80DE64"/>
  <w16cid:commentId w16cid:paraId="50FECA91" w16cid:durableId="2974E3F9"/>
  <w16cid:commentId w16cid:paraId="57D00FFD" w16cid:durableId="7BF26DD9"/>
  <w16cid:commentId w16cid:paraId="700DF159" w16cid:durableId="29635EB7"/>
  <w16cid:commentId w16cid:paraId="38BE251A" w16cid:durableId="6713CC8A"/>
  <w16cid:commentId w16cid:paraId="73698E75" w16cid:durableId="2974E42C"/>
  <w16cid:commentId w16cid:paraId="2F1E69C6" w16cid:durableId="37BC623C"/>
  <w16cid:commentId w16cid:paraId="4BC67D22" w16cid:durableId="2974E450"/>
  <w16cid:commentId w16cid:paraId="0A16AA96" w16cid:durableId="5D994485"/>
  <w16cid:commentId w16cid:paraId="7ABCCDA7" w16cid:durableId="2974E47B"/>
  <w16cid:commentId w16cid:paraId="580EBE69" w16cid:durableId="597012B5"/>
  <w16cid:commentId w16cid:paraId="35AFDC45" w16cid:durableId="2974E486"/>
  <w16cid:commentId w16cid:paraId="050F55C2" w16cid:durableId="31FA9762"/>
  <w16cid:commentId w16cid:paraId="44A51FCE" w16cid:durableId="29635F00"/>
  <w16cid:commentId w16cid:paraId="084807AF" w16cid:durableId="74662BD2"/>
  <w16cid:commentId w16cid:paraId="3A36327D" w16cid:durableId="297A18C0"/>
  <w16cid:commentId w16cid:paraId="2A88E6E7" w16cid:durableId="3D12A811"/>
  <w16cid:commentId w16cid:paraId="3CDBFFDD" w16cid:durableId="29636986"/>
  <w16cid:commentId w16cid:paraId="73AD597D" w16cid:durableId="418B7FE3"/>
  <w16cid:commentId w16cid:paraId="7DF31237" w16cid:durableId="2974E4A6"/>
  <w16cid:commentId w16cid:paraId="63D41975" w16cid:durableId="2138221E"/>
  <w16cid:commentId w16cid:paraId="53D3FF3F" w16cid:durableId="2974E4B2"/>
  <w16cid:commentId w16cid:paraId="56B1CA39" w16cid:durableId="65F3124B"/>
  <w16cid:commentId w16cid:paraId="320B52AC" w16cid:durableId="2974E4C4"/>
  <w16cid:commentId w16cid:paraId="424B4F13" w16cid:durableId="7F13FF18"/>
  <w16cid:commentId w16cid:paraId="73B2B30C" w16cid:durableId="2974E4E5"/>
  <w16cid:commentId w16cid:paraId="53999AB0" w16cid:durableId="1EAFEBBB"/>
  <w16cid:commentId w16cid:paraId="549236E4" w16cid:durableId="29636CA1"/>
  <w16cid:commentId w16cid:paraId="2DADEE65" w16cid:durableId="749D99FD"/>
  <w16cid:commentId w16cid:paraId="799097C5" w16cid:durableId="29636CD0"/>
  <w16cid:commentId w16cid:paraId="1F3CA382" w16cid:durableId="4289ECFD"/>
  <w16cid:commentId w16cid:paraId="62C62087" w16cid:durableId="2974E4F7"/>
  <w16cid:commentId w16cid:paraId="75D11050" w16cid:durableId="5963CECF"/>
  <w16cid:commentId w16cid:paraId="6771CA90" w16cid:durableId="29636E60"/>
  <w16cid:commentId w16cid:paraId="6F1EFA48" w16cid:durableId="24524847"/>
  <w16cid:commentId w16cid:paraId="01D2B088" w16cid:durableId="29636E74"/>
  <w16cid:commentId w16cid:paraId="2E867D3C" w16cid:durableId="475192BC"/>
  <w16cid:commentId w16cid:paraId="24120130" w16cid:durableId="4B82EC60"/>
  <w16cid:commentId w16cid:paraId="68C516B4" w16cid:durableId="2974E51A"/>
  <w16cid:commentId w16cid:paraId="254910B6" w16cid:durableId="7EAE3894"/>
  <w16cid:commentId w16cid:paraId="59CB4BBA" w16cid:durableId="29636FE4"/>
  <w16cid:commentId w16cid:paraId="1179CB28" w16cid:durableId="78975C42"/>
  <w16cid:commentId w16cid:paraId="3F2E6875" w16cid:durableId="2974E52B"/>
  <w16cid:commentId w16cid:paraId="7029492B" w16cid:durableId="5345502E"/>
  <w16cid:commentId w16cid:paraId="130F4D41" w16cid:durableId="2974E531"/>
  <w16cid:commentId w16cid:paraId="75B6C71F" w16cid:durableId="535C56A7"/>
  <w16cid:commentId w16cid:paraId="55F50B9F" w16cid:durableId="29637074"/>
  <w16cid:commentId w16cid:paraId="116C75EE" w16cid:durableId="257B6CE4"/>
  <w16cid:commentId w16cid:paraId="1B04A1FA" w16cid:durableId="2974E543"/>
  <w16cid:commentId w16cid:paraId="5FF1C59B" w16cid:durableId="7D3F10D8"/>
  <w16cid:commentId w16cid:paraId="4DAE079C" w16cid:durableId="297A1955"/>
  <w16cid:commentId w16cid:paraId="1FC1895B" w16cid:durableId="0F779B98"/>
  <w16cid:commentId w16cid:paraId="566FF1A3" w16cid:durableId="2974E54B"/>
  <w16cid:commentId w16cid:paraId="2CC1B01F" w16cid:durableId="4F4A2B0B"/>
  <w16cid:commentId w16cid:paraId="5F30509D" w16cid:durableId="29637178"/>
  <w16cid:commentId w16cid:paraId="14131FCB" w16cid:durableId="0F6162F1"/>
  <w16cid:commentId w16cid:paraId="76D1279C" w16cid:durableId="2974E55E"/>
  <w16cid:commentId w16cid:paraId="7F9A13F8" w16cid:durableId="6D3F53AF"/>
  <w16cid:commentId w16cid:paraId="5A9D3F6F" w16cid:durableId="29637183"/>
  <w16cid:commentId w16cid:paraId="1F6BA4E3" w16cid:durableId="07A9B853"/>
  <w16cid:commentId w16cid:paraId="6F083F62" w16cid:durableId="2974E579"/>
  <w16cid:commentId w16cid:paraId="5B990958" w16cid:durableId="4DC1CDA4"/>
  <w16cid:commentId w16cid:paraId="17C85C14" w16cid:durableId="297A1968"/>
  <w16cid:commentId w16cid:paraId="1EB0CEE7" w16cid:durableId="51B52049"/>
  <w16cid:commentId w16cid:paraId="083F29DD" w16cid:durableId="29637195"/>
  <w16cid:commentId w16cid:paraId="4D06F7A4" w16cid:durableId="50515CD1"/>
  <w16cid:commentId w16cid:paraId="5A5258FE" w16cid:durableId="296371BC"/>
  <w16cid:commentId w16cid:paraId="7AD87087" w16cid:durableId="4792941D"/>
  <w16cid:commentId w16cid:paraId="319772E1" w16cid:durableId="2974E966"/>
  <w16cid:commentId w16cid:paraId="36F9C6DC" w16cid:durableId="54E2226F"/>
  <w16cid:commentId w16cid:paraId="398ABFA0" w16cid:durableId="2974E96E"/>
  <w16cid:commentId w16cid:paraId="741424F4" w16cid:durableId="3AACD4F5"/>
  <w16cid:commentId w16cid:paraId="17E6FF66" w16cid:durableId="297A1982"/>
  <w16cid:commentId w16cid:paraId="4E7796E7" w16cid:durableId="5F9F1705"/>
  <w16cid:commentId w16cid:paraId="662AA192" w16cid:durableId="29637470"/>
  <w16cid:commentId w16cid:paraId="460FD73C" w16cid:durableId="001AEDF3"/>
  <w16cid:commentId w16cid:paraId="0F933D8E" w16cid:durableId="29637475"/>
  <w16cid:commentId w16cid:paraId="5FE4739C" w16cid:durableId="377656E6"/>
  <w16cid:commentId w16cid:paraId="6F055169" w16cid:durableId="29637488"/>
  <w16cid:commentId w16cid:paraId="2DF212AA" w16cid:durableId="62E84ABC"/>
  <w16cid:commentId w16cid:paraId="67C081A5" w16cid:durableId="2963748D"/>
  <w16cid:commentId w16cid:paraId="3FD9EAD0" w16cid:durableId="67EC2943"/>
  <w16cid:commentId w16cid:paraId="3F4A5B91" w16cid:durableId="296374A5"/>
  <w16cid:commentId w16cid:paraId="00CE8B5B" w16cid:durableId="7F688108"/>
  <w16cid:commentId w16cid:paraId="49A04CD0" w16cid:durableId="296374AE"/>
  <w16cid:commentId w16cid:paraId="04621A6E" w16cid:durableId="48FAE0A6"/>
  <w16cid:commentId w16cid:paraId="144A75B2" w16cid:durableId="296374B7"/>
  <w16cid:commentId w16cid:paraId="2D87978F" w16cid:durableId="15783C9A"/>
  <w16cid:commentId w16cid:paraId="5FEB7CCC" w16cid:durableId="2974E986"/>
  <w16cid:commentId w16cid:paraId="3093B448" w16cid:durableId="26307B31"/>
  <w16cid:commentId w16cid:paraId="29E4B963" w16cid:durableId="2974E98D"/>
  <w16cid:commentId w16cid:paraId="4DAAA41D" w16cid:durableId="0594FA3E"/>
  <w16cid:commentId w16cid:paraId="2665D660" w16cid:durableId="0B602203"/>
  <w16cid:commentId w16cid:paraId="28A124C5" w16cid:durableId="2974E994"/>
  <w16cid:commentId w16cid:paraId="1E65B29C" w16cid:durableId="43043C0D"/>
  <w16cid:commentId w16cid:paraId="74EF6705" w16cid:durableId="297A1994"/>
  <w16cid:commentId w16cid:paraId="58B9CA87" w16cid:durableId="067DB9A8"/>
  <w16cid:commentId w16cid:paraId="6BF0A548" w16cid:durableId="297A199F"/>
  <w16cid:commentId w16cid:paraId="4D76F2E5" w16cid:durableId="210FECDE"/>
  <w16cid:commentId w16cid:paraId="50EB8D84" w16cid:durableId="297A19B3"/>
  <w16cid:commentId w16cid:paraId="66E0271E" w16cid:durableId="1DED5D57"/>
  <w16cid:commentId w16cid:paraId="1CC185CC" w16cid:durableId="296399E0"/>
  <w16cid:commentId w16cid:paraId="5CA30B81" w16cid:durableId="7E256362"/>
  <w16cid:commentId w16cid:paraId="08AAA078" w16cid:durableId="297A19BE"/>
  <w16cid:commentId w16cid:paraId="5880D1A9" w16cid:durableId="2DC06C4A"/>
  <w16cid:commentId w16cid:paraId="42D7D228" w16cid:durableId="2963978F"/>
  <w16cid:commentId w16cid:paraId="69278C43" w16cid:durableId="0356CD2F"/>
  <w16cid:commentId w16cid:paraId="6ADC1817" w16cid:durableId="297A19F0"/>
  <w16cid:commentId w16cid:paraId="6E157BD8" w16cid:durableId="35A7B6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C1E954" w14:textId="77777777" w:rsidR="00DC05E8" w:rsidRDefault="00DC05E8">
      <w:r>
        <w:separator/>
      </w:r>
    </w:p>
  </w:endnote>
  <w:endnote w:type="continuationSeparator" w:id="0">
    <w:p w14:paraId="711839F0" w14:textId="77777777" w:rsidR="00DC05E8" w:rsidRDefault="00DC0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altName w:val="Cambria"/>
    <w:panose1 w:val="02040503050406030204"/>
    <w:charset w:val="01"/>
    <w:family w:val="roman"/>
    <w:pitch w:val="variable"/>
    <w:sig w:usb0="E00002FF" w:usb1="400004FF" w:usb2="00000000" w:usb3="00000000" w:csb0="0000019F" w:csb1="00000000"/>
  </w:font>
  <w:font w:name="ヒラギノ角ゴ Pro W3">
    <w:panose1 w:val="020B0300000000000000"/>
    <w:charset w:val="4E"/>
    <w:family w:val="auto"/>
    <w:pitch w:val="variable"/>
    <w:sig w:usb0="E00002FF"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CAF80" w14:textId="6DA5FF5C" w:rsidR="00E81FB8" w:rsidRDefault="00E81FB8">
    <w:pPr>
      <w:pBdr>
        <w:top w:val="single" w:sz="4" w:space="1" w:color="000000"/>
        <w:left w:val="nil"/>
        <w:bottom w:val="nil"/>
        <w:right w:val="nil"/>
        <w:between w:val="nil"/>
      </w:pBdr>
      <w:tabs>
        <w:tab w:val="center" w:pos="4153"/>
        <w:tab w:val="right" w:pos="8306"/>
        <w:tab w:val="right" w:pos="9639"/>
      </w:tabs>
      <w:rPr>
        <w:color w:val="000000"/>
        <w:sz w:val="20"/>
        <w:szCs w:val="20"/>
      </w:rPr>
    </w:pPr>
    <w:r>
      <w:rPr>
        <w:rFonts w:ascii="Cambria" w:eastAsia="Cambria" w:hAnsi="Cambria" w:cs="Cambria"/>
        <w:color w:val="000000"/>
        <w:sz w:val="20"/>
        <w:szCs w:val="20"/>
      </w:rPr>
      <w:t>SRSV1.0</w:t>
    </w:r>
    <w:r>
      <w:rPr>
        <w:rFonts w:ascii="Cambria" w:eastAsia="Cambria" w:hAnsi="Cambria" w:cs="Cambria"/>
        <w:color w:val="000000"/>
        <w:sz w:val="20"/>
        <w:szCs w:val="20"/>
      </w:rPr>
      <w:tab/>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93</w:t>
    </w:r>
    <w:r>
      <w:rPr>
        <w:color w:val="000000"/>
        <w:sz w:val="20"/>
        <w:szCs w:val="20"/>
      </w:rPr>
      <w:fldChar w:fldCharType="end"/>
    </w:r>
    <w:r>
      <w:rPr>
        <w:noProof/>
        <w:lang w:val="en-US" w:eastAsia="en-US"/>
      </w:rPr>
      <mc:AlternateContent>
        <mc:Choice Requires="wps">
          <w:drawing>
            <wp:anchor distT="0" distB="0" distL="114300" distR="114300" simplePos="0" relativeHeight="251658240" behindDoc="0" locked="0" layoutInCell="1" hidden="0" allowOverlap="1" wp14:anchorId="1B700D2D" wp14:editId="34B63278">
              <wp:simplePos x="0" y="0"/>
              <wp:positionH relativeFrom="column">
                <wp:posOffset>6540500</wp:posOffset>
              </wp:positionH>
              <wp:positionV relativeFrom="paragraph">
                <wp:posOffset>0</wp:posOffset>
              </wp:positionV>
              <wp:extent cx="103505" cy="813435"/>
              <wp:effectExtent l="0" t="0" r="0" b="0"/>
              <wp:wrapNone/>
              <wp:docPr id="8" name="Rectangle 8"/>
              <wp:cNvGraphicFramePr/>
              <a:graphic xmlns:a="http://schemas.openxmlformats.org/drawingml/2006/main">
                <a:graphicData uri="http://schemas.microsoft.com/office/word/2010/wordprocessingShape">
                  <wps:wsp>
                    <wps:cNvSpPr/>
                    <wps:spPr>
                      <a:xfrm>
                        <a:off x="6020688" y="3379633"/>
                        <a:ext cx="90805" cy="800735"/>
                      </a:xfrm>
                      <a:prstGeom prst="rect">
                        <a:avLst/>
                      </a:prstGeom>
                      <a:solidFill>
                        <a:srgbClr val="4BACC6"/>
                      </a:solidFill>
                      <a:ln w="12700" cap="flat" cmpd="sng">
                        <a:solidFill>
                          <a:srgbClr val="205867"/>
                        </a:solidFill>
                        <a:prstDash val="solid"/>
                        <a:round/>
                        <a:headEnd type="none" w="sm" len="sm"/>
                        <a:tailEnd type="none" w="sm" len="sm"/>
                      </a:ln>
                    </wps:spPr>
                    <wps:txbx>
                      <w:txbxContent>
                        <w:p w14:paraId="21ABC689" w14:textId="77777777" w:rsidR="00E81FB8" w:rsidRDefault="00E81FB8">
                          <w:pPr>
                            <w:textDirection w:val="btLr"/>
                          </w:pPr>
                        </w:p>
                      </w:txbxContent>
                    </wps:txbx>
                    <wps:bodyPr spcFirstLastPara="1" wrap="square" lIns="91425" tIns="91425" rIns="91425" bIns="91425" anchor="ctr" anchorCtr="0">
                      <a:noAutofit/>
                    </wps:bodyPr>
                  </wps:wsp>
                </a:graphicData>
              </a:graphic>
            </wp:anchor>
          </w:drawing>
        </mc:Choice>
        <mc:Fallback>
          <w:pict>
            <v:rect w14:anchorId="1B700D2D" id="Rectangle 8" o:spid="_x0000_s1026" style="position:absolute;margin-left:515pt;margin-top:0;width:8.15pt;height:64.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" fillcolor="#4bacc6" strokecolor="#205867" strokeweight="1pt">
              <v:stroke startarrowwidth="narrow" startarrowlength="short" endarrowwidth="narrow" endarrowlength="short" joinstyle="round"/>
              <v:textbox inset="2.53958mm,2.53958mm,2.53958mm,2.53958mm">
                <w:txbxContent>
                  <w:p w14:paraId="21ABC689" w14:textId="77777777" w:rsidR="00E81FB8" w:rsidRDefault="00E81FB8">
                    <w:pPr>
                      <w:textDirection w:val="btLr"/>
                    </w:pPr>
                  </w:p>
                </w:txbxContent>
              </v:textbox>
            </v:rect>
          </w:pict>
        </mc:Fallback>
      </mc:AlternateContent>
    </w:r>
    <w:r>
      <w:rPr>
        <w:noProof/>
        <w:lang w:val="en-US" w:eastAsia="en-US"/>
      </w:rPr>
      <mc:AlternateContent>
        <mc:Choice Requires="wps">
          <w:drawing>
            <wp:anchor distT="0" distB="0" distL="114300" distR="114300" simplePos="0" relativeHeight="251659264" behindDoc="0" locked="0" layoutInCell="1" hidden="0" allowOverlap="1" wp14:anchorId="4CBAE522" wp14:editId="38F52464">
              <wp:simplePos x="0" y="0"/>
              <wp:positionH relativeFrom="column">
                <wp:posOffset>-279399</wp:posOffset>
              </wp:positionH>
              <wp:positionV relativeFrom="paragraph">
                <wp:posOffset>0</wp:posOffset>
              </wp:positionV>
              <wp:extent cx="103505" cy="813435"/>
              <wp:effectExtent l="0" t="0" r="0" b="0"/>
              <wp:wrapNone/>
              <wp:docPr id="5" name="Rectangle 5"/>
              <wp:cNvGraphicFramePr/>
              <a:graphic xmlns:a="http://schemas.openxmlformats.org/drawingml/2006/main">
                <a:graphicData uri="http://schemas.microsoft.com/office/word/2010/wordprocessingShape">
                  <wps:wsp>
                    <wps:cNvSpPr/>
                    <wps:spPr>
                      <a:xfrm>
                        <a:off x="6020688" y="3379633"/>
                        <a:ext cx="90805" cy="800735"/>
                      </a:xfrm>
                      <a:prstGeom prst="rect">
                        <a:avLst/>
                      </a:prstGeom>
                      <a:solidFill>
                        <a:srgbClr val="4BACC6"/>
                      </a:solidFill>
                      <a:ln w="12700" cap="flat" cmpd="sng">
                        <a:solidFill>
                          <a:srgbClr val="205867"/>
                        </a:solidFill>
                        <a:prstDash val="solid"/>
                        <a:round/>
                        <a:headEnd type="none" w="sm" len="sm"/>
                        <a:tailEnd type="none" w="sm" len="sm"/>
                      </a:ln>
                    </wps:spPr>
                    <wps:txbx>
                      <w:txbxContent>
                        <w:p w14:paraId="6086E117" w14:textId="77777777" w:rsidR="00E81FB8" w:rsidRDefault="00E81FB8">
                          <w:pPr>
                            <w:textDirection w:val="btLr"/>
                          </w:pPr>
                        </w:p>
                      </w:txbxContent>
                    </wps:txbx>
                    <wps:bodyPr spcFirstLastPara="1" wrap="square" lIns="91425" tIns="91425" rIns="91425" bIns="91425" anchor="ctr" anchorCtr="0">
                      <a:noAutofit/>
                    </wps:bodyPr>
                  </wps:wsp>
                </a:graphicData>
              </a:graphic>
            </wp:anchor>
          </w:drawing>
        </mc:Choice>
        <mc:Fallback>
          <w:pict>
            <v:rect w14:anchorId="4CBAE522" id="Rectangle 5" o:spid="_x0000_s1027" style="position:absolute;margin-left:-22pt;margin-top:0;width:8.15pt;height:64.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" fillcolor="#4bacc6" strokecolor="#205867" strokeweight="1pt">
              <v:stroke startarrowwidth="narrow" startarrowlength="short" endarrowwidth="narrow" endarrowlength="short" joinstyle="round"/>
              <v:textbox inset="2.53958mm,2.53958mm,2.53958mm,2.53958mm">
                <w:txbxContent>
                  <w:p w14:paraId="6086E117" w14:textId="77777777" w:rsidR="00E81FB8" w:rsidRDefault="00E81FB8">
                    <w:pPr>
                      <w:textDirection w:val="btLr"/>
                    </w:pPr>
                  </w:p>
                </w:txbxContent>
              </v:textbox>
            </v:rect>
          </w:pict>
        </mc:Fallback>
      </mc:AlternateContent>
    </w:r>
    <w:r>
      <w:rPr>
        <w:noProof/>
        <w:lang w:val="en-US" w:eastAsia="en-US"/>
      </w:rPr>
      <mc:AlternateContent>
        <mc:Choice Requires="wpg">
          <w:drawing>
            <wp:anchor distT="0" distB="0" distL="114300" distR="114300" simplePos="0" relativeHeight="251660288" behindDoc="0" locked="0" layoutInCell="1" hidden="0" allowOverlap="1" wp14:anchorId="2F81DE68" wp14:editId="243DF999">
              <wp:simplePos x="0" y="0"/>
              <wp:positionH relativeFrom="column">
                <wp:posOffset>-1308099</wp:posOffset>
              </wp:positionH>
              <wp:positionV relativeFrom="paragraph">
                <wp:posOffset>0</wp:posOffset>
              </wp:positionV>
              <wp:extent cx="7538719" cy="822960"/>
              <wp:effectExtent l="0" t="0" r="0" b="0"/>
              <wp:wrapNone/>
              <wp:docPr id="10" name="Group 10"/>
              <wp:cNvGraphicFramePr/>
              <a:graphic xmlns:a="http://schemas.openxmlformats.org/drawingml/2006/main">
                <a:graphicData uri="http://schemas.microsoft.com/office/word/2010/wordprocessingGroup">
                  <wpg:wgp>
                    <wpg:cNvGrpSpPr/>
                    <wpg:grpSpPr>
                      <a:xfrm>
                        <a:off x="0" y="0"/>
                        <a:ext cx="7538719" cy="822960"/>
                        <a:chOff x="3005708" y="3368520"/>
                        <a:chExt cx="7538718" cy="822960"/>
                      </a:xfrm>
                    </wpg:grpSpPr>
                    <wpg:grpSp>
                      <wpg:cNvPr id="2" name="Group 1"/>
                      <wpg:cNvGrpSpPr/>
                      <wpg:grpSpPr>
                        <a:xfrm rot="10800000" flipH="1">
                          <a:off x="3005708" y="3368520"/>
                          <a:ext cx="7538718" cy="822960"/>
                          <a:chOff x="0" y="0"/>
                          <a:chExt cx="7538718" cy="822960"/>
                        </a:xfrm>
                      </wpg:grpSpPr>
                      <wps:wsp>
                        <wps:cNvPr id="3" name="Rectangle 2"/>
                        <wps:cNvSpPr/>
                        <wps:spPr>
                          <a:xfrm>
                            <a:off x="0" y="0"/>
                            <a:ext cx="7538700" cy="822950"/>
                          </a:xfrm>
                          <a:prstGeom prst="rect">
                            <a:avLst/>
                          </a:prstGeom>
                          <a:noFill/>
                          <a:ln>
                            <a:noFill/>
                          </a:ln>
                        </wps:spPr>
                        <wps:txbx>
                          <w:txbxContent>
                            <w:p w14:paraId="1BD7EBF9" w14:textId="77777777" w:rsidR="00E81FB8" w:rsidRDefault="00E81FB8">
                              <w:pPr>
                                <w:textDirection w:val="btLr"/>
                              </w:pPr>
                            </w:p>
                          </w:txbxContent>
                        </wps:txbx>
                        <wps:bodyPr spcFirstLastPara="1" wrap="square" lIns="91425" tIns="91425" rIns="91425" bIns="91425" anchor="ctr" anchorCtr="0">
                          <a:noAutofit/>
                        </wps:bodyPr>
                      </wps:wsp>
                      <wps:wsp>
                        <wps:cNvPr id="4" name="Freeform: Shape 3"/>
                        <wps:cNvSpPr/>
                        <wps:spPr>
                          <a:xfrm>
                            <a:off x="476" y="813237"/>
                            <a:ext cx="7538242" cy="0"/>
                          </a:xfrm>
                          <a:custGeom>
                            <a:avLst/>
                            <a:gdLst/>
                            <a:ahLst/>
                            <a:cxnLst/>
                            <a:rect l="l" t="t" r="r" b="b"/>
                            <a:pathLst>
                              <a:path w="7538242" h="1" extrusionOk="0">
                                <a:moveTo>
                                  <a:pt x="0" y="0"/>
                                </a:moveTo>
                                <a:lnTo>
                                  <a:pt x="7538242" y="0"/>
                                </a:lnTo>
                              </a:path>
                            </a:pathLst>
                          </a:custGeom>
                          <a:solidFill>
                            <a:srgbClr val="FFFFFF"/>
                          </a:solidFill>
                          <a:ln w="12700" cap="flat" cmpd="sng">
                            <a:solidFill>
                              <a:srgbClr val="31849B"/>
                            </a:solidFill>
                            <a:prstDash val="solid"/>
                            <a:round/>
                            <a:headEnd type="none" w="sm" len="sm"/>
                            <a:tailEnd type="none" w="sm" len="sm"/>
                          </a:ln>
                        </wps:spPr>
                        <wps:bodyPr spcFirstLastPara="1" wrap="square" lIns="91425" tIns="91425" rIns="91425" bIns="91425" anchor="ctr" anchorCtr="0">
                          <a:noAutofit/>
                        </wps:bodyPr>
                      </wps:wsp>
                      <wps:wsp>
                        <wps:cNvPr id="6" name="Rectangle 4"/>
                        <wps:cNvSpPr/>
                        <wps:spPr>
                          <a:xfrm>
                            <a:off x="0" y="0"/>
                            <a:ext cx="1920531" cy="822960"/>
                          </a:xfrm>
                          <a:prstGeom prst="rect">
                            <a:avLst/>
                          </a:prstGeom>
                          <a:noFill/>
                          <a:ln>
                            <a:noFill/>
                          </a:ln>
                        </wps:spPr>
                        <wps:txbx>
                          <w:txbxContent>
                            <w:p w14:paraId="031379A8" w14:textId="77777777" w:rsidR="00E81FB8" w:rsidRDefault="00E81FB8">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F81DE68" id="Group 10" o:spid="_x0000_s1028" style="position:absolute;margin-left:-103pt;margin-top:0;width:593.6pt;height:64.8pt;z-index:251660288" coordorigin="30057,33685" coordsize="75387,82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">
              <v:group id="Group 1" o:spid="_x0000_s1029" style="position:absolute;left:30057;top:33685;width:75387;height:8229;rotation:180;flip:x" coordsize="75387,8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">
                <v:rect id="Rectangle 2" o:spid="_x0000_s1030" style="position:absolute;width:75387;height:82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" filled="f" stroked="f">
                  <v:textbox inset="2.53958mm,2.53958mm,2.53958mm,2.53958mm">
                    <w:txbxContent>
                      <w:p w14:paraId="1BD7EBF9" w14:textId="77777777" w:rsidR="00E81FB8" w:rsidRDefault="00E81FB8">
                        <w:pPr>
                          <w:textDirection w:val="btLr"/>
                        </w:pPr>
                      </w:p>
                    </w:txbxContent>
                  </v:textbox>
                </v:rect>
                <v:shape id="Freeform: Shape 3" o:spid="_x0000_s1031" style="position:absolute;left:4;top:8132;width:75383;height:0;visibility:visible;mso-wrap-style:square;v-text-anchor:middle" coordsize="75382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" path="m,l7538242,e" strokecolor="#31849b" strokeweight="1pt">
                  <v:stroke startarrowwidth="narrow" startarrowlength="short" endarrowwidth="narrow" endarrowlength="short"/>
                  <v:path arrowok="t" o:extrusionok="f"/>
                </v:shape>
                <v:rect id="Rectangle 4" o:spid="_x0000_s1032" style="position:absolute;width:19205;height:82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031379A8" w14:textId="77777777" w:rsidR="00E81FB8" w:rsidRDefault="00E81FB8">
                        <w:pPr>
                          <w:textDirection w:val="btLr"/>
                        </w:pPr>
                      </w:p>
                    </w:txbxContent>
                  </v:textbox>
                </v:rect>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1F27B" w14:textId="4A875706" w:rsidR="00E81FB8" w:rsidRDefault="00E81FB8">
    <w:pPr>
      <w:pBdr>
        <w:top w:val="nil"/>
        <w:left w:val="nil"/>
        <w:bottom w:val="nil"/>
        <w:right w:val="nil"/>
        <w:between w:val="nil"/>
      </w:pBdr>
      <w:tabs>
        <w:tab w:val="center" w:pos="4153"/>
        <w:tab w:val="right" w:pos="8306"/>
        <w:tab w:val="right" w:pos="9639"/>
      </w:tabs>
      <w:rPr>
        <w:color w:val="000000"/>
        <w:sz w:val="20"/>
        <w:szCs w:val="20"/>
      </w:rPr>
    </w:pPr>
    <w:r>
      <w:rPr>
        <w:rFonts w:ascii="Cambria" w:eastAsia="Cambria" w:hAnsi="Cambria" w:cs="Cambria"/>
        <w:color w:val="000000"/>
      </w:rPr>
      <w:t>SRSV1.0</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noProof/>
        <w:lang w:val="en-US" w:eastAsia="en-US"/>
      </w:rPr>
      <mc:AlternateContent>
        <mc:Choice Requires="wps">
          <w:drawing>
            <wp:anchor distT="0" distB="0" distL="114300" distR="114300" simplePos="0" relativeHeight="251661312" behindDoc="0" locked="0" layoutInCell="1" hidden="0" allowOverlap="1" wp14:anchorId="789D36CC" wp14:editId="424C369B">
              <wp:simplePos x="0" y="0"/>
              <wp:positionH relativeFrom="column">
                <wp:posOffset>6540500</wp:posOffset>
              </wp:positionH>
              <wp:positionV relativeFrom="paragraph">
                <wp:posOffset>0</wp:posOffset>
              </wp:positionV>
              <wp:extent cx="103505" cy="813435"/>
              <wp:effectExtent l="0" t="0" r="0" b="0"/>
              <wp:wrapNone/>
              <wp:docPr id="7" name="Rectangle 7"/>
              <wp:cNvGraphicFramePr/>
              <a:graphic xmlns:a="http://schemas.openxmlformats.org/drawingml/2006/main">
                <a:graphicData uri="http://schemas.microsoft.com/office/word/2010/wordprocessingShape">
                  <wps:wsp>
                    <wps:cNvSpPr/>
                    <wps:spPr>
                      <a:xfrm>
                        <a:off x="6020688" y="3379633"/>
                        <a:ext cx="90805" cy="800735"/>
                      </a:xfrm>
                      <a:prstGeom prst="rect">
                        <a:avLst/>
                      </a:prstGeom>
                      <a:solidFill>
                        <a:srgbClr val="4BACC6"/>
                      </a:solidFill>
                      <a:ln w="12700" cap="flat" cmpd="sng">
                        <a:solidFill>
                          <a:srgbClr val="205867"/>
                        </a:solidFill>
                        <a:prstDash val="solid"/>
                        <a:round/>
                        <a:headEnd type="none" w="sm" len="sm"/>
                        <a:tailEnd type="none" w="sm" len="sm"/>
                      </a:ln>
                    </wps:spPr>
                    <wps:txbx>
                      <w:txbxContent>
                        <w:p w14:paraId="2699C6BC" w14:textId="77777777" w:rsidR="00E81FB8" w:rsidRDefault="00E81FB8">
                          <w:pPr>
                            <w:textDirection w:val="btLr"/>
                          </w:pPr>
                        </w:p>
                      </w:txbxContent>
                    </wps:txbx>
                    <wps:bodyPr spcFirstLastPara="1" wrap="square" lIns="91425" tIns="91425" rIns="91425" bIns="91425" anchor="ctr" anchorCtr="0">
                      <a:noAutofit/>
                    </wps:bodyPr>
                  </wps:wsp>
                </a:graphicData>
              </a:graphic>
            </wp:anchor>
          </w:drawing>
        </mc:Choice>
        <mc:Fallback>
          <w:pict>
            <v:rect w14:anchorId="789D36CC" id="Rectangle 7" o:spid="_x0000_s1033" style="position:absolute;margin-left:515pt;margin-top:0;width:8.15pt;height:6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" fillcolor="#4bacc6" strokecolor="#205867" strokeweight="1pt">
              <v:stroke startarrowwidth="narrow" startarrowlength="short" endarrowwidth="narrow" endarrowlength="short" joinstyle="round"/>
              <v:textbox inset="2.53958mm,2.53958mm,2.53958mm,2.53958mm">
                <w:txbxContent>
                  <w:p w14:paraId="2699C6BC" w14:textId="77777777" w:rsidR="00E81FB8" w:rsidRDefault="00E81FB8">
                    <w:pPr>
                      <w:textDirection w:val="btLr"/>
                    </w:pPr>
                  </w:p>
                </w:txbxContent>
              </v:textbox>
            </v:rect>
          </w:pict>
        </mc:Fallback>
      </mc:AlternateContent>
    </w:r>
    <w:r>
      <w:rPr>
        <w:noProof/>
        <w:lang w:val="en-US" w:eastAsia="en-US"/>
      </w:rPr>
      <mc:AlternateContent>
        <mc:Choice Requires="wps">
          <w:drawing>
            <wp:anchor distT="0" distB="0" distL="114300" distR="114300" simplePos="0" relativeHeight="251662336" behindDoc="0" locked="0" layoutInCell="1" hidden="0" allowOverlap="1" wp14:anchorId="00D7B3F3" wp14:editId="6E1F2A5F">
              <wp:simplePos x="0" y="0"/>
              <wp:positionH relativeFrom="column">
                <wp:posOffset>-279399</wp:posOffset>
              </wp:positionH>
              <wp:positionV relativeFrom="paragraph">
                <wp:posOffset>0</wp:posOffset>
              </wp:positionV>
              <wp:extent cx="103505" cy="813435"/>
              <wp:effectExtent l="0" t="0" r="0" b="0"/>
              <wp:wrapNone/>
              <wp:docPr id="9" name="Rectangle 9"/>
              <wp:cNvGraphicFramePr/>
              <a:graphic xmlns:a="http://schemas.openxmlformats.org/drawingml/2006/main">
                <a:graphicData uri="http://schemas.microsoft.com/office/word/2010/wordprocessingShape">
                  <wps:wsp>
                    <wps:cNvSpPr/>
                    <wps:spPr>
                      <a:xfrm>
                        <a:off x="6020688" y="3379633"/>
                        <a:ext cx="90805" cy="800735"/>
                      </a:xfrm>
                      <a:prstGeom prst="rect">
                        <a:avLst/>
                      </a:prstGeom>
                      <a:solidFill>
                        <a:srgbClr val="4BACC6"/>
                      </a:solidFill>
                      <a:ln w="12700" cap="flat" cmpd="sng">
                        <a:solidFill>
                          <a:srgbClr val="205867"/>
                        </a:solidFill>
                        <a:prstDash val="solid"/>
                        <a:round/>
                        <a:headEnd type="none" w="sm" len="sm"/>
                        <a:tailEnd type="none" w="sm" len="sm"/>
                      </a:ln>
                    </wps:spPr>
                    <wps:txbx>
                      <w:txbxContent>
                        <w:p w14:paraId="1B414882" w14:textId="77777777" w:rsidR="00E81FB8" w:rsidRDefault="00E81FB8">
                          <w:pPr>
                            <w:textDirection w:val="btLr"/>
                          </w:pPr>
                        </w:p>
                      </w:txbxContent>
                    </wps:txbx>
                    <wps:bodyPr spcFirstLastPara="1" wrap="square" lIns="91425" tIns="91425" rIns="91425" bIns="91425" anchor="ctr" anchorCtr="0">
                      <a:noAutofit/>
                    </wps:bodyPr>
                  </wps:wsp>
                </a:graphicData>
              </a:graphic>
            </wp:anchor>
          </w:drawing>
        </mc:Choice>
        <mc:Fallback>
          <w:pict>
            <v:rect w14:anchorId="00D7B3F3" id="Rectangle 9" o:spid="_x0000_s1034" style="position:absolute;margin-left:-22pt;margin-top:0;width:8.15pt;height:64.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" fillcolor="#4bacc6" strokecolor="#205867" strokeweight="1pt">
              <v:stroke startarrowwidth="narrow" startarrowlength="short" endarrowwidth="narrow" endarrowlength="short" joinstyle="round"/>
              <v:textbox inset="2.53958mm,2.53958mm,2.53958mm,2.53958mm">
                <w:txbxContent>
                  <w:p w14:paraId="1B414882" w14:textId="77777777" w:rsidR="00E81FB8" w:rsidRDefault="00E81FB8">
                    <w:pPr>
                      <w:textDirection w:val="btLr"/>
                    </w:pPr>
                  </w:p>
                </w:txbxContent>
              </v:textbox>
            </v:rect>
          </w:pict>
        </mc:Fallback>
      </mc:AlternateContent>
    </w:r>
    <w:r>
      <w:rPr>
        <w:noProof/>
        <w:lang w:val="en-US" w:eastAsia="en-US"/>
      </w:rPr>
      <mc:AlternateContent>
        <mc:Choice Requires="wpg">
          <w:drawing>
            <wp:anchor distT="0" distB="0" distL="114300" distR="114300" simplePos="0" relativeHeight="251663360" behindDoc="0" locked="0" layoutInCell="1" hidden="0" allowOverlap="1" wp14:anchorId="3CA96816" wp14:editId="4A0AF6D3">
              <wp:simplePos x="0" y="0"/>
              <wp:positionH relativeFrom="column">
                <wp:posOffset>-1308099</wp:posOffset>
              </wp:positionH>
              <wp:positionV relativeFrom="paragraph">
                <wp:posOffset>0</wp:posOffset>
              </wp:positionV>
              <wp:extent cx="7538719" cy="822960"/>
              <wp:effectExtent l="0" t="0" r="0" b="0"/>
              <wp:wrapNone/>
              <wp:docPr id="13" name="Group 13"/>
              <wp:cNvGraphicFramePr/>
              <a:graphic xmlns:a="http://schemas.openxmlformats.org/drawingml/2006/main">
                <a:graphicData uri="http://schemas.microsoft.com/office/word/2010/wordprocessingGroup">
                  <wpg:wgp>
                    <wpg:cNvGrpSpPr/>
                    <wpg:grpSpPr>
                      <a:xfrm>
                        <a:off x="0" y="0"/>
                        <a:ext cx="7538719" cy="822960"/>
                        <a:chOff x="3005708" y="3368520"/>
                        <a:chExt cx="7538718" cy="822960"/>
                      </a:xfrm>
                    </wpg:grpSpPr>
                    <wpg:grpSp>
                      <wpg:cNvPr id="14" name="Group 13"/>
                      <wpg:cNvGrpSpPr/>
                      <wpg:grpSpPr>
                        <a:xfrm rot="10800000" flipH="1">
                          <a:off x="3005708" y="3368520"/>
                          <a:ext cx="7538718" cy="822960"/>
                          <a:chOff x="0" y="0"/>
                          <a:chExt cx="7538718" cy="822960"/>
                        </a:xfrm>
                      </wpg:grpSpPr>
                      <wps:wsp>
                        <wps:cNvPr id="15" name="Rectangle 14"/>
                        <wps:cNvSpPr/>
                        <wps:spPr>
                          <a:xfrm>
                            <a:off x="0" y="0"/>
                            <a:ext cx="7538700" cy="822950"/>
                          </a:xfrm>
                          <a:prstGeom prst="rect">
                            <a:avLst/>
                          </a:prstGeom>
                          <a:noFill/>
                          <a:ln>
                            <a:noFill/>
                          </a:ln>
                        </wps:spPr>
                        <wps:txbx>
                          <w:txbxContent>
                            <w:p w14:paraId="0EB3F671" w14:textId="77777777" w:rsidR="00E81FB8" w:rsidRDefault="00E81FB8">
                              <w:pPr>
                                <w:textDirection w:val="btLr"/>
                              </w:pPr>
                            </w:p>
                          </w:txbxContent>
                        </wps:txbx>
                        <wps:bodyPr spcFirstLastPara="1" wrap="square" lIns="91425" tIns="91425" rIns="91425" bIns="91425" anchor="ctr" anchorCtr="0">
                          <a:noAutofit/>
                        </wps:bodyPr>
                      </wps:wsp>
                      <wps:wsp>
                        <wps:cNvPr id="16" name="Freeform: Shape 15"/>
                        <wps:cNvSpPr/>
                        <wps:spPr>
                          <a:xfrm>
                            <a:off x="476" y="813237"/>
                            <a:ext cx="7538242" cy="0"/>
                          </a:xfrm>
                          <a:custGeom>
                            <a:avLst/>
                            <a:gdLst/>
                            <a:ahLst/>
                            <a:cxnLst/>
                            <a:rect l="l" t="t" r="r" b="b"/>
                            <a:pathLst>
                              <a:path w="7538242" h="1" extrusionOk="0">
                                <a:moveTo>
                                  <a:pt x="0" y="0"/>
                                </a:moveTo>
                                <a:lnTo>
                                  <a:pt x="7538242" y="0"/>
                                </a:lnTo>
                              </a:path>
                            </a:pathLst>
                          </a:custGeom>
                          <a:solidFill>
                            <a:srgbClr val="FFFFFF"/>
                          </a:solidFill>
                          <a:ln w="12700" cap="flat" cmpd="sng">
                            <a:solidFill>
                              <a:srgbClr val="31849B"/>
                            </a:solidFill>
                            <a:prstDash val="solid"/>
                            <a:round/>
                            <a:headEnd type="none" w="sm" len="sm"/>
                            <a:tailEnd type="none" w="sm" len="sm"/>
                          </a:ln>
                        </wps:spPr>
                        <wps:bodyPr spcFirstLastPara="1" wrap="square" lIns="91425" tIns="91425" rIns="91425" bIns="91425" anchor="ctr" anchorCtr="0">
                          <a:noAutofit/>
                        </wps:bodyPr>
                      </wps:wsp>
                      <wps:wsp>
                        <wps:cNvPr id="133" name="Rectangle 16"/>
                        <wps:cNvSpPr/>
                        <wps:spPr>
                          <a:xfrm>
                            <a:off x="0" y="0"/>
                            <a:ext cx="1920531" cy="822960"/>
                          </a:xfrm>
                          <a:prstGeom prst="rect">
                            <a:avLst/>
                          </a:prstGeom>
                          <a:noFill/>
                          <a:ln>
                            <a:noFill/>
                          </a:ln>
                        </wps:spPr>
                        <wps:txbx>
                          <w:txbxContent>
                            <w:p w14:paraId="4FD7AA50" w14:textId="77777777" w:rsidR="00E81FB8" w:rsidRDefault="00E81FB8">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CA96816" id="Group 13" o:spid="_x0000_s1035" style="position:absolute;margin-left:-103pt;margin-top:0;width:593.6pt;height:64.8pt;z-index:251663360" coordorigin="30057,33685" coordsize="75387,82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">
              <v:group id="_x0000_s1036" style="position:absolute;left:30057;top:33685;width:75387;height:8229;rotation:180;flip:x" coordsize="75387,8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">
                <v:rect id="Rectangle 14" o:spid="_x0000_s1037" style="position:absolute;width:75387;height:82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0EB3F671" w14:textId="77777777" w:rsidR="00E81FB8" w:rsidRDefault="00E81FB8">
                        <w:pPr>
                          <w:textDirection w:val="btLr"/>
                        </w:pPr>
                      </w:p>
                    </w:txbxContent>
                  </v:textbox>
                </v:rect>
                <v:shape id="Freeform: Shape 15" o:spid="_x0000_s1038" style="position:absolute;left:4;top:8132;width:75383;height:0;visibility:visible;mso-wrap-style:square;v-text-anchor:middle" coordsize="75382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" path="m,l7538242,e" strokecolor="#31849b" strokeweight="1pt">
                  <v:stroke startarrowwidth="narrow" startarrowlength="short" endarrowwidth="narrow" endarrowlength="short"/>
                  <v:path arrowok="t" o:extrusionok="f"/>
                </v:shape>
                <v:rect id="Rectangle 16" o:spid="_x0000_s1039" style="position:absolute;width:19205;height:82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" filled="f" stroked="f">
                  <v:textbox inset="2.53958mm,2.53958mm,2.53958mm,2.53958mm">
                    <w:txbxContent>
                      <w:p w14:paraId="4FD7AA50" w14:textId="77777777" w:rsidR="00E81FB8" w:rsidRDefault="00E81FB8">
                        <w:pPr>
                          <w:textDirection w:val="btLr"/>
                        </w:pPr>
                      </w:p>
                    </w:txbxContent>
                  </v:textbox>
                </v:rect>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1A6C40" w14:textId="77777777" w:rsidR="00DC05E8" w:rsidRDefault="00DC05E8">
      <w:r>
        <w:separator/>
      </w:r>
    </w:p>
  </w:footnote>
  <w:footnote w:type="continuationSeparator" w:id="0">
    <w:p w14:paraId="44979018" w14:textId="77777777" w:rsidR="00DC05E8" w:rsidRDefault="00DC0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5807C" w14:textId="77777777" w:rsidR="00E81FB8" w:rsidRDefault="00E81FB8">
    <w:pPr>
      <w:pBdr>
        <w:top w:val="nil"/>
        <w:left w:val="nil"/>
        <w:bottom w:val="single" w:sz="4" w:space="1" w:color="000000"/>
        <w:right w:val="nil"/>
        <w:between w:val="nil"/>
      </w:pBdr>
      <w:tabs>
        <w:tab w:val="center" w:pos="4153"/>
        <w:tab w:val="right" w:pos="8306"/>
      </w:tabs>
      <w:jc w:val="right"/>
      <w:rPr>
        <w:color w:val="000000"/>
        <w:sz w:val="20"/>
        <w:szCs w:val="20"/>
      </w:rPr>
    </w:pPr>
    <w:r>
      <w:rPr>
        <w:noProof/>
        <w:color w:val="000000"/>
        <w:sz w:val="20"/>
        <w:szCs w:val="20"/>
        <w:lang w:val="en-US" w:eastAsia="en-US"/>
      </w:rPr>
      <w:drawing>
        <wp:inline distT="0" distB="0" distL="0" distR="0" wp14:anchorId="586EB79E" wp14:editId="2A871652">
          <wp:extent cx="2420286" cy="389493"/>
          <wp:effectExtent l="0" t="0" r="0" b="0"/>
          <wp:docPr id="12" name="image7.png" descr="E:\My Projects\logos Inventcolabs\2.png"/>
          <wp:cNvGraphicFramePr/>
          <a:graphic xmlns:a="http://schemas.openxmlformats.org/drawingml/2006/main">
            <a:graphicData uri="http://schemas.openxmlformats.org/drawingml/2006/picture">
              <pic:pic xmlns:pic="http://schemas.openxmlformats.org/drawingml/2006/picture">
                <pic:nvPicPr>
                  <pic:cNvPr id="0" name="image7.png" descr="E:\My Projects\logos Inventcolabs\2.png"/>
                  <pic:cNvPicPr preferRelativeResize="0"/>
                </pic:nvPicPr>
                <pic:blipFill>
                  <a:blip r:embed="rId1"/>
                  <a:srcRect/>
                  <a:stretch>
                    <a:fillRect/>
                  </a:stretch>
                </pic:blipFill>
                <pic:spPr>
                  <a:xfrm>
                    <a:off x="0" y="0"/>
                    <a:ext cx="2420286" cy="389493"/>
                  </a:xfrm>
                  <a:prstGeom prst="rect">
                    <a:avLst/>
                  </a:prstGeom>
                  <a:ln/>
                </pic:spPr>
              </pic:pic>
            </a:graphicData>
          </a:graphic>
        </wp:inline>
      </w:drawing>
    </w:r>
  </w:p>
  <w:p w14:paraId="296EF6E8" w14:textId="77777777" w:rsidR="00E81FB8" w:rsidRDefault="00E81FB8">
    <w:pPr>
      <w:pBdr>
        <w:top w:val="nil"/>
        <w:left w:val="nil"/>
        <w:bottom w:val="nil"/>
        <w:right w:val="nil"/>
        <w:between w:val="nil"/>
      </w:pBdr>
      <w:tabs>
        <w:tab w:val="center" w:pos="4153"/>
        <w:tab w:val="right" w:pos="8306"/>
      </w:tabs>
      <w:jc w:val="right"/>
      <w:rPr>
        <w:color w:val="000000"/>
      </w:rPr>
    </w:pPr>
  </w:p>
  <w:p w14:paraId="2102DE4D" w14:textId="77777777" w:rsidR="00E81FB8" w:rsidRDefault="00E81FB8">
    <w:pPr>
      <w:pBdr>
        <w:top w:val="nil"/>
        <w:left w:val="nil"/>
        <w:bottom w:val="nil"/>
        <w:right w:val="nil"/>
        <w:between w:val="nil"/>
      </w:pBdr>
      <w:tabs>
        <w:tab w:val="center" w:pos="4153"/>
        <w:tab w:val="right" w:pos="8306"/>
      </w:tabs>
      <w:jc w:val="right"/>
      <w:rPr>
        <w:color w:val="000000"/>
      </w:rPr>
    </w:pPr>
  </w:p>
  <w:p w14:paraId="0616F669" w14:textId="77777777" w:rsidR="00E81FB8" w:rsidRDefault="00E81FB8">
    <w:pPr>
      <w:pBdr>
        <w:top w:val="nil"/>
        <w:left w:val="nil"/>
        <w:bottom w:val="nil"/>
        <w:right w:val="nil"/>
        <w:between w:val="nil"/>
      </w:pBdr>
      <w:tabs>
        <w:tab w:val="center" w:pos="4153"/>
        <w:tab w:val="right" w:pos="8306"/>
      </w:tabs>
      <w:rPr>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C1D04" w14:textId="77777777" w:rsidR="00E81FB8" w:rsidRDefault="00E81FB8">
    <w:pPr>
      <w:pBdr>
        <w:top w:val="nil"/>
        <w:left w:val="nil"/>
        <w:bottom w:val="nil"/>
        <w:right w:val="nil"/>
        <w:between w:val="nil"/>
      </w:pBdr>
      <w:tabs>
        <w:tab w:val="center" w:pos="4153"/>
        <w:tab w:val="right" w:pos="8306"/>
      </w:tabs>
      <w:rPr>
        <w:color w:val="000000"/>
      </w:rPr>
    </w:pPr>
  </w:p>
  <w:p w14:paraId="27D1F9BF" w14:textId="77777777" w:rsidR="00E81FB8" w:rsidRDefault="00E81FB8">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14"/>
    <w:multiLevelType w:val="multilevel"/>
    <w:tmpl w:val="00000014"/>
    <w:name w:val="WWNum35"/>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2A532C6"/>
    <w:multiLevelType w:val="hybridMultilevel"/>
    <w:tmpl w:val="BF362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0751BD"/>
    <w:multiLevelType w:val="multilevel"/>
    <w:tmpl w:val="1316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5113"/>
    <w:multiLevelType w:val="hybridMultilevel"/>
    <w:tmpl w:val="3920E7EE"/>
    <w:lvl w:ilvl="0" w:tplc="00000259">
      <w:start w:val="1"/>
      <w:numFmt w:val="bullet"/>
      <w:lvlText w:val="•"/>
      <w:lvlJc w:val="left"/>
      <w:pPr>
        <w:ind w:left="720" w:hanging="360"/>
      </w:pPr>
    </w:lvl>
    <w:lvl w:ilvl="1" w:tplc="55AACF4C">
      <w:start w:val="1"/>
      <w:numFmt w:val="bullet"/>
      <w:lvlText w:val="-"/>
      <w:lvlJc w:val="left"/>
      <w:pPr>
        <w:ind w:left="1080" w:hanging="360"/>
      </w:pPr>
      <w:rPr>
        <w:rFonts w:ascii="Calibri" w:eastAsia="Calibri" w:hAnsi="Calibri" w:cs="Times New Roman"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3DC230E"/>
    <w:multiLevelType w:val="hybridMultilevel"/>
    <w:tmpl w:val="24147514"/>
    <w:lvl w:ilvl="0" w:tplc="083C4832">
      <w:start w:val="1"/>
      <w:numFmt w:val="decimal"/>
      <w:lvlText w:val="%1."/>
      <w:lvlJc w:val="left"/>
      <w:pPr>
        <w:ind w:left="1020" w:hanging="360"/>
      </w:pPr>
    </w:lvl>
    <w:lvl w:ilvl="1" w:tplc="F23C7BE2">
      <w:start w:val="1"/>
      <w:numFmt w:val="decimal"/>
      <w:lvlText w:val="%2."/>
      <w:lvlJc w:val="left"/>
      <w:pPr>
        <w:ind w:left="1020" w:hanging="360"/>
      </w:pPr>
    </w:lvl>
    <w:lvl w:ilvl="2" w:tplc="197E3C18">
      <w:start w:val="1"/>
      <w:numFmt w:val="decimal"/>
      <w:lvlText w:val="%3."/>
      <w:lvlJc w:val="left"/>
      <w:pPr>
        <w:ind w:left="1020" w:hanging="360"/>
      </w:pPr>
    </w:lvl>
    <w:lvl w:ilvl="3" w:tplc="B9AC8282">
      <w:start w:val="1"/>
      <w:numFmt w:val="decimal"/>
      <w:lvlText w:val="%4."/>
      <w:lvlJc w:val="left"/>
      <w:pPr>
        <w:ind w:left="1020" w:hanging="360"/>
      </w:pPr>
    </w:lvl>
    <w:lvl w:ilvl="4" w:tplc="51E4F9BE">
      <w:start w:val="1"/>
      <w:numFmt w:val="decimal"/>
      <w:lvlText w:val="%5."/>
      <w:lvlJc w:val="left"/>
      <w:pPr>
        <w:ind w:left="1020" w:hanging="360"/>
      </w:pPr>
    </w:lvl>
    <w:lvl w:ilvl="5" w:tplc="71A8D89C">
      <w:start w:val="1"/>
      <w:numFmt w:val="decimal"/>
      <w:lvlText w:val="%6."/>
      <w:lvlJc w:val="left"/>
      <w:pPr>
        <w:ind w:left="1020" w:hanging="360"/>
      </w:pPr>
    </w:lvl>
    <w:lvl w:ilvl="6" w:tplc="80B88768">
      <w:start w:val="1"/>
      <w:numFmt w:val="decimal"/>
      <w:lvlText w:val="%7."/>
      <w:lvlJc w:val="left"/>
      <w:pPr>
        <w:ind w:left="1020" w:hanging="360"/>
      </w:pPr>
    </w:lvl>
    <w:lvl w:ilvl="7" w:tplc="0BF27FA8">
      <w:start w:val="1"/>
      <w:numFmt w:val="decimal"/>
      <w:lvlText w:val="%8."/>
      <w:lvlJc w:val="left"/>
      <w:pPr>
        <w:ind w:left="1020" w:hanging="360"/>
      </w:pPr>
    </w:lvl>
    <w:lvl w:ilvl="8" w:tplc="DCAE9A90">
      <w:start w:val="1"/>
      <w:numFmt w:val="decimal"/>
      <w:lvlText w:val="%9."/>
      <w:lvlJc w:val="left"/>
      <w:pPr>
        <w:ind w:left="1020" w:hanging="360"/>
      </w:pPr>
    </w:lvl>
  </w:abstractNum>
  <w:abstractNum w:abstractNumId="7" w15:restartNumberingAfterBreak="0">
    <w:nsid w:val="19A50D3B"/>
    <w:multiLevelType w:val="hybridMultilevel"/>
    <w:tmpl w:val="73D29C84"/>
    <w:lvl w:ilvl="0" w:tplc="55AACF4C">
      <w:start w:val="1"/>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B2D01"/>
    <w:multiLevelType w:val="multilevel"/>
    <w:tmpl w:val="6596B86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FA22F38"/>
    <w:multiLevelType w:val="multilevel"/>
    <w:tmpl w:val="545A6214"/>
    <w:lvl w:ilvl="0">
      <w:start w:val="1"/>
      <w:numFmt w:val="decimal"/>
      <w:pStyle w:val="Body1"/>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6D4A27"/>
    <w:multiLevelType w:val="multilevel"/>
    <w:tmpl w:val="1AD245A2"/>
    <w:lvl w:ilvl="0">
      <w:start w:val="1"/>
      <w:numFmt w:val="decimal"/>
      <w:lvlText w:val="%1"/>
      <w:lvlJc w:val="left"/>
      <w:pPr>
        <w:ind w:left="432" w:hanging="432"/>
      </w:pPr>
      <w:rPr>
        <w:b/>
        <w:i w:val="0"/>
        <w:smallCaps w:val="0"/>
        <w:strike w:val="0"/>
        <w:color w:val="000000"/>
        <w:sz w:val="32"/>
        <w:szCs w:val="32"/>
        <w:vertAlign w:val="baseline"/>
      </w:rPr>
    </w:lvl>
    <w:lvl w:ilvl="1">
      <w:start w:val="1"/>
      <w:numFmt w:val="decimal"/>
      <w:lvlText w:val="%1.%2"/>
      <w:lvlJc w:val="left"/>
      <w:pPr>
        <w:ind w:left="576" w:hanging="576"/>
      </w:pPr>
      <w:rPr>
        <w:b w:val="0"/>
        <w:i w:val="0"/>
        <w:smallCaps w:val="0"/>
        <w:strike w:val="0"/>
        <w:color w:val="000000"/>
        <w:u w:val="none"/>
        <w:vertAlign w:val="baseline"/>
      </w:rPr>
    </w:lvl>
    <w:lvl w:ilvl="2">
      <w:start w:val="1"/>
      <w:numFmt w:val="decimal"/>
      <w:lvlText w:val="%1.%2.%3"/>
      <w:lvlJc w:val="left"/>
      <w:pPr>
        <w:ind w:left="720" w:hanging="720"/>
      </w:pPr>
      <w:rPr>
        <w:b/>
        <w:i w:val="0"/>
        <w:smallCaps w:val="0"/>
        <w:strike w:val="0"/>
        <w:sz w:val="22"/>
        <w:szCs w:val="22"/>
        <w:vertAlign w:val="baseline"/>
      </w:rPr>
    </w:lvl>
    <w:lvl w:ilvl="3">
      <w:start w:val="1"/>
      <w:numFmt w:val="decimal"/>
      <w:lvlText w:val="%1.%2.%3.%4"/>
      <w:lvlJc w:val="left"/>
      <w:pPr>
        <w:ind w:left="864" w:hanging="864"/>
      </w:pPr>
      <w:rPr>
        <w:b w:val="0"/>
        <w:i w:val="0"/>
        <w:smallCaps w:val="0"/>
        <w:strike w:val="0"/>
        <w:sz w:val="22"/>
        <w:szCs w:val="22"/>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7774C44"/>
    <w:multiLevelType w:val="hybridMultilevel"/>
    <w:tmpl w:val="434C2C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BC02F0"/>
    <w:multiLevelType w:val="multilevel"/>
    <w:tmpl w:val="B8BCB3FE"/>
    <w:lvl w:ilvl="0">
      <w:start w:val="1"/>
      <w:numFmt w:val="bullet"/>
      <w:lvlText w:val="-"/>
      <w:lvlJc w:val="left"/>
      <w:pPr>
        <w:ind w:left="1440" w:hanging="360"/>
      </w:pPr>
      <w:rPr>
        <w:rFonts w:ascii="Calibri" w:eastAsia="Calibri" w:hAnsi="Calibri" w:cs="Calibri"/>
      </w:rPr>
    </w:lvl>
    <w:lvl w:ilvl="1">
      <w:start w:val="1"/>
      <w:numFmt w:val="bullet"/>
      <w:lvlText w:val="-"/>
      <w:lvlJc w:val="left"/>
      <w:pPr>
        <w:ind w:left="2160" w:hanging="360"/>
      </w:pPr>
      <w:rPr>
        <w:rFonts w:ascii="Calibri" w:eastAsia="Calibri" w:hAnsi="Calibri" w:cs="Calibri"/>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7BC1E80"/>
    <w:multiLevelType w:val="hybridMultilevel"/>
    <w:tmpl w:val="BB08A450"/>
    <w:lvl w:ilvl="0" w:tplc="55AACF4C">
      <w:start w:val="1"/>
      <w:numFmt w:val="bullet"/>
      <w:lvlText w:val="-"/>
      <w:lvlJc w:val="left"/>
      <w:pPr>
        <w:ind w:left="1080" w:hanging="360"/>
      </w:pPr>
      <w:rPr>
        <w:rFonts w:ascii="Calibri" w:eastAsia="Calibri" w:hAnsi="Calibri" w:cs="Times New Roman" w:hint="default"/>
      </w:rPr>
    </w:lvl>
    <w:lvl w:ilvl="1" w:tplc="55AACF4C">
      <w:start w:val="1"/>
      <w:numFmt w:val="bullet"/>
      <w:lvlText w:val="-"/>
      <w:lvlJc w:val="left"/>
      <w:pPr>
        <w:ind w:left="720" w:hanging="360"/>
      </w:pPr>
      <w:rPr>
        <w:rFonts w:ascii="Calibri" w:eastAsia="Calibri" w:hAnsi="Calibri" w:cs="Times New Roman"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C1B515B"/>
    <w:multiLevelType w:val="multilevel"/>
    <w:tmpl w:val="C518D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DB2DDA"/>
    <w:multiLevelType w:val="hybridMultilevel"/>
    <w:tmpl w:val="02DC0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7C20FF"/>
    <w:multiLevelType w:val="multilevel"/>
    <w:tmpl w:val="0ECACA30"/>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7" w15:restartNumberingAfterBreak="0">
    <w:nsid w:val="374B00CF"/>
    <w:multiLevelType w:val="hybridMultilevel"/>
    <w:tmpl w:val="B7DCF3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99539C7"/>
    <w:multiLevelType w:val="hybridMultilevel"/>
    <w:tmpl w:val="A996674A"/>
    <w:lvl w:ilvl="0" w:tplc="55AACF4C">
      <w:start w:val="1"/>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5C43047"/>
    <w:multiLevelType w:val="hybridMultilevel"/>
    <w:tmpl w:val="FD78A9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6D946C7"/>
    <w:multiLevelType w:val="multilevel"/>
    <w:tmpl w:val="F822B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1358D9"/>
    <w:multiLevelType w:val="hybridMultilevel"/>
    <w:tmpl w:val="AF3C42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F0073C3"/>
    <w:multiLevelType w:val="hybridMultilevel"/>
    <w:tmpl w:val="939429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9A098E"/>
    <w:multiLevelType w:val="hybridMultilevel"/>
    <w:tmpl w:val="9094283E"/>
    <w:lvl w:ilvl="0" w:tplc="3A7E71F8">
      <w:start w:val="1"/>
      <w:numFmt w:val="decimal"/>
      <w:lvlText w:val="%1."/>
      <w:lvlJc w:val="left"/>
      <w:pPr>
        <w:ind w:left="1020" w:hanging="360"/>
      </w:pPr>
    </w:lvl>
    <w:lvl w:ilvl="1" w:tplc="B7106AA2">
      <w:start w:val="1"/>
      <w:numFmt w:val="decimal"/>
      <w:lvlText w:val="%2."/>
      <w:lvlJc w:val="left"/>
      <w:pPr>
        <w:ind w:left="1020" w:hanging="360"/>
      </w:pPr>
    </w:lvl>
    <w:lvl w:ilvl="2" w:tplc="5A88A2A4">
      <w:start w:val="1"/>
      <w:numFmt w:val="decimal"/>
      <w:lvlText w:val="%3."/>
      <w:lvlJc w:val="left"/>
      <w:pPr>
        <w:ind w:left="1020" w:hanging="360"/>
      </w:pPr>
    </w:lvl>
    <w:lvl w:ilvl="3" w:tplc="EFAC27A2">
      <w:start w:val="1"/>
      <w:numFmt w:val="decimal"/>
      <w:lvlText w:val="%4."/>
      <w:lvlJc w:val="left"/>
      <w:pPr>
        <w:ind w:left="1020" w:hanging="360"/>
      </w:pPr>
    </w:lvl>
    <w:lvl w:ilvl="4" w:tplc="FE4EA57E">
      <w:start w:val="1"/>
      <w:numFmt w:val="decimal"/>
      <w:lvlText w:val="%5."/>
      <w:lvlJc w:val="left"/>
      <w:pPr>
        <w:ind w:left="1020" w:hanging="360"/>
      </w:pPr>
    </w:lvl>
    <w:lvl w:ilvl="5" w:tplc="7922B00E">
      <w:start w:val="1"/>
      <w:numFmt w:val="decimal"/>
      <w:lvlText w:val="%6."/>
      <w:lvlJc w:val="left"/>
      <w:pPr>
        <w:ind w:left="1020" w:hanging="360"/>
      </w:pPr>
    </w:lvl>
    <w:lvl w:ilvl="6" w:tplc="7FDCAEC6">
      <w:start w:val="1"/>
      <w:numFmt w:val="decimal"/>
      <w:lvlText w:val="%7."/>
      <w:lvlJc w:val="left"/>
      <w:pPr>
        <w:ind w:left="1020" w:hanging="360"/>
      </w:pPr>
    </w:lvl>
    <w:lvl w:ilvl="7" w:tplc="62084678">
      <w:start w:val="1"/>
      <w:numFmt w:val="decimal"/>
      <w:lvlText w:val="%8."/>
      <w:lvlJc w:val="left"/>
      <w:pPr>
        <w:ind w:left="1020" w:hanging="360"/>
      </w:pPr>
    </w:lvl>
    <w:lvl w:ilvl="8" w:tplc="C3901186">
      <w:start w:val="1"/>
      <w:numFmt w:val="decimal"/>
      <w:lvlText w:val="%9."/>
      <w:lvlJc w:val="left"/>
      <w:pPr>
        <w:ind w:left="1020" w:hanging="360"/>
      </w:pPr>
    </w:lvl>
  </w:abstractNum>
  <w:abstractNum w:abstractNumId="24" w15:restartNumberingAfterBreak="0">
    <w:nsid w:val="5A507665"/>
    <w:multiLevelType w:val="multilevel"/>
    <w:tmpl w:val="82A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35E30"/>
    <w:multiLevelType w:val="hybridMultilevel"/>
    <w:tmpl w:val="1FEABB0C"/>
    <w:lvl w:ilvl="0" w:tplc="5946569C">
      <w:start w:val="1"/>
      <w:numFmt w:val="decimal"/>
      <w:lvlText w:val="%1."/>
      <w:lvlJc w:val="left"/>
      <w:pPr>
        <w:ind w:left="720" w:hanging="360"/>
      </w:pPr>
    </w:lvl>
    <w:lvl w:ilvl="1" w:tplc="3ADA3412">
      <w:start w:val="1"/>
      <w:numFmt w:val="decimal"/>
      <w:lvlText w:val="%2."/>
      <w:lvlJc w:val="left"/>
      <w:pPr>
        <w:ind w:left="720" w:hanging="360"/>
      </w:pPr>
    </w:lvl>
    <w:lvl w:ilvl="2" w:tplc="F6E67028">
      <w:start w:val="1"/>
      <w:numFmt w:val="decimal"/>
      <w:lvlText w:val="%3."/>
      <w:lvlJc w:val="left"/>
      <w:pPr>
        <w:ind w:left="720" w:hanging="360"/>
      </w:pPr>
    </w:lvl>
    <w:lvl w:ilvl="3" w:tplc="06A65914">
      <w:start w:val="1"/>
      <w:numFmt w:val="decimal"/>
      <w:lvlText w:val="%4."/>
      <w:lvlJc w:val="left"/>
      <w:pPr>
        <w:ind w:left="720" w:hanging="360"/>
      </w:pPr>
    </w:lvl>
    <w:lvl w:ilvl="4" w:tplc="BD505788">
      <w:start w:val="1"/>
      <w:numFmt w:val="decimal"/>
      <w:lvlText w:val="%5."/>
      <w:lvlJc w:val="left"/>
      <w:pPr>
        <w:ind w:left="720" w:hanging="360"/>
      </w:pPr>
    </w:lvl>
    <w:lvl w:ilvl="5" w:tplc="7C4E5326">
      <w:start w:val="1"/>
      <w:numFmt w:val="decimal"/>
      <w:lvlText w:val="%6."/>
      <w:lvlJc w:val="left"/>
      <w:pPr>
        <w:ind w:left="720" w:hanging="360"/>
      </w:pPr>
    </w:lvl>
    <w:lvl w:ilvl="6" w:tplc="4D169754">
      <w:start w:val="1"/>
      <w:numFmt w:val="decimal"/>
      <w:lvlText w:val="%7."/>
      <w:lvlJc w:val="left"/>
      <w:pPr>
        <w:ind w:left="720" w:hanging="360"/>
      </w:pPr>
    </w:lvl>
    <w:lvl w:ilvl="7" w:tplc="D9EE3A94">
      <w:start w:val="1"/>
      <w:numFmt w:val="decimal"/>
      <w:lvlText w:val="%8."/>
      <w:lvlJc w:val="left"/>
      <w:pPr>
        <w:ind w:left="720" w:hanging="360"/>
      </w:pPr>
    </w:lvl>
    <w:lvl w:ilvl="8" w:tplc="B5FAC432">
      <w:start w:val="1"/>
      <w:numFmt w:val="decimal"/>
      <w:lvlText w:val="%9."/>
      <w:lvlJc w:val="left"/>
      <w:pPr>
        <w:ind w:left="720" w:hanging="360"/>
      </w:pPr>
    </w:lvl>
  </w:abstractNum>
  <w:abstractNum w:abstractNumId="26" w15:restartNumberingAfterBreak="0">
    <w:nsid w:val="5C044A2E"/>
    <w:multiLevelType w:val="hybridMultilevel"/>
    <w:tmpl w:val="1EEE02FC"/>
    <w:lvl w:ilvl="0" w:tplc="55AACF4C">
      <w:start w:val="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D5D14A8"/>
    <w:multiLevelType w:val="hybridMultilevel"/>
    <w:tmpl w:val="4DB487C8"/>
    <w:lvl w:ilvl="0" w:tplc="000001F5">
      <w:start w:val="1"/>
      <w:numFmt w:val="bullet"/>
      <w:lvlText w:val="•"/>
      <w:lvlJc w:val="left"/>
      <w:pPr>
        <w:ind w:left="720" w:hanging="360"/>
      </w:pPr>
    </w:lvl>
    <w:lvl w:ilvl="1" w:tplc="55AACF4C">
      <w:start w:val="1"/>
      <w:numFmt w:val="bullet"/>
      <w:lvlText w:val="-"/>
      <w:lvlJc w:val="left"/>
      <w:pPr>
        <w:ind w:left="360" w:hanging="360"/>
      </w:pPr>
      <w:rPr>
        <w:rFonts w:ascii="Calibri" w:eastAsia="Calibri" w:hAnsi="Calibri" w:cs="Times New Roman" w:hint="default"/>
      </w:rPr>
    </w:lvl>
    <w:lvl w:ilvl="2" w:tplc="55AACF4C">
      <w:start w:val="1"/>
      <w:numFmt w:val="bullet"/>
      <w:lvlText w:val="-"/>
      <w:lvlJc w:val="left"/>
      <w:pPr>
        <w:ind w:left="1080" w:hanging="360"/>
      </w:pPr>
      <w:rPr>
        <w:rFonts w:ascii="Calibri" w:eastAsia="Calibri" w:hAnsi="Calibri" w:cs="Times New Roman"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4A610BD"/>
    <w:multiLevelType w:val="hybridMultilevel"/>
    <w:tmpl w:val="C59EC2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361009"/>
    <w:multiLevelType w:val="multilevel"/>
    <w:tmpl w:val="9F8AE0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686F39EF"/>
    <w:multiLevelType w:val="multilevel"/>
    <w:tmpl w:val="9B1E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A0E69"/>
    <w:multiLevelType w:val="multilevel"/>
    <w:tmpl w:val="EC62E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9D02061"/>
    <w:multiLevelType w:val="multilevel"/>
    <w:tmpl w:val="D3D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00E5B"/>
    <w:multiLevelType w:val="multilevel"/>
    <w:tmpl w:val="E1F06D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EC4041"/>
    <w:multiLevelType w:val="multilevel"/>
    <w:tmpl w:val="8C9CC5F2"/>
    <w:lvl w:ilvl="0">
      <w:start w:val="1"/>
      <w:numFmt w:val="bullet"/>
      <w:lvlText w:val="-"/>
      <w:lvlJc w:val="left"/>
      <w:pPr>
        <w:ind w:left="720" w:hanging="360"/>
      </w:pPr>
      <w:rPr>
        <w:rFonts w:ascii="Calibri" w:eastAsia="Calibri" w:hAnsi="Calibri" w:cs="Calibri"/>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35" w15:restartNumberingAfterBreak="0">
    <w:nsid w:val="6C165A23"/>
    <w:multiLevelType w:val="hybridMultilevel"/>
    <w:tmpl w:val="95160AB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EDD5D06"/>
    <w:multiLevelType w:val="hybridMultilevel"/>
    <w:tmpl w:val="C3F08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F2B1757"/>
    <w:multiLevelType w:val="hybridMultilevel"/>
    <w:tmpl w:val="53A2F50A"/>
    <w:lvl w:ilvl="0" w:tplc="00000001">
      <w:start w:val="1"/>
      <w:numFmt w:val="bullet"/>
      <w:lvlText w:val="•"/>
      <w:lvlJc w:val="left"/>
      <w:pPr>
        <w:ind w:left="720" w:hanging="360"/>
      </w:pPr>
    </w:lvl>
    <w:lvl w:ilvl="1" w:tplc="55AACF4C">
      <w:start w:val="1"/>
      <w:numFmt w:val="bullet"/>
      <w:lvlText w:val="-"/>
      <w:lvlJc w:val="left"/>
      <w:pPr>
        <w:ind w:left="1080" w:hanging="360"/>
      </w:pPr>
      <w:rPr>
        <w:rFonts w:ascii="Calibri" w:eastAsia="Calibri" w:hAnsi="Calibri" w:cs="Times New Roman"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2CA002D"/>
    <w:multiLevelType w:val="multilevel"/>
    <w:tmpl w:val="CF1CE6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3B4067C"/>
    <w:multiLevelType w:val="hybridMultilevel"/>
    <w:tmpl w:val="0BBEE452"/>
    <w:lvl w:ilvl="0" w:tplc="55AACF4C">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B06318"/>
    <w:multiLevelType w:val="multilevel"/>
    <w:tmpl w:val="CF2096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74D8632A"/>
    <w:multiLevelType w:val="multilevel"/>
    <w:tmpl w:val="250A49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6212DA4"/>
    <w:multiLevelType w:val="multilevel"/>
    <w:tmpl w:val="5F6AF8D2"/>
    <w:lvl w:ilvl="0">
      <w:start w:val="1"/>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82E566F"/>
    <w:multiLevelType w:val="multilevel"/>
    <w:tmpl w:val="49EA2B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87A2BA8"/>
    <w:multiLevelType w:val="multilevel"/>
    <w:tmpl w:val="F4BA3D6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E0A12AF"/>
    <w:multiLevelType w:val="multilevel"/>
    <w:tmpl w:val="EEF6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16"/>
  </w:num>
  <w:num w:numId="3">
    <w:abstractNumId w:val="9"/>
  </w:num>
  <w:num w:numId="4">
    <w:abstractNumId w:val="33"/>
  </w:num>
  <w:num w:numId="5">
    <w:abstractNumId w:val="40"/>
  </w:num>
  <w:num w:numId="6">
    <w:abstractNumId w:val="10"/>
  </w:num>
  <w:num w:numId="7">
    <w:abstractNumId w:val="38"/>
  </w:num>
  <w:num w:numId="8">
    <w:abstractNumId w:val="12"/>
  </w:num>
  <w:num w:numId="9">
    <w:abstractNumId w:val="20"/>
  </w:num>
  <w:num w:numId="10">
    <w:abstractNumId w:val="31"/>
  </w:num>
  <w:num w:numId="11">
    <w:abstractNumId w:val="29"/>
  </w:num>
  <w:num w:numId="12">
    <w:abstractNumId w:val="41"/>
  </w:num>
  <w:num w:numId="13">
    <w:abstractNumId w:val="14"/>
  </w:num>
  <w:num w:numId="14">
    <w:abstractNumId w:val="26"/>
  </w:num>
  <w:num w:numId="15">
    <w:abstractNumId w:val="7"/>
  </w:num>
  <w:num w:numId="16">
    <w:abstractNumId w:val="34"/>
  </w:num>
  <w:num w:numId="17">
    <w:abstractNumId w:val="8"/>
  </w:num>
  <w:num w:numId="18">
    <w:abstractNumId w:val="42"/>
  </w:num>
  <w:num w:numId="19">
    <w:abstractNumId w:val="44"/>
  </w:num>
  <w:num w:numId="20">
    <w:abstractNumId w:val="30"/>
  </w:num>
  <w:num w:numId="21">
    <w:abstractNumId w:val="4"/>
  </w:num>
  <w:num w:numId="22">
    <w:abstractNumId w:val="24"/>
  </w:num>
  <w:num w:numId="23">
    <w:abstractNumId w:val="32"/>
  </w:num>
  <w:num w:numId="24">
    <w:abstractNumId w:val="45"/>
  </w:num>
  <w:num w:numId="25">
    <w:abstractNumId w:val="0"/>
  </w:num>
  <w:num w:numId="26">
    <w:abstractNumId w:val="1"/>
  </w:num>
  <w:num w:numId="27">
    <w:abstractNumId w:val="27"/>
  </w:num>
  <w:num w:numId="28">
    <w:abstractNumId w:val="18"/>
  </w:num>
  <w:num w:numId="29">
    <w:abstractNumId w:val="5"/>
  </w:num>
  <w:num w:numId="30">
    <w:abstractNumId w:val="37"/>
  </w:num>
  <w:num w:numId="31">
    <w:abstractNumId w:val="39"/>
  </w:num>
  <w:num w:numId="32">
    <w:abstractNumId w:val="13"/>
  </w:num>
  <w:num w:numId="33">
    <w:abstractNumId w:val="6"/>
  </w:num>
  <w:num w:numId="34">
    <w:abstractNumId w:val="23"/>
  </w:num>
  <w:num w:numId="35">
    <w:abstractNumId w:val="25"/>
  </w:num>
  <w:num w:numId="36">
    <w:abstractNumId w:val="36"/>
  </w:num>
  <w:num w:numId="37">
    <w:abstractNumId w:val="11"/>
  </w:num>
  <w:num w:numId="38">
    <w:abstractNumId w:val="21"/>
  </w:num>
  <w:num w:numId="39">
    <w:abstractNumId w:val="15"/>
  </w:num>
  <w:num w:numId="40">
    <w:abstractNumId w:val="22"/>
  </w:num>
  <w:num w:numId="41">
    <w:abstractNumId w:val="35"/>
  </w:num>
  <w:num w:numId="42">
    <w:abstractNumId w:val="3"/>
  </w:num>
  <w:num w:numId="43">
    <w:abstractNumId w:val="19"/>
  </w:num>
  <w:num w:numId="44">
    <w:abstractNumId w:val="17"/>
  </w:num>
  <w:num w:numId="45">
    <w:abstractNumId w:val="28"/>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Sachin - URNAVI Tech">
    <w15:presenceInfo w15:providerId="Windows Live" w15:userId="8e7c25fef6dae689"/>
  </w15:person>
  <w15:person w15:author="URNAVI">
    <w15:presenceInfo w15:providerId="Windows Live" w15:userId="8e7c25fef6dae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5B6"/>
    <w:rsid w:val="000006AB"/>
    <w:rsid w:val="0000126F"/>
    <w:rsid w:val="0000173D"/>
    <w:rsid w:val="00001821"/>
    <w:rsid w:val="000019DD"/>
    <w:rsid w:val="00001AC8"/>
    <w:rsid w:val="00001AF6"/>
    <w:rsid w:val="00001F54"/>
    <w:rsid w:val="00002013"/>
    <w:rsid w:val="00002274"/>
    <w:rsid w:val="00002920"/>
    <w:rsid w:val="00002A50"/>
    <w:rsid w:val="000034E1"/>
    <w:rsid w:val="0000382A"/>
    <w:rsid w:val="000049FC"/>
    <w:rsid w:val="00004DDE"/>
    <w:rsid w:val="0000624E"/>
    <w:rsid w:val="0000642A"/>
    <w:rsid w:val="000066B4"/>
    <w:rsid w:val="00006773"/>
    <w:rsid w:val="00006919"/>
    <w:rsid w:val="00006B19"/>
    <w:rsid w:val="00007817"/>
    <w:rsid w:val="00007F40"/>
    <w:rsid w:val="000107DC"/>
    <w:rsid w:val="00010ADF"/>
    <w:rsid w:val="00011015"/>
    <w:rsid w:val="00011ABD"/>
    <w:rsid w:val="00011E45"/>
    <w:rsid w:val="00011FF5"/>
    <w:rsid w:val="0001227C"/>
    <w:rsid w:val="000122E1"/>
    <w:rsid w:val="00012749"/>
    <w:rsid w:val="00012F3E"/>
    <w:rsid w:val="00013746"/>
    <w:rsid w:val="000139E0"/>
    <w:rsid w:val="00013C55"/>
    <w:rsid w:val="00014002"/>
    <w:rsid w:val="000149E3"/>
    <w:rsid w:val="00014B1E"/>
    <w:rsid w:val="00015066"/>
    <w:rsid w:val="000159D9"/>
    <w:rsid w:val="00015D2C"/>
    <w:rsid w:val="00015FE7"/>
    <w:rsid w:val="00016115"/>
    <w:rsid w:val="00016B24"/>
    <w:rsid w:val="00016B59"/>
    <w:rsid w:val="00016F39"/>
    <w:rsid w:val="00017236"/>
    <w:rsid w:val="000177E2"/>
    <w:rsid w:val="00020124"/>
    <w:rsid w:val="00020835"/>
    <w:rsid w:val="00020BBD"/>
    <w:rsid w:val="00020D31"/>
    <w:rsid w:val="0002101D"/>
    <w:rsid w:val="00021650"/>
    <w:rsid w:val="00021826"/>
    <w:rsid w:val="00021F4D"/>
    <w:rsid w:val="0002229B"/>
    <w:rsid w:val="0002230C"/>
    <w:rsid w:val="0002241D"/>
    <w:rsid w:val="0002289A"/>
    <w:rsid w:val="00022983"/>
    <w:rsid w:val="000229A0"/>
    <w:rsid w:val="00022DCD"/>
    <w:rsid w:val="00022F6B"/>
    <w:rsid w:val="000231D7"/>
    <w:rsid w:val="00023E18"/>
    <w:rsid w:val="000245A7"/>
    <w:rsid w:val="00024673"/>
    <w:rsid w:val="00024879"/>
    <w:rsid w:val="00024B09"/>
    <w:rsid w:val="00024F8F"/>
    <w:rsid w:val="000255D8"/>
    <w:rsid w:val="00026349"/>
    <w:rsid w:val="000265C0"/>
    <w:rsid w:val="000310E7"/>
    <w:rsid w:val="00031EDE"/>
    <w:rsid w:val="00032DCE"/>
    <w:rsid w:val="00033152"/>
    <w:rsid w:val="00033957"/>
    <w:rsid w:val="0003483A"/>
    <w:rsid w:val="00034944"/>
    <w:rsid w:val="00035176"/>
    <w:rsid w:val="00036681"/>
    <w:rsid w:val="00037196"/>
    <w:rsid w:val="00037263"/>
    <w:rsid w:val="00037558"/>
    <w:rsid w:val="00037D23"/>
    <w:rsid w:val="0004003A"/>
    <w:rsid w:val="00040042"/>
    <w:rsid w:val="000400B8"/>
    <w:rsid w:val="0004016F"/>
    <w:rsid w:val="00040CC9"/>
    <w:rsid w:val="00041C2F"/>
    <w:rsid w:val="000423EC"/>
    <w:rsid w:val="00042CAC"/>
    <w:rsid w:val="00042FEE"/>
    <w:rsid w:val="0004315F"/>
    <w:rsid w:val="000437C9"/>
    <w:rsid w:val="000442C4"/>
    <w:rsid w:val="00044474"/>
    <w:rsid w:val="00044BF5"/>
    <w:rsid w:val="0004689B"/>
    <w:rsid w:val="00047F5D"/>
    <w:rsid w:val="00050AFE"/>
    <w:rsid w:val="00051812"/>
    <w:rsid w:val="00052249"/>
    <w:rsid w:val="000523A6"/>
    <w:rsid w:val="00053283"/>
    <w:rsid w:val="000534AF"/>
    <w:rsid w:val="00055D10"/>
    <w:rsid w:val="00056173"/>
    <w:rsid w:val="000577E5"/>
    <w:rsid w:val="000579C0"/>
    <w:rsid w:val="00057E80"/>
    <w:rsid w:val="0006027E"/>
    <w:rsid w:val="000608AE"/>
    <w:rsid w:val="0006097D"/>
    <w:rsid w:val="00060A80"/>
    <w:rsid w:val="000613E1"/>
    <w:rsid w:val="000617B7"/>
    <w:rsid w:val="00061A97"/>
    <w:rsid w:val="00062642"/>
    <w:rsid w:val="000626D3"/>
    <w:rsid w:val="00062DDD"/>
    <w:rsid w:val="00063044"/>
    <w:rsid w:val="0006310E"/>
    <w:rsid w:val="00063772"/>
    <w:rsid w:val="00063C72"/>
    <w:rsid w:val="00063ED4"/>
    <w:rsid w:val="00063EF2"/>
    <w:rsid w:val="000642BF"/>
    <w:rsid w:val="00064A87"/>
    <w:rsid w:val="00064BBC"/>
    <w:rsid w:val="00065939"/>
    <w:rsid w:val="00065A00"/>
    <w:rsid w:val="00065B00"/>
    <w:rsid w:val="00065E39"/>
    <w:rsid w:val="00065F6A"/>
    <w:rsid w:val="000669EB"/>
    <w:rsid w:val="00066FFD"/>
    <w:rsid w:val="0006734C"/>
    <w:rsid w:val="0006779D"/>
    <w:rsid w:val="00067D96"/>
    <w:rsid w:val="00070124"/>
    <w:rsid w:val="0007170C"/>
    <w:rsid w:val="000723D3"/>
    <w:rsid w:val="0007260E"/>
    <w:rsid w:val="00072BDC"/>
    <w:rsid w:val="000733F8"/>
    <w:rsid w:val="0007357E"/>
    <w:rsid w:val="00073DED"/>
    <w:rsid w:val="000741B3"/>
    <w:rsid w:val="00074D87"/>
    <w:rsid w:val="000754F1"/>
    <w:rsid w:val="00075B1E"/>
    <w:rsid w:val="00075B8F"/>
    <w:rsid w:val="0007619F"/>
    <w:rsid w:val="00076536"/>
    <w:rsid w:val="00076A54"/>
    <w:rsid w:val="00076D5E"/>
    <w:rsid w:val="00076E4A"/>
    <w:rsid w:val="000808B7"/>
    <w:rsid w:val="000808D0"/>
    <w:rsid w:val="000808DD"/>
    <w:rsid w:val="00080FEF"/>
    <w:rsid w:val="00081D37"/>
    <w:rsid w:val="00082ADB"/>
    <w:rsid w:val="00082E22"/>
    <w:rsid w:val="00083C24"/>
    <w:rsid w:val="00084BAC"/>
    <w:rsid w:val="000852D9"/>
    <w:rsid w:val="00085726"/>
    <w:rsid w:val="00085FBB"/>
    <w:rsid w:val="00086851"/>
    <w:rsid w:val="0008697F"/>
    <w:rsid w:val="00087333"/>
    <w:rsid w:val="00087446"/>
    <w:rsid w:val="0008754C"/>
    <w:rsid w:val="0008757F"/>
    <w:rsid w:val="000878C0"/>
    <w:rsid w:val="000905B6"/>
    <w:rsid w:val="000908A0"/>
    <w:rsid w:val="00090CD1"/>
    <w:rsid w:val="0009152A"/>
    <w:rsid w:val="00092AB4"/>
    <w:rsid w:val="00093165"/>
    <w:rsid w:val="00094DA5"/>
    <w:rsid w:val="00095AEE"/>
    <w:rsid w:val="000979E7"/>
    <w:rsid w:val="00097A7A"/>
    <w:rsid w:val="00097D29"/>
    <w:rsid w:val="00097DA8"/>
    <w:rsid w:val="000A004F"/>
    <w:rsid w:val="000A04D9"/>
    <w:rsid w:val="000A09A4"/>
    <w:rsid w:val="000A2D9F"/>
    <w:rsid w:val="000A3544"/>
    <w:rsid w:val="000A3A47"/>
    <w:rsid w:val="000A3ABA"/>
    <w:rsid w:val="000A3BC9"/>
    <w:rsid w:val="000A3C1B"/>
    <w:rsid w:val="000A3E93"/>
    <w:rsid w:val="000A42DC"/>
    <w:rsid w:val="000A4447"/>
    <w:rsid w:val="000A5360"/>
    <w:rsid w:val="000A56FE"/>
    <w:rsid w:val="000A73FB"/>
    <w:rsid w:val="000A742F"/>
    <w:rsid w:val="000A74E8"/>
    <w:rsid w:val="000A766E"/>
    <w:rsid w:val="000A7776"/>
    <w:rsid w:val="000A7CFE"/>
    <w:rsid w:val="000B00AF"/>
    <w:rsid w:val="000B03EB"/>
    <w:rsid w:val="000B0EDF"/>
    <w:rsid w:val="000B1000"/>
    <w:rsid w:val="000B10DD"/>
    <w:rsid w:val="000B150A"/>
    <w:rsid w:val="000B1585"/>
    <w:rsid w:val="000B19BB"/>
    <w:rsid w:val="000B1F90"/>
    <w:rsid w:val="000B241F"/>
    <w:rsid w:val="000B24EA"/>
    <w:rsid w:val="000B294A"/>
    <w:rsid w:val="000B3301"/>
    <w:rsid w:val="000B3314"/>
    <w:rsid w:val="000B33D8"/>
    <w:rsid w:val="000B37E9"/>
    <w:rsid w:val="000B3AC6"/>
    <w:rsid w:val="000B3D3D"/>
    <w:rsid w:val="000B401E"/>
    <w:rsid w:val="000B446B"/>
    <w:rsid w:val="000B4713"/>
    <w:rsid w:val="000B4AB9"/>
    <w:rsid w:val="000B4B85"/>
    <w:rsid w:val="000B536C"/>
    <w:rsid w:val="000B593A"/>
    <w:rsid w:val="000B5CA8"/>
    <w:rsid w:val="000B6239"/>
    <w:rsid w:val="000B62AF"/>
    <w:rsid w:val="000B67B0"/>
    <w:rsid w:val="000B72CD"/>
    <w:rsid w:val="000B7B2B"/>
    <w:rsid w:val="000B7BA5"/>
    <w:rsid w:val="000C0193"/>
    <w:rsid w:val="000C01F5"/>
    <w:rsid w:val="000C1200"/>
    <w:rsid w:val="000C1CAC"/>
    <w:rsid w:val="000C283C"/>
    <w:rsid w:val="000C2EE6"/>
    <w:rsid w:val="000C3198"/>
    <w:rsid w:val="000C35FF"/>
    <w:rsid w:val="000C4131"/>
    <w:rsid w:val="000C416E"/>
    <w:rsid w:val="000C46B7"/>
    <w:rsid w:val="000C470B"/>
    <w:rsid w:val="000C4A17"/>
    <w:rsid w:val="000C4BA7"/>
    <w:rsid w:val="000C4E71"/>
    <w:rsid w:val="000C534A"/>
    <w:rsid w:val="000C538D"/>
    <w:rsid w:val="000C5E39"/>
    <w:rsid w:val="000C611E"/>
    <w:rsid w:val="000C615E"/>
    <w:rsid w:val="000C630F"/>
    <w:rsid w:val="000C6719"/>
    <w:rsid w:val="000C6D44"/>
    <w:rsid w:val="000C7154"/>
    <w:rsid w:val="000C727E"/>
    <w:rsid w:val="000C7400"/>
    <w:rsid w:val="000C771B"/>
    <w:rsid w:val="000C7BE9"/>
    <w:rsid w:val="000D0441"/>
    <w:rsid w:val="000D0442"/>
    <w:rsid w:val="000D0784"/>
    <w:rsid w:val="000D0806"/>
    <w:rsid w:val="000D09EB"/>
    <w:rsid w:val="000D0B6B"/>
    <w:rsid w:val="000D0F73"/>
    <w:rsid w:val="000D10C2"/>
    <w:rsid w:val="000D22EE"/>
    <w:rsid w:val="000D2482"/>
    <w:rsid w:val="000D275E"/>
    <w:rsid w:val="000D2B8D"/>
    <w:rsid w:val="000D2B9E"/>
    <w:rsid w:val="000D333D"/>
    <w:rsid w:val="000D4E6E"/>
    <w:rsid w:val="000D4EAB"/>
    <w:rsid w:val="000D54BF"/>
    <w:rsid w:val="000D5E07"/>
    <w:rsid w:val="000D6126"/>
    <w:rsid w:val="000D6396"/>
    <w:rsid w:val="000D6A98"/>
    <w:rsid w:val="000D6B43"/>
    <w:rsid w:val="000D7185"/>
    <w:rsid w:val="000D7212"/>
    <w:rsid w:val="000D72C4"/>
    <w:rsid w:val="000D7559"/>
    <w:rsid w:val="000D7AB9"/>
    <w:rsid w:val="000D7CD3"/>
    <w:rsid w:val="000D7E34"/>
    <w:rsid w:val="000E04A5"/>
    <w:rsid w:val="000E0804"/>
    <w:rsid w:val="000E08FC"/>
    <w:rsid w:val="000E0BAC"/>
    <w:rsid w:val="000E168B"/>
    <w:rsid w:val="000E16AB"/>
    <w:rsid w:val="000E1C26"/>
    <w:rsid w:val="000E2436"/>
    <w:rsid w:val="000E32F0"/>
    <w:rsid w:val="000E3315"/>
    <w:rsid w:val="000E3985"/>
    <w:rsid w:val="000E4107"/>
    <w:rsid w:val="000E42AD"/>
    <w:rsid w:val="000E4547"/>
    <w:rsid w:val="000E45E8"/>
    <w:rsid w:val="000E47B8"/>
    <w:rsid w:val="000E5896"/>
    <w:rsid w:val="000E5B68"/>
    <w:rsid w:val="000E5B7B"/>
    <w:rsid w:val="000E5C3A"/>
    <w:rsid w:val="000E5EC7"/>
    <w:rsid w:val="000E605A"/>
    <w:rsid w:val="000E625B"/>
    <w:rsid w:val="000E62BF"/>
    <w:rsid w:val="000E6490"/>
    <w:rsid w:val="000E6DF4"/>
    <w:rsid w:val="000E76BB"/>
    <w:rsid w:val="000E7A0A"/>
    <w:rsid w:val="000E7C47"/>
    <w:rsid w:val="000F04C5"/>
    <w:rsid w:val="000F04DA"/>
    <w:rsid w:val="000F05EB"/>
    <w:rsid w:val="000F0C13"/>
    <w:rsid w:val="000F0D21"/>
    <w:rsid w:val="000F15F9"/>
    <w:rsid w:val="000F1A1C"/>
    <w:rsid w:val="000F28EB"/>
    <w:rsid w:val="000F321B"/>
    <w:rsid w:val="000F3380"/>
    <w:rsid w:val="000F3BB7"/>
    <w:rsid w:val="000F3E26"/>
    <w:rsid w:val="000F401F"/>
    <w:rsid w:val="000F451E"/>
    <w:rsid w:val="000F4C85"/>
    <w:rsid w:val="000F4DFC"/>
    <w:rsid w:val="000F4EB7"/>
    <w:rsid w:val="000F51DD"/>
    <w:rsid w:val="000F5305"/>
    <w:rsid w:val="000F535D"/>
    <w:rsid w:val="000F66F1"/>
    <w:rsid w:val="000F67D1"/>
    <w:rsid w:val="000F6F9A"/>
    <w:rsid w:val="000F727A"/>
    <w:rsid w:val="00100BCE"/>
    <w:rsid w:val="00100D5E"/>
    <w:rsid w:val="001011F4"/>
    <w:rsid w:val="00101568"/>
    <w:rsid w:val="0010191C"/>
    <w:rsid w:val="00101EB8"/>
    <w:rsid w:val="001028C8"/>
    <w:rsid w:val="00102F33"/>
    <w:rsid w:val="0010364B"/>
    <w:rsid w:val="00103B01"/>
    <w:rsid w:val="00103CE0"/>
    <w:rsid w:val="00104A20"/>
    <w:rsid w:val="00104EBF"/>
    <w:rsid w:val="00106BD0"/>
    <w:rsid w:val="00106F56"/>
    <w:rsid w:val="001071C8"/>
    <w:rsid w:val="001076EC"/>
    <w:rsid w:val="00107907"/>
    <w:rsid w:val="00110BE7"/>
    <w:rsid w:val="00111179"/>
    <w:rsid w:val="0011122E"/>
    <w:rsid w:val="0011148A"/>
    <w:rsid w:val="00111A0A"/>
    <w:rsid w:val="0011202C"/>
    <w:rsid w:val="00112501"/>
    <w:rsid w:val="00112523"/>
    <w:rsid w:val="00112883"/>
    <w:rsid w:val="001131BA"/>
    <w:rsid w:val="00113A8B"/>
    <w:rsid w:val="001140CE"/>
    <w:rsid w:val="00114139"/>
    <w:rsid w:val="00114777"/>
    <w:rsid w:val="00114822"/>
    <w:rsid w:val="001151BE"/>
    <w:rsid w:val="00115C70"/>
    <w:rsid w:val="00116573"/>
    <w:rsid w:val="00116575"/>
    <w:rsid w:val="00116965"/>
    <w:rsid w:val="00117242"/>
    <w:rsid w:val="00117414"/>
    <w:rsid w:val="0011755D"/>
    <w:rsid w:val="00117643"/>
    <w:rsid w:val="001176F2"/>
    <w:rsid w:val="00120163"/>
    <w:rsid w:val="0012016D"/>
    <w:rsid w:val="00120291"/>
    <w:rsid w:val="001206F0"/>
    <w:rsid w:val="00120D5A"/>
    <w:rsid w:val="00121551"/>
    <w:rsid w:val="00121938"/>
    <w:rsid w:val="00121C63"/>
    <w:rsid w:val="0012235C"/>
    <w:rsid w:val="001226D4"/>
    <w:rsid w:val="00122FA5"/>
    <w:rsid w:val="001234EB"/>
    <w:rsid w:val="001237F4"/>
    <w:rsid w:val="00123D00"/>
    <w:rsid w:val="00123E73"/>
    <w:rsid w:val="0012413B"/>
    <w:rsid w:val="001241F8"/>
    <w:rsid w:val="00124914"/>
    <w:rsid w:val="00124D21"/>
    <w:rsid w:val="00124DB7"/>
    <w:rsid w:val="00125291"/>
    <w:rsid w:val="00125508"/>
    <w:rsid w:val="00126636"/>
    <w:rsid w:val="001305E8"/>
    <w:rsid w:val="00130CE5"/>
    <w:rsid w:val="001314D2"/>
    <w:rsid w:val="00131556"/>
    <w:rsid w:val="001319CA"/>
    <w:rsid w:val="00132350"/>
    <w:rsid w:val="0013264B"/>
    <w:rsid w:val="00132FBA"/>
    <w:rsid w:val="00133355"/>
    <w:rsid w:val="00133455"/>
    <w:rsid w:val="001334DD"/>
    <w:rsid w:val="00133641"/>
    <w:rsid w:val="00133833"/>
    <w:rsid w:val="00133BB2"/>
    <w:rsid w:val="00134AA2"/>
    <w:rsid w:val="001352A3"/>
    <w:rsid w:val="0013530D"/>
    <w:rsid w:val="0013580E"/>
    <w:rsid w:val="00135BFD"/>
    <w:rsid w:val="00136398"/>
    <w:rsid w:val="001363C6"/>
    <w:rsid w:val="0013696F"/>
    <w:rsid w:val="00136D0C"/>
    <w:rsid w:val="00136D4D"/>
    <w:rsid w:val="001372C2"/>
    <w:rsid w:val="001373B0"/>
    <w:rsid w:val="00137BC1"/>
    <w:rsid w:val="00140D84"/>
    <w:rsid w:val="0014132B"/>
    <w:rsid w:val="001413EF"/>
    <w:rsid w:val="00141451"/>
    <w:rsid w:val="001417B3"/>
    <w:rsid w:val="00141C46"/>
    <w:rsid w:val="00141C66"/>
    <w:rsid w:val="00141D36"/>
    <w:rsid w:val="00141FA8"/>
    <w:rsid w:val="00142651"/>
    <w:rsid w:val="0014269F"/>
    <w:rsid w:val="001427E5"/>
    <w:rsid w:val="00142D5E"/>
    <w:rsid w:val="00143A46"/>
    <w:rsid w:val="00143EC3"/>
    <w:rsid w:val="00143F00"/>
    <w:rsid w:val="00143F1C"/>
    <w:rsid w:val="001443B0"/>
    <w:rsid w:val="0014468B"/>
    <w:rsid w:val="0014499B"/>
    <w:rsid w:val="00145232"/>
    <w:rsid w:val="00145D40"/>
    <w:rsid w:val="00145F30"/>
    <w:rsid w:val="00146843"/>
    <w:rsid w:val="00146DB5"/>
    <w:rsid w:val="00147225"/>
    <w:rsid w:val="001475B6"/>
    <w:rsid w:val="001478C1"/>
    <w:rsid w:val="0015064A"/>
    <w:rsid w:val="00150651"/>
    <w:rsid w:val="00150A70"/>
    <w:rsid w:val="00151325"/>
    <w:rsid w:val="00152537"/>
    <w:rsid w:val="00153675"/>
    <w:rsid w:val="001536BA"/>
    <w:rsid w:val="00153CCF"/>
    <w:rsid w:val="00154163"/>
    <w:rsid w:val="00154951"/>
    <w:rsid w:val="00154C7E"/>
    <w:rsid w:val="00154F3B"/>
    <w:rsid w:val="00154F5C"/>
    <w:rsid w:val="00155502"/>
    <w:rsid w:val="00156353"/>
    <w:rsid w:val="001569EA"/>
    <w:rsid w:val="00156A90"/>
    <w:rsid w:val="001573EC"/>
    <w:rsid w:val="001575E4"/>
    <w:rsid w:val="00157C50"/>
    <w:rsid w:val="00160614"/>
    <w:rsid w:val="00160667"/>
    <w:rsid w:val="00160A5C"/>
    <w:rsid w:val="0016184B"/>
    <w:rsid w:val="00161929"/>
    <w:rsid w:val="00161C7F"/>
    <w:rsid w:val="00161FE5"/>
    <w:rsid w:val="00162307"/>
    <w:rsid w:val="001634F7"/>
    <w:rsid w:val="0016380E"/>
    <w:rsid w:val="001639AD"/>
    <w:rsid w:val="00164440"/>
    <w:rsid w:val="00164F7C"/>
    <w:rsid w:val="00165457"/>
    <w:rsid w:val="00165974"/>
    <w:rsid w:val="00165BAF"/>
    <w:rsid w:val="00165E90"/>
    <w:rsid w:val="00167607"/>
    <w:rsid w:val="00167EA8"/>
    <w:rsid w:val="00170119"/>
    <w:rsid w:val="001705B6"/>
    <w:rsid w:val="001708A9"/>
    <w:rsid w:val="00170CF9"/>
    <w:rsid w:val="00171085"/>
    <w:rsid w:val="00171938"/>
    <w:rsid w:val="00171DCC"/>
    <w:rsid w:val="00172050"/>
    <w:rsid w:val="001724AD"/>
    <w:rsid w:val="00172843"/>
    <w:rsid w:val="0017289A"/>
    <w:rsid w:val="00172B63"/>
    <w:rsid w:val="00173272"/>
    <w:rsid w:val="001733D3"/>
    <w:rsid w:val="00173406"/>
    <w:rsid w:val="00173540"/>
    <w:rsid w:val="00173E3A"/>
    <w:rsid w:val="00174177"/>
    <w:rsid w:val="001751B0"/>
    <w:rsid w:val="00175A4D"/>
    <w:rsid w:val="00175DB3"/>
    <w:rsid w:val="00176D70"/>
    <w:rsid w:val="00176F19"/>
    <w:rsid w:val="0017703D"/>
    <w:rsid w:val="0017718D"/>
    <w:rsid w:val="001774BD"/>
    <w:rsid w:val="001776CA"/>
    <w:rsid w:val="00177A7C"/>
    <w:rsid w:val="00177B71"/>
    <w:rsid w:val="00177C87"/>
    <w:rsid w:val="0018037A"/>
    <w:rsid w:val="001809BF"/>
    <w:rsid w:val="00180B58"/>
    <w:rsid w:val="00181055"/>
    <w:rsid w:val="00182026"/>
    <w:rsid w:val="001823FC"/>
    <w:rsid w:val="00182439"/>
    <w:rsid w:val="00182972"/>
    <w:rsid w:val="001829CD"/>
    <w:rsid w:val="00182CF8"/>
    <w:rsid w:val="00182F2B"/>
    <w:rsid w:val="001836DF"/>
    <w:rsid w:val="00183AE2"/>
    <w:rsid w:val="00183DE0"/>
    <w:rsid w:val="001846A2"/>
    <w:rsid w:val="0018477B"/>
    <w:rsid w:val="00184AF4"/>
    <w:rsid w:val="00184F20"/>
    <w:rsid w:val="00185376"/>
    <w:rsid w:val="00185C32"/>
    <w:rsid w:val="0018667D"/>
    <w:rsid w:val="00186811"/>
    <w:rsid w:val="00186C02"/>
    <w:rsid w:val="0018705E"/>
    <w:rsid w:val="0018768F"/>
    <w:rsid w:val="001902A6"/>
    <w:rsid w:val="0019051F"/>
    <w:rsid w:val="001906AF"/>
    <w:rsid w:val="00190EA8"/>
    <w:rsid w:val="0019148F"/>
    <w:rsid w:val="00191D65"/>
    <w:rsid w:val="00192217"/>
    <w:rsid w:val="0019253B"/>
    <w:rsid w:val="00193250"/>
    <w:rsid w:val="0019368E"/>
    <w:rsid w:val="00193BB3"/>
    <w:rsid w:val="00194792"/>
    <w:rsid w:val="00194905"/>
    <w:rsid w:val="00194A42"/>
    <w:rsid w:val="00194CAF"/>
    <w:rsid w:val="001950BD"/>
    <w:rsid w:val="0019581B"/>
    <w:rsid w:val="00195DEC"/>
    <w:rsid w:val="00195E6D"/>
    <w:rsid w:val="001963F4"/>
    <w:rsid w:val="001969A4"/>
    <w:rsid w:val="0019763C"/>
    <w:rsid w:val="00197658"/>
    <w:rsid w:val="00197CD0"/>
    <w:rsid w:val="001A0833"/>
    <w:rsid w:val="001A0A66"/>
    <w:rsid w:val="001A0E57"/>
    <w:rsid w:val="001A1F3B"/>
    <w:rsid w:val="001A1F5C"/>
    <w:rsid w:val="001A22B7"/>
    <w:rsid w:val="001A22BE"/>
    <w:rsid w:val="001A23AF"/>
    <w:rsid w:val="001A250E"/>
    <w:rsid w:val="001A255C"/>
    <w:rsid w:val="001A298E"/>
    <w:rsid w:val="001A35D6"/>
    <w:rsid w:val="001A3AAA"/>
    <w:rsid w:val="001A3BA6"/>
    <w:rsid w:val="001A456B"/>
    <w:rsid w:val="001A4772"/>
    <w:rsid w:val="001A4B9E"/>
    <w:rsid w:val="001A4BDA"/>
    <w:rsid w:val="001A4C48"/>
    <w:rsid w:val="001A4DFA"/>
    <w:rsid w:val="001A4FC8"/>
    <w:rsid w:val="001A5534"/>
    <w:rsid w:val="001A61C3"/>
    <w:rsid w:val="001A650E"/>
    <w:rsid w:val="001A66D0"/>
    <w:rsid w:val="001A7A93"/>
    <w:rsid w:val="001A7AA1"/>
    <w:rsid w:val="001A7E23"/>
    <w:rsid w:val="001B01EC"/>
    <w:rsid w:val="001B0361"/>
    <w:rsid w:val="001B0455"/>
    <w:rsid w:val="001B093B"/>
    <w:rsid w:val="001B1966"/>
    <w:rsid w:val="001B1FA0"/>
    <w:rsid w:val="001B20C7"/>
    <w:rsid w:val="001B20F1"/>
    <w:rsid w:val="001B26D1"/>
    <w:rsid w:val="001B2E91"/>
    <w:rsid w:val="001B3140"/>
    <w:rsid w:val="001B4AEA"/>
    <w:rsid w:val="001B553D"/>
    <w:rsid w:val="001B5ADA"/>
    <w:rsid w:val="001B6957"/>
    <w:rsid w:val="001B7590"/>
    <w:rsid w:val="001C0453"/>
    <w:rsid w:val="001C0646"/>
    <w:rsid w:val="001C07B9"/>
    <w:rsid w:val="001C08D7"/>
    <w:rsid w:val="001C09DA"/>
    <w:rsid w:val="001C1917"/>
    <w:rsid w:val="001C2013"/>
    <w:rsid w:val="001C207C"/>
    <w:rsid w:val="001C247A"/>
    <w:rsid w:val="001C28F3"/>
    <w:rsid w:val="001C2CC2"/>
    <w:rsid w:val="001C3143"/>
    <w:rsid w:val="001C318D"/>
    <w:rsid w:val="001C3299"/>
    <w:rsid w:val="001C36A6"/>
    <w:rsid w:val="001C3894"/>
    <w:rsid w:val="001C3EF6"/>
    <w:rsid w:val="001C415E"/>
    <w:rsid w:val="001C45E6"/>
    <w:rsid w:val="001C488E"/>
    <w:rsid w:val="001C5B9B"/>
    <w:rsid w:val="001C5ED1"/>
    <w:rsid w:val="001C6366"/>
    <w:rsid w:val="001C6576"/>
    <w:rsid w:val="001C670D"/>
    <w:rsid w:val="001C67DC"/>
    <w:rsid w:val="001C6934"/>
    <w:rsid w:val="001C715E"/>
    <w:rsid w:val="001C7180"/>
    <w:rsid w:val="001C7976"/>
    <w:rsid w:val="001D0127"/>
    <w:rsid w:val="001D06F5"/>
    <w:rsid w:val="001D0717"/>
    <w:rsid w:val="001D13B8"/>
    <w:rsid w:val="001D1D14"/>
    <w:rsid w:val="001D1EF6"/>
    <w:rsid w:val="001D208C"/>
    <w:rsid w:val="001D2237"/>
    <w:rsid w:val="001D2A2B"/>
    <w:rsid w:val="001D317F"/>
    <w:rsid w:val="001D3596"/>
    <w:rsid w:val="001D38EF"/>
    <w:rsid w:val="001D4077"/>
    <w:rsid w:val="001D4346"/>
    <w:rsid w:val="001D456E"/>
    <w:rsid w:val="001D4943"/>
    <w:rsid w:val="001D4C31"/>
    <w:rsid w:val="001D5286"/>
    <w:rsid w:val="001D531F"/>
    <w:rsid w:val="001D5B9F"/>
    <w:rsid w:val="001D5EDF"/>
    <w:rsid w:val="001D63A6"/>
    <w:rsid w:val="001D682B"/>
    <w:rsid w:val="001D6FFC"/>
    <w:rsid w:val="001D76B9"/>
    <w:rsid w:val="001D7A58"/>
    <w:rsid w:val="001D7D97"/>
    <w:rsid w:val="001E0008"/>
    <w:rsid w:val="001E01B9"/>
    <w:rsid w:val="001E03BE"/>
    <w:rsid w:val="001E0BBE"/>
    <w:rsid w:val="001E10B6"/>
    <w:rsid w:val="001E2B5B"/>
    <w:rsid w:val="001E2BD4"/>
    <w:rsid w:val="001E2FFD"/>
    <w:rsid w:val="001E31D7"/>
    <w:rsid w:val="001E3E50"/>
    <w:rsid w:val="001E4364"/>
    <w:rsid w:val="001E43B1"/>
    <w:rsid w:val="001E49BB"/>
    <w:rsid w:val="001E4D23"/>
    <w:rsid w:val="001E53BF"/>
    <w:rsid w:val="001E571F"/>
    <w:rsid w:val="001E5AAA"/>
    <w:rsid w:val="001E6469"/>
    <w:rsid w:val="001E65E5"/>
    <w:rsid w:val="001E7EEF"/>
    <w:rsid w:val="001F0A58"/>
    <w:rsid w:val="001F1B02"/>
    <w:rsid w:val="001F22E9"/>
    <w:rsid w:val="001F2A91"/>
    <w:rsid w:val="001F2C09"/>
    <w:rsid w:val="001F2DBA"/>
    <w:rsid w:val="001F30A6"/>
    <w:rsid w:val="001F37F5"/>
    <w:rsid w:val="001F3B3B"/>
    <w:rsid w:val="001F3C9A"/>
    <w:rsid w:val="001F3D0D"/>
    <w:rsid w:val="001F4A2B"/>
    <w:rsid w:val="001F4BE0"/>
    <w:rsid w:val="001F56C5"/>
    <w:rsid w:val="001F58F2"/>
    <w:rsid w:val="001F59B3"/>
    <w:rsid w:val="001F5A94"/>
    <w:rsid w:val="001F5E13"/>
    <w:rsid w:val="001F6472"/>
    <w:rsid w:val="001F6B6C"/>
    <w:rsid w:val="001F6B7C"/>
    <w:rsid w:val="001F7565"/>
    <w:rsid w:val="001F756D"/>
    <w:rsid w:val="001F76E1"/>
    <w:rsid w:val="001F7897"/>
    <w:rsid w:val="001F7B6C"/>
    <w:rsid w:val="0020156B"/>
    <w:rsid w:val="00201B18"/>
    <w:rsid w:val="0020206A"/>
    <w:rsid w:val="0020212D"/>
    <w:rsid w:val="00202228"/>
    <w:rsid w:val="002022CE"/>
    <w:rsid w:val="00202685"/>
    <w:rsid w:val="00203DDB"/>
    <w:rsid w:val="00203E52"/>
    <w:rsid w:val="00203FC8"/>
    <w:rsid w:val="0020411D"/>
    <w:rsid w:val="00204725"/>
    <w:rsid w:val="002048B7"/>
    <w:rsid w:val="00204A47"/>
    <w:rsid w:val="00204A49"/>
    <w:rsid w:val="00204D96"/>
    <w:rsid w:val="00204E7C"/>
    <w:rsid w:val="00206CF3"/>
    <w:rsid w:val="0020732C"/>
    <w:rsid w:val="00207657"/>
    <w:rsid w:val="00207976"/>
    <w:rsid w:val="00207E43"/>
    <w:rsid w:val="002105C3"/>
    <w:rsid w:val="00210866"/>
    <w:rsid w:val="00211F09"/>
    <w:rsid w:val="00212C14"/>
    <w:rsid w:val="00213893"/>
    <w:rsid w:val="00213BC2"/>
    <w:rsid w:val="00213C07"/>
    <w:rsid w:val="00214CB7"/>
    <w:rsid w:val="00214F63"/>
    <w:rsid w:val="00214FF6"/>
    <w:rsid w:val="0021550D"/>
    <w:rsid w:val="00216138"/>
    <w:rsid w:val="0021652B"/>
    <w:rsid w:val="002165B4"/>
    <w:rsid w:val="002165C6"/>
    <w:rsid w:val="00216771"/>
    <w:rsid w:val="00216DD3"/>
    <w:rsid w:val="00217FDE"/>
    <w:rsid w:val="002201B9"/>
    <w:rsid w:val="002202AB"/>
    <w:rsid w:val="002206A2"/>
    <w:rsid w:val="00220720"/>
    <w:rsid w:val="00220DA9"/>
    <w:rsid w:val="0022111C"/>
    <w:rsid w:val="002216EC"/>
    <w:rsid w:val="00221BE5"/>
    <w:rsid w:val="00222B0B"/>
    <w:rsid w:val="002231D5"/>
    <w:rsid w:val="00223771"/>
    <w:rsid w:val="002237D8"/>
    <w:rsid w:val="0022436B"/>
    <w:rsid w:val="002245C2"/>
    <w:rsid w:val="0022469E"/>
    <w:rsid w:val="00224B23"/>
    <w:rsid w:val="00224EDB"/>
    <w:rsid w:val="00225B13"/>
    <w:rsid w:val="00225BAB"/>
    <w:rsid w:val="0022645E"/>
    <w:rsid w:val="00226B3C"/>
    <w:rsid w:val="00226D7A"/>
    <w:rsid w:val="0022703F"/>
    <w:rsid w:val="00227ADC"/>
    <w:rsid w:val="0023009A"/>
    <w:rsid w:val="00230489"/>
    <w:rsid w:val="0023071C"/>
    <w:rsid w:val="00231B70"/>
    <w:rsid w:val="00231E4B"/>
    <w:rsid w:val="002320F1"/>
    <w:rsid w:val="0023218E"/>
    <w:rsid w:val="00232573"/>
    <w:rsid w:val="00232693"/>
    <w:rsid w:val="002329EB"/>
    <w:rsid w:val="00232CC3"/>
    <w:rsid w:val="00233354"/>
    <w:rsid w:val="002338A0"/>
    <w:rsid w:val="002338CC"/>
    <w:rsid w:val="002345BE"/>
    <w:rsid w:val="00234C6D"/>
    <w:rsid w:val="00234EFD"/>
    <w:rsid w:val="002359AE"/>
    <w:rsid w:val="00235BF0"/>
    <w:rsid w:val="00236544"/>
    <w:rsid w:val="002365D5"/>
    <w:rsid w:val="0023680A"/>
    <w:rsid w:val="00237479"/>
    <w:rsid w:val="002379D9"/>
    <w:rsid w:val="002403AB"/>
    <w:rsid w:val="002404C2"/>
    <w:rsid w:val="00240998"/>
    <w:rsid w:val="00240EED"/>
    <w:rsid w:val="0024139B"/>
    <w:rsid w:val="00241BC5"/>
    <w:rsid w:val="00241E30"/>
    <w:rsid w:val="002422FC"/>
    <w:rsid w:val="00243C17"/>
    <w:rsid w:val="00244269"/>
    <w:rsid w:val="00245091"/>
    <w:rsid w:val="0024624F"/>
    <w:rsid w:val="0024642F"/>
    <w:rsid w:val="00246778"/>
    <w:rsid w:val="002468EE"/>
    <w:rsid w:val="00246C1D"/>
    <w:rsid w:val="00246D3D"/>
    <w:rsid w:val="002479B0"/>
    <w:rsid w:val="00247E7C"/>
    <w:rsid w:val="0025040D"/>
    <w:rsid w:val="002509AB"/>
    <w:rsid w:val="00251217"/>
    <w:rsid w:val="002517A3"/>
    <w:rsid w:val="00251BB6"/>
    <w:rsid w:val="0025231B"/>
    <w:rsid w:val="00252AE4"/>
    <w:rsid w:val="0025404D"/>
    <w:rsid w:val="00254428"/>
    <w:rsid w:val="00255EE9"/>
    <w:rsid w:val="00255F3E"/>
    <w:rsid w:val="00255FF7"/>
    <w:rsid w:val="00256042"/>
    <w:rsid w:val="002566E3"/>
    <w:rsid w:val="00256901"/>
    <w:rsid w:val="00256946"/>
    <w:rsid w:val="00256C4E"/>
    <w:rsid w:val="00257046"/>
    <w:rsid w:val="0026066D"/>
    <w:rsid w:val="00260749"/>
    <w:rsid w:val="002607CE"/>
    <w:rsid w:val="00260C17"/>
    <w:rsid w:val="00260EE5"/>
    <w:rsid w:val="00261326"/>
    <w:rsid w:val="002614BD"/>
    <w:rsid w:val="00261BFC"/>
    <w:rsid w:val="00261DC5"/>
    <w:rsid w:val="002622DC"/>
    <w:rsid w:val="0026287D"/>
    <w:rsid w:val="00262B35"/>
    <w:rsid w:val="0026305E"/>
    <w:rsid w:val="002637CE"/>
    <w:rsid w:val="00263E59"/>
    <w:rsid w:val="00264CFD"/>
    <w:rsid w:val="002658B9"/>
    <w:rsid w:val="00265951"/>
    <w:rsid w:val="00265A05"/>
    <w:rsid w:val="002666F7"/>
    <w:rsid w:val="00266A60"/>
    <w:rsid w:val="00266C8E"/>
    <w:rsid w:val="00266EEA"/>
    <w:rsid w:val="00267581"/>
    <w:rsid w:val="00270B75"/>
    <w:rsid w:val="00270DEB"/>
    <w:rsid w:val="0027164C"/>
    <w:rsid w:val="002716CD"/>
    <w:rsid w:val="00271A7B"/>
    <w:rsid w:val="00271C35"/>
    <w:rsid w:val="0027212D"/>
    <w:rsid w:val="0027244F"/>
    <w:rsid w:val="00272969"/>
    <w:rsid w:val="00272E47"/>
    <w:rsid w:val="002730DF"/>
    <w:rsid w:val="002731D7"/>
    <w:rsid w:val="00273B9B"/>
    <w:rsid w:val="00273CC7"/>
    <w:rsid w:val="0027426E"/>
    <w:rsid w:val="00274308"/>
    <w:rsid w:val="00274D00"/>
    <w:rsid w:val="002755E2"/>
    <w:rsid w:val="0027594C"/>
    <w:rsid w:val="002767D2"/>
    <w:rsid w:val="00276825"/>
    <w:rsid w:val="00276888"/>
    <w:rsid w:val="002769A5"/>
    <w:rsid w:val="002769F6"/>
    <w:rsid w:val="00276C09"/>
    <w:rsid w:val="00277075"/>
    <w:rsid w:val="00277221"/>
    <w:rsid w:val="002777E3"/>
    <w:rsid w:val="00277CD3"/>
    <w:rsid w:val="00281385"/>
    <w:rsid w:val="00281721"/>
    <w:rsid w:val="00281C8E"/>
    <w:rsid w:val="00281CDB"/>
    <w:rsid w:val="00281F7B"/>
    <w:rsid w:val="002822E5"/>
    <w:rsid w:val="00282637"/>
    <w:rsid w:val="00282D50"/>
    <w:rsid w:val="00282D5D"/>
    <w:rsid w:val="00283F60"/>
    <w:rsid w:val="002841FF"/>
    <w:rsid w:val="00284278"/>
    <w:rsid w:val="0028440C"/>
    <w:rsid w:val="00284539"/>
    <w:rsid w:val="00284575"/>
    <w:rsid w:val="00284899"/>
    <w:rsid w:val="00284A87"/>
    <w:rsid w:val="00284AB6"/>
    <w:rsid w:val="00284D2A"/>
    <w:rsid w:val="00286B90"/>
    <w:rsid w:val="00286E2B"/>
    <w:rsid w:val="00287654"/>
    <w:rsid w:val="00287B8A"/>
    <w:rsid w:val="00290896"/>
    <w:rsid w:val="00290FE3"/>
    <w:rsid w:val="00291484"/>
    <w:rsid w:val="00291589"/>
    <w:rsid w:val="00291C62"/>
    <w:rsid w:val="00291C69"/>
    <w:rsid w:val="00291C9C"/>
    <w:rsid w:val="00292423"/>
    <w:rsid w:val="00292B76"/>
    <w:rsid w:val="002937D5"/>
    <w:rsid w:val="002937EF"/>
    <w:rsid w:val="00293983"/>
    <w:rsid w:val="002939E3"/>
    <w:rsid w:val="0029490A"/>
    <w:rsid w:val="00295203"/>
    <w:rsid w:val="0029544A"/>
    <w:rsid w:val="00295806"/>
    <w:rsid w:val="00295876"/>
    <w:rsid w:val="002958D4"/>
    <w:rsid w:val="00295B1A"/>
    <w:rsid w:val="00296227"/>
    <w:rsid w:val="0029692F"/>
    <w:rsid w:val="00296D51"/>
    <w:rsid w:val="0029715D"/>
    <w:rsid w:val="00297504"/>
    <w:rsid w:val="00297549"/>
    <w:rsid w:val="0029798A"/>
    <w:rsid w:val="00297A76"/>
    <w:rsid w:val="002A0034"/>
    <w:rsid w:val="002A0590"/>
    <w:rsid w:val="002A086D"/>
    <w:rsid w:val="002A0899"/>
    <w:rsid w:val="002A1364"/>
    <w:rsid w:val="002A1512"/>
    <w:rsid w:val="002A1911"/>
    <w:rsid w:val="002A1F9F"/>
    <w:rsid w:val="002A2287"/>
    <w:rsid w:val="002A2425"/>
    <w:rsid w:val="002A245F"/>
    <w:rsid w:val="002A380B"/>
    <w:rsid w:val="002A3D4A"/>
    <w:rsid w:val="002A441F"/>
    <w:rsid w:val="002A4934"/>
    <w:rsid w:val="002A4F16"/>
    <w:rsid w:val="002A4F36"/>
    <w:rsid w:val="002A5AD1"/>
    <w:rsid w:val="002A5ADF"/>
    <w:rsid w:val="002A5F7B"/>
    <w:rsid w:val="002A630A"/>
    <w:rsid w:val="002A6839"/>
    <w:rsid w:val="002A71C3"/>
    <w:rsid w:val="002A730F"/>
    <w:rsid w:val="002A797A"/>
    <w:rsid w:val="002A7ABA"/>
    <w:rsid w:val="002A7AD7"/>
    <w:rsid w:val="002A7ADF"/>
    <w:rsid w:val="002A7F7A"/>
    <w:rsid w:val="002B016C"/>
    <w:rsid w:val="002B057F"/>
    <w:rsid w:val="002B1806"/>
    <w:rsid w:val="002B1DFC"/>
    <w:rsid w:val="002B2818"/>
    <w:rsid w:val="002B2FEC"/>
    <w:rsid w:val="002B3581"/>
    <w:rsid w:val="002B38BE"/>
    <w:rsid w:val="002B3C7F"/>
    <w:rsid w:val="002B401B"/>
    <w:rsid w:val="002B4351"/>
    <w:rsid w:val="002B4793"/>
    <w:rsid w:val="002B4F4D"/>
    <w:rsid w:val="002B55DF"/>
    <w:rsid w:val="002B5965"/>
    <w:rsid w:val="002B6194"/>
    <w:rsid w:val="002B6798"/>
    <w:rsid w:val="002B6A2B"/>
    <w:rsid w:val="002B6A70"/>
    <w:rsid w:val="002B6D44"/>
    <w:rsid w:val="002B7113"/>
    <w:rsid w:val="002B746E"/>
    <w:rsid w:val="002B7A13"/>
    <w:rsid w:val="002B7C1E"/>
    <w:rsid w:val="002C0123"/>
    <w:rsid w:val="002C017F"/>
    <w:rsid w:val="002C0264"/>
    <w:rsid w:val="002C087C"/>
    <w:rsid w:val="002C0A92"/>
    <w:rsid w:val="002C10BA"/>
    <w:rsid w:val="002C16B0"/>
    <w:rsid w:val="002C1863"/>
    <w:rsid w:val="002C1DD6"/>
    <w:rsid w:val="002C4A91"/>
    <w:rsid w:val="002C4F88"/>
    <w:rsid w:val="002C503D"/>
    <w:rsid w:val="002C5435"/>
    <w:rsid w:val="002C56C1"/>
    <w:rsid w:val="002C5A9C"/>
    <w:rsid w:val="002C5C30"/>
    <w:rsid w:val="002C61EC"/>
    <w:rsid w:val="002C62F8"/>
    <w:rsid w:val="002C6868"/>
    <w:rsid w:val="002C6B1D"/>
    <w:rsid w:val="002C6D7A"/>
    <w:rsid w:val="002C719A"/>
    <w:rsid w:val="002C7667"/>
    <w:rsid w:val="002C7975"/>
    <w:rsid w:val="002C7EEC"/>
    <w:rsid w:val="002D0052"/>
    <w:rsid w:val="002D08D8"/>
    <w:rsid w:val="002D0D38"/>
    <w:rsid w:val="002D1924"/>
    <w:rsid w:val="002D1C8A"/>
    <w:rsid w:val="002D1FFD"/>
    <w:rsid w:val="002D2510"/>
    <w:rsid w:val="002D27B3"/>
    <w:rsid w:val="002D2FBC"/>
    <w:rsid w:val="002D2FFA"/>
    <w:rsid w:val="002D30C2"/>
    <w:rsid w:val="002D3656"/>
    <w:rsid w:val="002D37AA"/>
    <w:rsid w:val="002D39A0"/>
    <w:rsid w:val="002D3D3E"/>
    <w:rsid w:val="002D3E53"/>
    <w:rsid w:val="002D4187"/>
    <w:rsid w:val="002D5DD1"/>
    <w:rsid w:val="002D6603"/>
    <w:rsid w:val="002D7C07"/>
    <w:rsid w:val="002D7ECE"/>
    <w:rsid w:val="002E013C"/>
    <w:rsid w:val="002E0DE9"/>
    <w:rsid w:val="002E181F"/>
    <w:rsid w:val="002E18B9"/>
    <w:rsid w:val="002E19C9"/>
    <w:rsid w:val="002E1C1D"/>
    <w:rsid w:val="002E2111"/>
    <w:rsid w:val="002E23CF"/>
    <w:rsid w:val="002E2F77"/>
    <w:rsid w:val="002E32F0"/>
    <w:rsid w:val="002E3665"/>
    <w:rsid w:val="002E369A"/>
    <w:rsid w:val="002E3AF5"/>
    <w:rsid w:val="002E3BC7"/>
    <w:rsid w:val="002E3CC5"/>
    <w:rsid w:val="002E41A8"/>
    <w:rsid w:val="002E42A2"/>
    <w:rsid w:val="002E471C"/>
    <w:rsid w:val="002E5563"/>
    <w:rsid w:val="002E5726"/>
    <w:rsid w:val="002E6064"/>
    <w:rsid w:val="002E618A"/>
    <w:rsid w:val="002E6607"/>
    <w:rsid w:val="002E686E"/>
    <w:rsid w:val="002E798F"/>
    <w:rsid w:val="002E7AB2"/>
    <w:rsid w:val="002E7EB6"/>
    <w:rsid w:val="002F0709"/>
    <w:rsid w:val="002F0C34"/>
    <w:rsid w:val="002F0CAE"/>
    <w:rsid w:val="002F2A68"/>
    <w:rsid w:val="002F3A2E"/>
    <w:rsid w:val="002F3A5D"/>
    <w:rsid w:val="002F3C10"/>
    <w:rsid w:val="002F4969"/>
    <w:rsid w:val="002F4A55"/>
    <w:rsid w:val="002F4B0A"/>
    <w:rsid w:val="002F508F"/>
    <w:rsid w:val="002F534B"/>
    <w:rsid w:val="002F5577"/>
    <w:rsid w:val="002F62C0"/>
    <w:rsid w:val="002F655A"/>
    <w:rsid w:val="002F65A4"/>
    <w:rsid w:val="002F6CA3"/>
    <w:rsid w:val="002F6EE5"/>
    <w:rsid w:val="002F7B8C"/>
    <w:rsid w:val="002F7BA7"/>
    <w:rsid w:val="002F7CF1"/>
    <w:rsid w:val="002F7F3D"/>
    <w:rsid w:val="003008B7"/>
    <w:rsid w:val="003009C7"/>
    <w:rsid w:val="00300F10"/>
    <w:rsid w:val="00300F3C"/>
    <w:rsid w:val="00302061"/>
    <w:rsid w:val="0030260E"/>
    <w:rsid w:val="00302810"/>
    <w:rsid w:val="00302A12"/>
    <w:rsid w:val="00302EF5"/>
    <w:rsid w:val="00303F0E"/>
    <w:rsid w:val="00304163"/>
    <w:rsid w:val="0030471C"/>
    <w:rsid w:val="003047C7"/>
    <w:rsid w:val="00305677"/>
    <w:rsid w:val="00305886"/>
    <w:rsid w:val="00305939"/>
    <w:rsid w:val="00305A3D"/>
    <w:rsid w:val="00305BA8"/>
    <w:rsid w:val="003062DC"/>
    <w:rsid w:val="0030664A"/>
    <w:rsid w:val="0030767C"/>
    <w:rsid w:val="00307B11"/>
    <w:rsid w:val="00310481"/>
    <w:rsid w:val="003104AC"/>
    <w:rsid w:val="00310B53"/>
    <w:rsid w:val="00310D5D"/>
    <w:rsid w:val="00311175"/>
    <w:rsid w:val="003113E2"/>
    <w:rsid w:val="003116FD"/>
    <w:rsid w:val="00311B3C"/>
    <w:rsid w:val="003121E4"/>
    <w:rsid w:val="00312397"/>
    <w:rsid w:val="00312F83"/>
    <w:rsid w:val="003134AA"/>
    <w:rsid w:val="00313676"/>
    <w:rsid w:val="00314718"/>
    <w:rsid w:val="00314894"/>
    <w:rsid w:val="003151FF"/>
    <w:rsid w:val="0031541F"/>
    <w:rsid w:val="00315E37"/>
    <w:rsid w:val="00316810"/>
    <w:rsid w:val="003169EF"/>
    <w:rsid w:val="00316F12"/>
    <w:rsid w:val="00317340"/>
    <w:rsid w:val="003174EE"/>
    <w:rsid w:val="00317536"/>
    <w:rsid w:val="00317EC7"/>
    <w:rsid w:val="003201C2"/>
    <w:rsid w:val="003205ED"/>
    <w:rsid w:val="00320BF8"/>
    <w:rsid w:val="0032102E"/>
    <w:rsid w:val="003211FB"/>
    <w:rsid w:val="0032147C"/>
    <w:rsid w:val="00321C49"/>
    <w:rsid w:val="003226C9"/>
    <w:rsid w:val="00322729"/>
    <w:rsid w:val="0032274A"/>
    <w:rsid w:val="003227B2"/>
    <w:rsid w:val="00322898"/>
    <w:rsid w:val="00322B30"/>
    <w:rsid w:val="00322B34"/>
    <w:rsid w:val="00323B23"/>
    <w:rsid w:val="00323C14"/>
    <w:rsid w:val="00323F92"/>
    <w:rsid w:val="003241D0"/>
    <w:rsid w:val="003246BB"/>
    <w:rsid w:val="00324D76"/>
    <w:rsid w:val="00325E9F"/>
    <w:rsid w:val="00325F26"/>
    <w:rsid w:val="00326396"/>
    <w:rsid w:val="003271AD"/>
    <w:rsid w:val="00327A80"/>
    <w:rsid w:val="00327BC4"/>
    <w:rsid w:val="00327F91"/>
    <w:rsid w:val="00330FF6"/>
    <w:rsid w:val="00331378"/>
    <w:rsid w:val="0033174F"/>
    <w:rsid w:val="003321B1"/>
    <w:rsid w:val="00332561"/>
    <w:rsid w:val="00332A93"/>
    <w:rsid w:val="00333CCD"/>
    <w:rsid w:val="00333D48"/>
    <w:rsid w:val="00333D7A"/>
    <w:rsid w:val="003344AC"/>
    <w:rsid w:val="00334686"/>
    <w:rsid w:val="0033481F"/>
    <w:rsid w:val="003348D9"/>
    <w:rsid w:val="0033538D"/>
    <w:rsid w:val="0033569B"/>
    <w:rsid w:val="00336145"/>
    <w:rsid w:val="0033632C"/>
    <w:rsid w:val="003363BD"/>
    <w:rsid w:val="003366E6"/>
    <w:rsid w:val="00336B5F"/>
    <w:rsid w:val="003370B2"/>
    <w:rsid w:val="00337DD4"/>
    <w:rsid w:val="00337FE3"/>
    <w:rsid w:val="003401DA"/>
    <w:rsid w:val="00340C81"/>
    <w:rsid w:val="003417D3"/>
    <w:rsid w:val="00341BA3"/>
    <w:rsid w:val="00341BAA"/>
    <w:rsid w:val="003427A6"/>
    <w:rsid w:val="00342E04"/>
    <w:rsid w:val="0034340B"/>
    <w:rsid w:val="00343693"/>
    <w:rsid w:val="00343708"/>
    <w:rsid w:val="003448A5"/>
    <w:rsid w:val="00344E15"/>
    <w:rsid w:val="0034535B"/>
    <w:rsid w:val="00347137"/>
    <w:rsid w:val="00347703"/>
    <w:rsid w:val="003502F8"/>
    <w:rsid w:val="00350407"/>
    <w:rsid w:val="0035043A"/>
    <w:rsid w:val="00350730"/>
    <w:rsid w:val="00350929"/>
    <w:rsid w:val="00350A16"/>
    <w:rsid w:val="00351937"/>
    <w:rsid w:val="00351CAD"/>
    <w:rsid w:val="0035210C"/>
    <w:rsid w:val="003523E0"/>
    <w:rsid w:val="00352586"/>
    <w:rsid w:val="00352839"/>
    <w:rsid w:val="003529E1"/>
    <w:rsid w:val="00353153"/>
    <w:rsid w:val="003531DA"/>
    <w:rsid w:val="003531F7"/>
    <w:rsid w:val="00353466"/>
    <w:rsid w:val="0035383F"/>
    <w:rsid w:val="00353BF8"/>
    <w:rsid w:val="0035506F"/>
    <w:rsid w:val="00355546"/>
    <w:rsid w:val="003558E4"/>
    <w:rsid w:val="00355BC4"/>
    <w:rsid w:val="00355C44"/>
    <w:rsid w:val="00355D6E"/>
    <w:rsid w:val="003560DF"/>
    <w:rsid w:val="003562DA"/>
    <w:rsid w:val="003571EF"/>
    <w:rsid w:val="00357BEE"/>
    <w:rsid w:val="00357C3C"/>
    <w:rsid w:val="00357DC0"/>
    <w:rsid w:val="00360279"/>
    <w:rsid w:val="00360491"/>
    <w:rsid w:val="00360746"/>
    <w:rsid w:val="00360CE9"/>
    <w:rsid w:val="00361891"/>
    <w:rsid w:val="003625E0"/>
    <w:rsid w:val="00362710"/>
    <w:rsid w:val="00362C7B"/>
    <w:rsid w:val="00363B54"/>
    <w:rsid w:val="00364794"/>
    <w:rsid w:val="003647DD"/>
    <w:rsid w:val="003658D0"/>
    <w:rsid w:val="00365DD3"/>
    <w:rsid w:val="0036607F"/>
    <w:rsid w:val="00367E32"/>
    <w:rsid w:val="003705AE"/>
    <w:rsid w:val="00371432"/>
    <w:rsid w:val="00371A96"/>
    <w:rsid w:val="00372DEE"/>
    <w:rsid w:val="0037368B"/>
    <w:rsid w:val="00373C98"/>
    <w:rsid w:val="00374C23"/>
    <w:rsid w:val="00374E6E"/>
    <w:rsid w:val="003756B5"/>
    <w:rsid w:val="00376257"/>
    <w:rsid w:val="003762F1"/>
    <w:rsid w:val="003769B6"/>
    <w:rsid w:val="00376F89"/>
    <w:rsid w:val="0037718D"/>
    <w:rsid w:val="003778C2"/>
    <w:rsid w:val="00377C8C"/>
    <w:rsid w:val="0038083B"/>
    <w:rsid w:val="0038116C"/>
    <w:rsid w:val="00381198"/>
    <w:rsid w:val="003811EE"/>
    <w:rsid w:val="003813EC"/>
    <w:rsid w:val="0038154F"/>
    <w:rsid w:val="003815A4"/>
    <w:rsid w:val="0038193B"/>
    <w:rsid w:val="00381A84"/>
    <w:rsid w:val="00381C96"/>
    <w:rsid w:val="00381D93"/>
    <w:rsid w:val="003820E8"/>
    <w:rsid w:val="00382695"/>
    <w:rsid w:val="00382734"/>
    <w:rsid w:val="003827C5"/>
    <w:rsid w:val="00382B12"/>
    <w:rsid w:val="00382DAD"/>
    <w:rsid w:val="00382DD8"/>
    <w:rsid w:val="0038353E"/>
    <w:rsid w:val="00383DC8"/>
    <w:rsid w:val="0038527E"/>
    <w:rsid w:val="003857A3"/>
    <w:rsid w:val="00385D2C"/>
    <w:rsid w:val="003865F9"/>
    <w:rsid w:val="0038660A"/>
    <w:rsid w:val="00386774"/>
    <w:rsid w:val="00386A90"/>
    <w:rsid w:val="00386D86"/>
    <w:rsid w:val="00387FD9"/>
    <w:rsid w:val="003909AF"/>
    <w:rsid w:val="00390AE7"/>
    <w:rsid w:val="00390DC0"/>
    <w:rsid w:val="0039109A"/>
    <w:rsid w:val="0039137E"/>
    <w:rsid w:val="00391C0C"/>
    <w:rsid w:val="00391C78"/>
    <w:rsid w:val="00392121"/>
    <w:rsid w:val="00392181"/>
    <w:rsid w:val="00392727"/>
    <w:rsid w:val="00392A0A"/>
    <w:rsid w:val="00394C1E"/>
    <w:rsid w:val="0039504D"/>
    <w:rsid w:val="00395172"/>
    <w:rsid w:val="003953D0"/>
    <w:rsid w:val="00395602"/>
    <w:rsid w:val="003957FE"/>
    <w:rsid w:val="00395845"/>
    <w:rsid w:val="003961CB"/>
    <w:rsid w:val="003961CE"/>
    <w:rsid w:val="0039654D"/>
    <w:rsid w:val="00396598"/>
    <w:rsid w:val="00397AEA"/>
    <w:rsid w:val="003A01B7"/>
    <w:rsid w:val="003A0337"/>
    <w:rsid w:val="003A0951"/>
    <w:rsid w:val="003A1610"/>
    <w:rsid w:val="003A22DA"/>
    <w:rsid w:val="003A2349"/>
    <w:rsid w:val="003A23CE"/>
    <w:rsid w:val="003A26E2"/>
    <w:rsid w:val="003A30B1"/>
    <w:rsid w:val="003A3165"/>
    <w:rsid w:val="003A31BF"/>
    <w:rsid w:val="003A3469"/>
    <w:rsid w:val="003A4381"/>
    <w:rsid w:val="003A4755"/>
    <w:rsid w:val="003A4E7F"/>
    <w:rsid w:val="003A5146"/>
    <w:rsid w:val="003A51F2"/>
    <w:rsid w:val="003A6436"/>
    <w:rsid w:val="003A6C40"/>
    <w:rsid w:val="003A70FB"/>
    <w:rsid w:val="003A726E"/>
    <w:rsid w:val="003A78D4"/>
    <w:rsid w:val="003A7E55"/>
    <w:rsid w:val="003A7EFD"/>
    <w:rsid w:val="003B002D"/>
    <w:rsid w:val="003B08B9"/>
    <w:rsid w:val="003B0918"/>
    <w:rsid w:val="003B0DA5"/>
    <w:rsid w:val="003B0E0A"/>
    <w:rsid w:val="003B0F65"/>
    <w:rsid w:val="003B12A8"/>
    <w:rsid w:val="003B1B33"/>
    <w:rsid w:val="003B231B"/>
    <w:rsid w:val="003B236A"/>
    <w:rsid w:val="003B263A"/>
    <w:rsid w:val="003B2A06"/>
    <w:rsid w:val="003B2D22"/>
    <w:rsid w:val="003B31E9"/>
    <w:rsid w:val="003B320E"/>
    <w:rsid w:val="003B352F"/>
    <w:rsid w:val="003B4FFF"/>
    <w:rsid w:val="003B5704"/>
    <w:rsid w:val="003B5C97"/>
    <w:rsid w:val="003B61F8"/>
    <w:rsid w:val="003B6BE7"/>
    <w:rsid w:val="003B6DB6"/>
    <w:rsid w:val="003B702A"/>
    <w:rsid w:val="003B785F"/>
    <w:rsid w:val="003B7A73"/>
    <w:rsid w:val="003B7D19"/>
    <w:rsid w:val="003C04C6"/>
    <w:rsid w:val="003C061E"/>
    <w:rsid w:val="003C0F41"/>
    <w:rsid w:val="003C104A"/>
    <w:rsid w:val="003C1443"/>
    <w:rsid w:val="003C1661"/>
    <w:rsid w:val="003C186C"/>
    <w:rsid w:val="003C1C62"/>
    <w:rsid w:val="003C2577"/>
    <w:rsid w:val="003C265F"/>
    <w:rsid w:val="003C2D3F"/>
    <w:rsid w:val="003C322B"/>
    <w:rsid w:val="003C33AF"/>
    <w:rsid w:val="003C35D2"/>
    <w:rsid w:val="003C375D"/>
    <w:rsid w:val="003C41C6"/>
    <w:rsid w:val="003C4378"/>
    <w:rsid w:val="003C4437"/>
    <w:rsid w:val="003C4913"/>
    <w:rsid w:val="003C4F28"/>
    <w:rsid w:val="003C5052"/>
    <w:rsid w:val="003C52CD"/>
    <w:rsid w:val="003C5AD1"/>
    <w:rsid w:val="003C62AD"/>
    <w:rsid w:val="003C72FA"/>
    <w:rsid w:val="003C7719"/>
    <w:rsid w:val="003C7B41"/>
    <w:rsid w:val="003D0441"/>
    <w:rsid w:val="003D0600"/>
    <w:rsid w:val="003D07AE"/>
    <w:rsid w:val="003D08F4"/>
    <w:rsid w:val="003D0EBA"/>
    <w:rsid w:val="003D10EC"/>
    <w:rsid w:val="003D1EAF"/>
    <w:rsid w:val="003D22EE"/>
    <w:rsid w:val="003D2B40"/>
    <w:rsid w:val="003D2CDC"/>
    <w:rsid w:val="003D351E"/>
    <w:rsid w:val="003D35CD"/>
    <w:rsid w:val="003D3681"/>
    <w:rsid w:val="003D3E23"/>
    <w:rsid w:val="003D496D"/>
    <w:rsid w:val="003D5989"/>
    <w:rsid w:val="003D5A99"/>
    <w:rsid w:val="003D5F5C"/>
    <w:rsid w:val="003D63A2"/>
    <w:rsid w:val="003D6CCF"/>
    <w:rsid w:val="003D7C9C"/>
    <w:rsid w:val="003E02BF"/>
    <w:rsid w:val="003E0ADD"/>
    <w:rsid w:val="003E0C3A"/>
    <w:rsid w:val="003E167B"/>
    <w:rsid w:val="003E169E"/>
    <w:rsid w:val="003E1AE8"/>
    <w:rsid w:val="003E248B"/>
    <w:rsid w:val="003E2834"/>
    <w:rsid w:val="003E2897"/>
    <w:rsid w:val="003E2D9C"/>
    <w:rsid w:val="003E2F16"/>
    <w:rsid w:val="003E310C"/>
    <w:rsid w:val="003E31D1"/>
    <w:rsid w:val="003E33FF"/>
    <w:rsid w:val="003E3D66"/>
    <w:rsid w:val="003E3DDA"/>
    <w:rsid w:val="003E3E26"/>
    <w:rsid w:val="003E45F8"/>
    <w:rsid w:val="003E4FB7"/>
    <w:rsid w:val="003E56FF"/>
    <w:rsid w:val="003E5A52"/>
    <w:rsid w:val="003E6A9E"/>
    <w:rsid w:val="003E6AC9"/>
    <w:rsid w:val="003E6CC3"/>
    <w:rsid w:val="003E7220"/>
    <w:rsid w:val="003E7845"/>
    <w:rsid w:val="003E7C6B"/>
    <w:rsid w:val="003F00E1"/>
    <w:rsid w:val="003F14CD"/>
    <w:rsid w:val="003F2609"/>
    <w:rsid w:val="003F2647"/>
    <w:rsid w:val="003F2A9A"/>
    <w:rsid w:val="003F3039"/>
    <w:rsid w:val="003F373F"/>
    <w:rsid w:val="003F3BD9"/>
    <w:rsid w:val="003F469E"/>
    <w:rsid w:val="003F4872"/>
    <w:rsid w:val="003F5063"/>
    <w:rsid w:val="003F59B7"/>
    <w:rsid w:val="003F59D1"/>
    <w:rsid w:val="003F5C13"/>
    <w:rsid w:val="003F629E"/>
    <w:rsid w:val="003F6BBB"/>
    <w:rsid w:val="003F7401"/>
    <w:rsid w:val="003F764C"/>
    <w:rsid w:val="003F77F4"/>
    <w:rsid w:val="003F7875"/>
    <w:rsid w:val="003F7FF1"/>
    <w:rsid w:val="00400460"/>
    <w:rsid w:val="004008D5"/>
    <w:rsid w:val="00400AC7"/>
    <w:rsid w:val="00400F23"/>
    <w:rsid w:val="004010FD"/>
    <w:rsid w:val="0040141A"/>
    <w:rsid w:val="004016CC"/>
    <w:rsid w:val="004019BF"/>
    <w:rsid w:val="00401B25"/>
    <w:rsid w:val="00401E1C"/>
    <w:rsid w:val="004025D7"/>
    <w:rsid w:val="00402A24"/>
    <w:rsid w:val="00402C76"/>
    <w:rsid w:val="00403296"/>
    <w:rsid w:val="00403D03"/>
    <w:rsid w:val="004044C2"/>
    <w:rsid w:val="00404867"/>
    <w:rsid w:val="004052DA"/>
    <w:rsid w:val="00405710"/>
    <w:rsid w:val="00406478"/>
    <w:rsid w:val="004067AE"/>
    <w:rsid w:val="00406D6E"/>
    <w:rsid w:val="00407479"/>
    <w:rsid w:val="0040751C"/>
    <w:rsid w:val="00407674"/>
    <w:rsid w:val="004076B3"/>
    <w:rsid w:val="00407721"/>
    <w:rsid w:val="004101EB"/>
    <w:rsid w:val="00410A40"/>
    <w:rsid w:val="00410BA0"/>
    <w:rsid w:val="00410D40"/>
    <w:rsid w:val="004121A6"/>
    <w:rsid w:val="004123AC"/>
    <w:rsid w:val="004134AF"/>
    <w:rsid w:val="0041398D"/>
    <w:rsid w:val="00414C98"/>
    <w:rsid w:val="00414E35"/>
    <w:rsid w:val="00415183"/>
    <w:rsid w:val="00415307"/>
    <w:rsid w:val="00415B5A"/>
    <w:rsid w:val="00416A83"/>
    <w:rsid w:val="004172C9"/>
    <w:rsid w:val="004173CB"/>
    <w:rsid w:val="0041753F"/>
    <w:rsid w:val="00417AE9"/>
    <w:rsid w:val="00417F7D"/>
    <w:rsid w:val="00420366"/>
    <w:rsid w:val="0042168D"/>
    <w:rsid w:val="00421A0E"/>
    <w:rsid w:val="00421C68"/>
    <w:rsid w:val="0042304C"/>
    <w:rsid w:val="0042367E"/>
    <w:rsid w:val="004237CC"/>
    <w:rsid w:val="004239C3"/>
    <w:rsid w:val="00425286"/>
    <w:rsid w:val="0042545A"/>
    <w:rsid w:val="00425CF6"/>
    <w:rsid w:val="00426C92"/>
    <w:rsid w:val="00426E91"/>
    <w:rsid w:val="0042727C"/>
    <w:rsid w:val="004273F2"/>
    <w:rsid w:val="0043031D"/>
    <w:rsid w:val="0043077F"/>
    <w:rsid w:val="004318C5"/>
    <w:rsid w:val="0043220F"/>
    <w:rsid w:val="004324D7"/>
    <w:rsid w:val="00432EAC"/>
    <w:rsid w:val="004331DD"/>
    <w:rsid w:val="00433AE6"/>
    <w:rsid w:val="00433C14"/>
    <w:rsid w:val="00433D97"/>
    <w:rsid w:val="00434394"/>
    <w:rsid w:val="00434885"/>
    <w:rsid w:val="00435341"/>
    <w:rsid w:val="004356D4"/>
    <w:rsid w:val="00435D09"/>
    <w:rsid w:val="00436160"/>
    <w:rsid w:val="0043617C"/>
    <w:rsid w:val="00436335"/>
    <w:rsid w:val="00437517"/>
    <w:rsid w:val="00437C67"/>
    <w:rsid w:val="00440221"/>
    <w:rsid w:val="004408DA"/>
    <w:rsid w:val="00441496"/>
    <w:rsid w:val="00441B50"/>
    <w:rsid w:val="004425DA"/>
    <w:rsid w:val="00442822"/>
    <w:rsid w:val="0044298C"/>
    <w:rsid w:val="00442C03"/>
    <w:rsid w:val="004439A7"/>
    <w:rsid w:val="004439E5"/>
    <w:rsid w:val="00443FF6"/>
    <w:rsid w:val="00444798"/>
    <w:rsid w:val="004455BA"/>
    <w:rsid w:val="004459E4"/>
    <w:rsid w:val="00445F8E"/>
    <w:rsid w:val="004466CA"/>
    <w:rsid w:val="0044679F"/>
    <w:rsid w:val="00446DB6"/>
    <w:rsid w:val="00447629"/>
    <w:rsid w:val="004477FB"/>
    <w:rsid w:val="00450054"/>
    <w:rsid w:val="004501BE"/>
    <w:rsid w:val="00450BBD"/>
    <w:rsid w:val="0045283D"/>
    <w:rsid w:val="00452EF0"/>
    <w:rsid w:val="00452F3B"/>
    <w:rsid w:val="0045394A"/>
    <w:rsid w:val="00454AAB"/>
    <w:rsid w:val="00454DC9"/>
    <w:rsid w:val="00455272"/>
    <w:rsid w:val="0045544D"/>
    <w:rsid w:val="00455B4C"/>
    <w:rsid w:val="00455FFE"/>
    <w:rsid w:val="00456293"/>
    <w:rsid w:val="00456A3C"/>
    <w:rsid w:val="00460146"/>
    <w:rsid w:val="004603CC"/>
    <w:rsid w:val="0046108E"/>
    <w:rsid w:val="00461392"/>
    <w:rsid w:val="00461479"/>
    <w:rsid w:val="00461792"/>
    <w:rsid w:val="00461F33"/>
    <w:rsid w:val="00461F68"/>
    <w:rsid w:val="004623B7"/>
    <w:rsid w:val="00462571"/>
    <w:rsid w:val="00462645"/>
    <w:rsid w:val="00462E0C"/>
    <w:rsid w:val="0046326F"/>
    <w:rsid w:val="00463AEA"/>
    <w:rsid w:val="00463E1B"/>
    <w:rsid w:val="00464F17"/>
    <w:rsid w:val="00465939"/>
    <w:rsid w:val="00466108"/>
    <w:rsid w:val="004669B7"/>
    <w:rsid w:val="00467165"/>
    <w:rsid w:val="004676E8"/>
    <w:rsid w:val="00467A23"/>
    <w:rsid w:val="00467AE8"/>
    <w:rsid w:val="00467B71"/>
    <w:rsid w:val="00467DCE"/>
    <w:rsid w:val="00470177"/>
    <w:rsid w:val="0047057D"/>
    <w:rsid w:val="00470DBE"/>
    <w:rsid w:val="00470E54"/>
    <w:rsid w:val="004711AB"/>
    <w:rsid w:val="00471C12"/>
    <w:rsid w:val="004726AD"/>
    <w:rsid w:val="004737A0"/>
    <w:rsid w:val="00473EC7"/>
    <w:rsid w:val="00474647"/>
    <w:rsid w:val="00474B6A"/>
    <w:rsid w:val="00474FEE"/>
    <w:rsid w:val="004751F0"/>
    <w:rsid w:val="00475FD5"/>
    <w:rsid w:val="0047645B"/>
    <w:rsid w:val="004802AA"/>
    <w:rsid w:val="004802ED"/>
    <w:rsid w:val="00480420"/>
    <w:rsid w:val="0048092F"/>
    <w:rsid w:val="00480BE4"/>
    <w:rsid w:val="00480D22"/>
    <w:rsid w:val="00481162"/>
    <w:rsid w:val="0048117B"/>
    <w:rsid w:val="00481343"/>
    <w:rsid w:val="00481D1D"/>
    <w:rsid w:val="0048200A"/>
    <w:rsid w:val="004825A6"/>
    <w:rsid w:val="004830FF"/>
    <w:rsid w:val="00483574"/>
    <w:rsid w:val="00483882"/>
    <w:rsid w:val="00483AB1"/>
    <w:rsid w:val="00483E3B"/>
    <w:rsid w:val="0048483A"/>
    <w:rsid w:val="00484A69"/>
    <w:rsid w:val="00486658"/>
    <w:rsid w:val="004870BF"/>
    <w:rsid w:val="00487D4A"/>
    <w:rsid w:val="00487E6E"/>
    <w:rsid w:val="00490364"/>
    <w:rsid w:val="0049047E"/>
    <w:rsid w:val="00490658"/>
    <w:rsid w:val="00490830"/>
    <w:rsid w:val="0049094C"/>
    <w:rsid w:val="0049107C"/>
    <w:rsid w:val="0049169D"/>
    <w:rsid w:val="00491A78"/>
    <w:rsid w:val="00491BD3"/>
    <w:rsid w:val="00491C3D"/>
    <w:rsid w:val="00492893"/>
    <w:rsid w:val="00492A3F"/>
    <w:rsid w:val="004932AC"/>
    <w:rsid w:val="00493967"/>
    <w:rsid w:val="00493A69"/>
    <w:rsid w:val="00493B71"/>
    <w:rsid w:val="0049564D"/>
    <w:rsid w:val="00497999"/>
    <w:rsid w:val="004A0236"/>
    <w:rsid w:val="004A05FA"/>
    <w:rsid w:val="004A0645"/>
    <w:rsid w:val="004A15DB"/>
    <w:rsid w:val="004A170E"/>
    <w:rsid w:val="004A2245"/>
    <w:rsid w:val="004A2B81"/>
    <w:rsid w:val="004A2CC7"/>
    <w:rsid w:val="004A2ED4"/>
    <w:rsid w:val="004A4044"/>
    <w:rsid w:val="004A436C"/>
    <w:rsid w:val="004A43B4"/>
    <w:rsid w:val="004A5283"/>
    <w:rsid w:val="004A53F3"/>
    <w:rsid w:val="004A6BAC"/>
    <w:rsid w:val="004A6D0B"/>
    <w:rsid w:val="004A6D81"/>
    <w:rsid w:val="004A701D"/>
    <w:rsid w:val="004A7227"/>
    <w:rsid w:val="004A7893"/>
    <w:rsid w:val="004A7B78"/>
    <w:rsid w:val="004B0083"/>
    <w:rsid w:val="004B09AE"/>
    <w:rsid w:val="004B09EC"/>
    <w:rsid w:val="004B0F45"/>
    <w:rsid w:val="004B105A"/>
    <w:rsid w:val="004B121D"/>
    <w:rsid w:val="004B1569"/>
    <w:rsid w:val="004B1FA9"/>
    <w:rsid w:val="004B21B1"/>
    <w:rsid w:val="004B2C06"/>
    <w:rsid w:val="004B2DAE"/>
    <w:rsid w:val="004B304A"/>
    <w:rsid w:val="004B38F3"/>
    <w:rsid w:val="004B39FA"/>
    <w:rsid w:val="004B3F75"/>
    <w:rsid w:val="004B54CB"/>
    <w:rsid w:val="004B552C"/>
    <w:rsid w:val="004B5B50"/>
    <w:rsid w:val="004B5F61"/>
    <w:rsid w:val="004B67E0"/>
    <w:rsid w:val="004B6AD1"/>
    <w:rsid w:val="004B6B0D"/>
    <w:rsid w:val="004B78CC"/>
    <w:rsid w:val="004B798F"/>
    <w:rsid w:val="004C0B6F"/>
    <w:rsid w:val="004C0FBD"/>
    <w:rsid w:val="004C124D"/>
    <w:rsid w:val="004C1B81"/>
    <w:rsid w:val="004C1EEE"/>
    <w:rsid w:val="004C2628"/>
    <w:rsid w:val="004C2A50"/>
    <w:rsid w:val="004C2C48"/>
    <w:rsid w:val="004C2D43"/>
    <w:rsid w:val="004C31BF"/>
    <w:rsid w:val="004C3358"/>
    <w:rsid w:val="004C359C"/>
    <w:rsid w:val="004C374F"/>
    <w:rsid w:val="004C3831"/>
    <w:rsid w:val="004C3AD4"/>
    <w:rsid w:val="004C40FB"/>
    <w:rsid w:val="004C49EB"/>
    <w:rsid w:val="004C4A0C"/>
    <w:rsid w:val="004C52D0"/>
    <w:rsid w:val="004C5497"/>
    <w:rsid w:val="004C5873"/>
    <w:rsid w:val="004C61C3"/>
    <w:rsid w:val="004C640D"/>
    <w:rsid w:val="004C6826"/>
    <w:rsid w:val="004C7EB1"/>
    <w:rsid w:val="004D0001"/>
    <w:rsid w:val="004D0A11"/>
    <w:rsid w:val="004D0BD3"/>
    <w:rsid w:val="004D0FAB"/>
    <w:rsid w:val="004D0FCC"/>
    <w:rsid w:val="004D11F0"/>
    <w:rsid w:val="004D16FF"/>
    <w:rsid w:val="004D1A7E"/>
    <w:rsid w:val="004D1C79"/>
    <w:rsid w:val="004D1E19"/>
    <w:rsid w:val="004D22E8"/>
    <w:rsid w:val="004D22E9"/>
    <w:rsid w:val="004D26A3"/>
    <w:rsid w:val="004D3DC4"/>
    <w:rsid w:val="004D472F"/>
    <w:rsid w:val="004D506E"/>
    <w:rsid w:val="004D5102"/>
    <w:rsid w:val="004D6A32"/>
    <w:rsid w:val="004D6BF2"/>
    <w:rsid w:val="004D6DEB"/>
    <w:rsid w:val="004D73C5"/>
    <w:rsid w:val="004D7586"/>
    <w:rsid w:val="004D7798"/>
    <w:rsid w:val="004D7926"/>
    <w:rsid w:val="004D7D28"/>
    <w:rsid w:val="004E0455"/>
    <w:rsid w:val="004E04BD"/>
    <w:rsid w:val="004E04F0"/>
    <w:rsid w:val="004E123C"/>
    <w:rsid w:val="004E1366"/>
    <w:rsid w:val="004E15F1"/>
    <w:rsid w:val="004E1A11"/>
    <w:rsid w:val="004E1E16"/>
    <w:rsid w:val="004E27B2"/>
    <w:rsid w:val="004E2BA2"/>
    <w:rsid w:val="004E322F"/>
    <w:rsid w:val="004E3BFD"/>
    <w:rsid w:val="004E3EF7"/>
    <w:rsid w:val="004E42F1"/>
    <w:rsid w:val="004E4514"/>
    <w:rsid w:val="004E47A7"/>
    <w:rsid w:val="004E52D8"/>
    <w:rsid w:val="004E5622"/>
    <w:rsid w:val="004E5A38"/>
    <w:rsid w:val="004E6023"/>
    <w:rsid w:val="004E603F"/>
    <w:rsid w:val="004E6063"/>
    <w:rsid w:val="004E6834"/>
    <w:rsid w:val="004E6958"/>
    <w:rsid w:val="004E6D42"/>
    <w:rsid w:val="004E7091"/>
    <w:rsid w:val="004E71F3"/>
    <w:rsid w:val="004E7871"/>
    <w:rsid w:val="004E7D71"/>
    <w:rsid w:val="004F00B2"/>
    <w:rsid w:val="004F0493"/>
    <w:rsid w:val="004F04C3"/>
    <w:rsid w:val="004F0D98"/>
    <w:rsid w:val="004F1107"/>
    <w:rsid w:val="004F1252"/>
    <w:rsid w:val="004F1CE9"/>
    <w:rsid w:val="004F24D5"/>
    <w:rsid w:val="004F2892"/>
    <w:rsid w:val="004F2B2D"/>
    <w:rsid w:val="004F3842"/>
    <w:rsid w:val="004F4736"/>
    <w:rsid w:val="004F4D8D"/>
    <w:rsid w:val="004F5CCE"/>
    <w:rsid w:val="004F5F25"/>
    <w:rsid w:val="004F62B3"/>
    <w:rsid w:val="004F6DEF"/>
    <w:rsid w:val="004F6F1E"/>
    <w:rsid w:val="004F75FD"/>
    <w:rsid w:val="004F7D0F"/>
    <w:rsid w:val="0050129B"/>
    <w:rsid w:val="00501AAB"/>
    <w:rsid w:val="00501D68"/>
    <w:rsid w:val="00502197"/>
    <w:rsid w:val="005021DC"/>
    <w:rsid w:val="00502443"/>
    <w:rsid w:val="00502455"/>
    <w:rsid w:val="005026E8"/>
    <w:rsid w:val="005027D1"/>
    <w:rsid w:val="00502EDE"/>
    <w:rsid w:val="00502F78"/>
    <w:rsid w:val="00503889"/>
    <w:rsid w:val="00503ED4"/>
    <w:rsid w:val="00503FA2"/>
    <w:rsid w:val="0050514E"/>
    <w:rsid w:val="00505E10"/>
    <w:rsid w:val="00505E74"/>
    <w:rsid w:val="00506530"/>
    <w:rsid w:val="00506F07"/>
    <w:rsid w:val="0050733F"/>
    <w:rsid w:val="005073A7"/>
    <w:rsid w:val="005074F4"/>
    <w:rsid w:val="00507C0E"/>
    <w:rsid w:val="00507ECA"/>
    <w:rsid w:val="00510201"/>
    <w:rsid w:val="00510359"/>
    <w:rsid w:val="00510464"/>
    <w:rsid w:val="00510C3A"/>
    <w:rsid w:val="005111BE"/>
    <w:rsid w:val="0051122B"/>
    <w:rsid w:val="00511429"/>
    <w:rsid w:val="0051177E"/>
    <w:rsid w:val="0051238E"/>
    <w:rsid w:val="00512982"/>
    <w:rsid w:val="00513124"/>
    <w:rsid w:val="00513696"/>
    <w:rsid w:val="005146A2"/>
    <w:rsid w:val="00514740"/>
    <w:rsid w:val="005151D8"/>
    <w:rsid w:val="00515D56"/>
    <w:rsid w:val="00515DD3"/>
    <w:rsid w:val="00515FCB"/>
    <w:rsid w:val="00515FF6"/>
    <w:rsid w:val="00516273"/>
    <w:rsid w:val="005172EC"/>
    <w:rsid w:val="00517358"/>
    <w:rsid w:val="005173FF"/>
    <w:rsid w:val="00517629"/>
    <w:rsid w:val="005177ED"/>
    <w:rsid w:val="005179FC"/>
    <w:rsid w:val="00517C61"/>
    <w:rsid w:val="00517E95"/>
    <w:rsid w:val="00517FB3"/>
    <w:rsid w:val="0052010E"/>
    <w:rsid w:val="00520985"/>
    <w:rsid w:val="00520A1C"/>
    <w:rsid w:val="00520E18"/>
    <w:rsid w:val="00520E83"/>
    <w:rsid w:val="00520F20"/>
    <w:rsid w:val="0052120F"/>
    <w:rsid w:val="005213E1"/>
    <w:rsid w:val="005216B8"/>
    <w:rsid w:val="005225F0"/>
    <w:rsid w:val="00522684"/>
    <w:rsid w:val="00522E6C"/>
    <w:rsid w:val="00523940"/>
    <w:rsid w:val="0052397C"/>
    <w:rsid w:val="00523A09"/>
    <w:rsid w:val="0052413F"/>
    <w:rsid w:val="00524754"/>
    <w:rsid w:val="005262AE"/>
    <w:rsid w:val="00526E5F"/>
    <w:rsid w:val="005273CA"/>
    <w:rsid w:val="00527733"/>
    <w:rsid w:val="00527951"/>
    <w:rsid w:val="0052796E"/>
    <w:rsid w:val="00527BE6"/>
    <w:rsid w:val="00527CF3"/>
    <w:rsid w:val="00527EDF"/>
    <w:rsid w:val="0053008F"/>
    <w:rsid w:val="005303BB"/>
    <w:rsid w:val="005305F7"/>
    <w:rsid w:val="00530A76"/>
    <w:rsid w:val="00530D84"/>
    <w:rsid w:val="00530EC3"/>
    <w:rsid w:val="005310C2"/>
    <w:rsid w:val="00531802"/>
    <w:rsid w:val="00531944"/>
    <w:rsid w:val="00531C71"/>
    <w:rsid w:val="005322CE"/>
    <w:rsid w:val="00532658"/>
    <w:rsid w:val="00532A0A"/>
    <w:rsid w:val="005330E2"/>
    <w:rsid w:val="00533E40"/>
    <w:rsid w:val="0053430B"/>
    <w:rsid w:val="0053435D"/>
    <w:rsid w:val="005346DB"/>
    <w:rsid w:val="005366BD"/>
    <w:rsid w:val="00536B34"/>
    <w:rsid w:val="00536C98"/>
    <w:rsid w:val="00537C9A"/>
    <w:rsid w:val="00537EB8"/>
    <w:rsid w:val="005401FE"/>
    <w:rsid w:val="00540CFF"/>
    <w:rsid w:val="00541EF9"/>
    <w:rsid w:val="00542A21"/>
    <w:rsid w:val="005435F2"/>
    <w:rsid w:val="00543C02"/>
    <w:rsid w:val="00544492"/>
    <w:rsid w:val="0054489B"/>
    <w:rsid w:val="005464D0"/>
    <w:rsid w:val="00546B42"/>
    <w:rsid w:val="0054723F"/>
    <w:rsid w:val="00547BB3"/>
    <w:rsid w:val="00547BDF"/>
    <w:rsid w:val="00547EE6"/>
    <w:rsid w:val="00550353"/>
    <w:rsid w:val="00550D90"/>
    <w:rsid w:val="00551165"/>
    <w:rsid w:val="00551253"/>
    <w:rsid w:val="0055132A"/>
    <w:rsid w:val="005519D0"/>
    <w:rsid w:val="00551DF2"/>
    <w:rsid w:val="00551E9F"/>
    <w:rsid w:val="005523B0"/>
    <w:rsid w:val="00552779"/>
    <w:rsid w:val="005527E8"/>
    <w:rsid w:val="00552D41"/>
    <w:rsid w:val="00552F43"/>
    <w:rsid w:val="005537CD"/>
    <w:rsid w:val="00553A5C"/>
    <w:rsid w:val="00554121"/>
    <w:rsid w:val="005546BC"/>
    <w:rsid w:val="00554D38"/>
    <w:rsid w:val="00554E9C"/>
    <w:rsid w:val="00555538"/>
    <w:rsid w:val="00555C4E"/>
    <w:rsid w:val="00555C79"/>
    <w:rsid w:val="00555E89"/>
    <w:rsid w:val="0055600E"/>
    <w:rsid w:val="005560EC"/>
    <w:rsid w:val="005565EF"/>
    <w:rsid w:val="005573B5"/>
    <w:rsid w:val="00557532"/>
    <w:rsid w:val="005577CD"/>
    <w:rsid w:val="00557B06"/>
    <w:rsid w:val="00557E49"/>
    <w:rsid w:val="005603FC"/>
    <w:rsid w:val="00560561"/>
    <w:rsid w:val="00560C42"/>
    <w:rsid w:val="005611B3"/>
    <w:rsid w:val="005612FC"/>
    <w:rsid w:val="00561447"/>
    <w:rsid w:val="00561E35"/>
    <w:rsid w:val="00563471"/>
    <w:rsid w:val="00563725"/>
    <w:rsid w:val="00564147"/>
    <w:rsid w:val="00564BC5"/>
    <w:rsid w:val="005655EF"/>
    <w:rsid w:val="0056662D"/>
    <w:rsid w:val="00566AF2"/>
    <w:rsid w:val="00566FFB"/>
    <w:rsid w:val="00567E1B"/>
    <w:rsid w:val="00570771"/>
    <w:rsid w:val="00570BE8"/>
    <w:rsid w:val="00571549"/>
    <w:rsid w:val="00571B9B"/>
    <w:rsid w:val="0057266A"/>
    <w:rsid w:val="005729B6"/>
    <w:rsid w:val="00572A45"/>
    <w:rsid w:val="00572AA2"/>
    <w:rsid w:val="0057300D"/>
    <w:rsid w:val="005730C2"/>
    <w:rsid w:val="005730C3"/>
    <w:rsid w:val="0057424C"/>
    <w:rsid w:val="0057497F"/>
    <w:rsid w:val="00575244"/>
    <w:rsid w:val="0057557B"/>
    <w:rsid w:val="00576056"/>
    <w:rsid w:val="005760F7"/>
    <w:rsid w:val="005774F9"/>
    <w:rsid w:val="0058070A"/>
    <w:rsid w:val="00580B57"/>
    <w:rsid w:val="00580D24"/>
    <w:rsid w:val="0058125D"/>
    <w:rsid w:val="00581C65"/>
    <w:rsid w:val="005825AA"/>
    <w:rsid w:val="00582D9C"/>
    <w:rsid w:val="00583FD5"/>
    <w:rsid w:val="0058448D"/>
    <w:rsid w:val="00584C66"/>
    <w:rsid w:val="0058580F"/>
    <w:rsid w:val="00585ECA"/>
    <w:rsid w:val="00586133"/>
    <w:rsid w:val="00586566"/>
    <w:rsid w:val="0058672F"/>
    <w:rsid w:val="00586914"/>
    <w:rsid w:val="0058711B"/>
    <w:rsid w:val="00590C1C"/>
    <w:rsid w:val="00590F4E"/>
    <w:rsid w:val="00591067"/>
    <w:rsid w:val="00591A64"/>
    <w:rsid w:val="00592161"/>
    <w:rsid w:val="00592F4B"/>
    <w:rsid w:val="0059300B"/>
    <w:rsid w:val="00593523"/>
    <w:rsid w:val="0059370A"/>
    <w:rsid w:val="005939BE"/>
    <w:rsid w:val="005946F9"/>
    <w:rsid w:val="00594E94"/>
    <w:rsid w:val="00594F7B"/>
    <w:rsid w:val="005952E7"/>
    <w:rsid w:val="0059532D"/>
    <w:rsid w:val="00596671"/>
    <w:rsid w:val="0059751F"/>
    <w:rsid w:val="00597654"/>
    <w:rsid w:val="005979F7"/>
    <w:rsid w:val="00597BCA"/>
    <w:rsid w:val="005A0531"/>
    <w:rsid w:val="005A058E"/>
    <w:rsid w:val="005A09C5"/>
    <w:rsid w:val="005A0A28"/>
    <w:rsid w:val="005A0CCD"/>
    <w:rsid w:val="005A0DD2"/>
    <w:rsid w:val="005A0E67"/>
    <w:rsid w:val="005A104C"/>
    <w:rsid w:val="005A1198"/>
    <w:rsid w:val="005A126E"/>
    <w:rsid w:val="005A170D"/>
    <w:rsid w:val="005A278C"/>
    <w:rsid w:val="005A2913"/>
    <w:rsid w:val="005A2CB8"/>
    <w:rsid w:val="005A2F27"/>
    <w:rsid w:val="005A4620"/>
    <w:rsid w:val="005A4926"/>
    <w:rsid w:val="005A4DEB"/>
    <w:rsid w:val="005A6A97"/>
    <w:rsid w:val="005A6C37"/>
    <w:rsid w:val="005A7AE5"/>
    <w:rsid w:val="005B082F"/>
    <w:rsid w:val="005B0CB3"/>
    <w:rsid w:val="005B1079"/>
    <w:rsid w:val="005B1607"/>
    <w:rsid w:val="005B1AED"/>
    <w:rsid w:val="005B1D3B"/>
    <w:rsid w:val="005B1FEF"/>
    <w:rsid w:val="005B2132"/>
    <w:rsid w:val="005B29B8"/>
    <w:rsid w:val="005B3347"/>
    <w:rsid w:val="005B34DC"/>
    <w:rsid w:val="005B3ADB"/>
    <w:rsid w:val="005B3CAF"/>
    <w:rsid w:val="005B42D7"/>
    <w:rsid w:val="005B4C5A"/>
    <w:rsid w:val="005B6224"/>
    <w:rsid w:val="005B62C1"/>
    <w:rsid w:val="005B63A5"/>
    <w:rsid w:val="005B6A88"/>
    <w:rsid w:val="005B6B21"/>
    <w:rsid w:val="005B6B6C"/>
    <w:rsid w:val="005B6B84"/>
    <w:rsid w:val="005B6E68"/>
    <w:rsid w:val="005B700F"/>
    <w:rsid w:val="005B796C"/>
    <w:rsid w:val="005B7B95"/>
    <w:rsid w:val="005C0060"/>
    <w:rsid w:val="005C0777"/>
    <w:rsid w:val="005C0A06"/>
    <w:rsid w:val="005C12C3"/>
    <w:rsid w:val="005C1944"/>
    <w:rsid w:val="005C21C8"/>
    <w:rsid w:val="005C2376"/>
    <w:rsid w:val="005C2816"/>
    <w:rsid w:val="005C32BF"/>
    <w:rsid w:val="005C3446"/>
    <w:rsid w:val="005C34CD"/>
    <w:rsid w:val="005C4026"/>
    <w:rsid w:val="005C4E26"/>
    <w:rsid w:val="005C5277"/>
    <w:rsid w:val="005C55CF"/>
    <w:rsid w:val="005C5AC3"/>
    <w:rsid w:val="005C74D5"/>
    <w:rsid w:val="005C788A"/>
    <w:rsid w:val="005D0F80"/>
    <w:rsid w:val="005D2434"/>
    <w:rsid w:val="005D267C"/>
    <w:rsid w:val="005D2F6B"/>
    <w:rsid w:val="005D2FF6"/>
    <w:rsid w:val="005D30BE"/>
    <w:rsid w:val="005D30F6"/>
    <w:rsid w:val="005D33CC"/>
    <w:rsid w:val="005D3F02"/>
    <w:rsid w:val="005D42A2"/>
    <w:rsid w:val="005D4895"/>
    <w:rsid w:val="005D59B3"/>
    <w:rsid w:val="005D64AC"/>
    <w:rsid w:val="005D6804"/>
    <w:rsid w:val="005D6A7E"/>
    <w:rsid w:val="005D6DA7"/>
    <w:rsid w:val="005D73C8"/>
    <w:rsid w:val="005D7F21"/>
    <w:rsid w:val="005E12F6"/>
    <w:rsid w:val="005E182F"/>
    <w:rsid w:val="005E20FB"/>
    <w:rsid w:val="005E2123"/>
    <w:rsid w:val="005E2218"/>
    <w:rsid w:val="005E36A8"/>
    <w:rsid w:val="005E3C91"/>
    <w:rsid w:val="005E3FD2"/>
    <w:rsid w:val="005E45B4"/>
    <w:rsid w:val="005E48FA"/>
    <w:rsid w:val="005E49A2"/>
    <w:rsid w:val="005E4B96"/>
    <w:rsid w:val="005E52A0"/>
    <w:rsid w:val="005E6225"/>
    <w:rsid w:val="005E67B7"/>
    <w:rsid w:val="005E6A7A"/>
    <w:rsid w:val="005E7281"/>
    <w:rsid w:val="005E7853"/>
    <w:rsid w:val="005E78F4"/>
    <w:rsid w:val="005E7AE7"/>
    <w:rsid w:val="005E7BFA"/>
    <w:rsid w:val="005F07D6"/>
    <w:rsid w:val="005F090B"/>
    <w:rsid w:val="005F0A19"/>
    <w:rsid w:val="005F0C62"/>
    <w:rsid w:val="005F0E95"/>
    <w:rsid w:val="005F1732"/>
    <w:rsid w:val="005F179B"/>
    <w:rsid w:val="005F1A16"/>
    <w:rsid w:val="005F1CD5"/>
    <w:rsid w:val="005F2403"/>
    <w:rsid w:val="005F25EB"/>
    <w:rsid w:val="005F2821"/>
    <w:rsid w:val="005F2A5B"/>
    <w:rsid w:val="005F2FC7"/>
    <w:rsid w:val="005F32AE"/>
    <w:rsid w:val="005F338A"/>
    <w:rsid w:val="005F3586"/>
    <w:rsid w:val="005F3A8B"/>
    <w:rsid w:val="005F3AF4"/>
    <w:rsid w:val="005F48F0"/>
    <w:rsid w:val="005F4B89"/>
    <w:rsid w:val="005F50ED"/>
    <w:rsid w:val="005F58C0"/>
    <w:rsid w:val="005F5C61"/>
    <w:rsid w:val="005F5DD6"/>
    <w:rsid w:val="005F5ECF"/>
    <w:rsid w:val="005F6361"/>
    <w:rsid w:val="005F6E19"/>
    <w:rsid w:val="005F75D9"/>
    <w:rsid w:val="005F7C56"/>
    <w:rsid w:val="005F7C7D"/>
    <w:rsid w:val="005F7DB2"/>
    <w:rsid w:val="00600A00"/>
    <w:rsid w:val="00600AF4"/>
    <w:rsid w:val="00601153"/>
    <w:rsid w:val="00601963"/>
    <w:rsid w:val="00601FA8"/>
    <w:rsid w:val="00602021"/>
    <w:rsid w:val="006022B2"/>
    <w:rsid w:val="00602618"/>
    <w:rsid w:val="00603188"/>
    <w:rsid w:val="00604750"/>
    <w:rsid w:val="00604813"/>
    <w:rsid w:val="00604B9E"/>
    <w:rsid w:val="00604DEE"/>
    <w:rsid w:val="0060554A"/>
    <w:rsid w:val="00605557"/>
    <w:rsid w:val="00605B1E"/>
    <w:rsid w:val="00605CDA"/>
    <w:rsid w:val="00605D8D"/>
    <w:rsid w:val="00606084"/>
    <w:rsid w:val="00606324"/>
    <w:rsid w:val="00606917"/>
    <w:rsid w:val="00610087"/>
    <w:rsid w:val="006102C3"/>
    <w:rsid w:val="00610338"/>
    <w:rsid w:val="00610600"/>
    <w:rsid w:val="006111BE"/>
    <w:rsid w:val="006112C2"/>
    <w:rsid w:val="0061131C"/>
    <w:rsid w:val="00611B0B"/>
    <w:rsid w:val="006128BD"/>
    <w:rsid w:val="00612C4A"/>
    <w:rsid w:val="00612D62"/>
    <w:rsid w:val="00612F20"/>
    <w:rsid w:val="00613783"/>
    <w:rsid w:val="0061486A"/>
    <w:rsid w:val="00614EBA"/>
    <w:rsid w:val="006153A9"/>
    <w:rsid w:val="00615440"/>
    <w:rsid w:val="00615967"/>
    <w:rsid w:val="006163AF"/>
    <w:rsid w:val="00616A99"/>
    <w:rsid w:val="006171F9"/>
    <w:rsid w:val="0061723B"/>
    <w:rsid w:val="00617357"/>
    <w:rsid w:val="0061762A"/>
    <w:rsid w:val="0061781A"/>
    <w:rsid w:val="0061784C"/>
    <w:rsid w:val="00617CF3"/>
    <w:rsid w:val="006202CE"/>
    <w:rsid w:val="006202FE"/>
    <w:rsid w:val="00620AFE"/>
    <w:rsid w:val="00620E16"/>
    <w:rsid w:val="00621BED"/>
    <w:rsid w:val="006221EF"/>
    <w:rsid w:val="00622279"/>
    <w:rsid w:val="00622469"/>
    <w:rsid w:val="00623271"/>
    <w:rsid w:val="00623D93"/>
    <w:rsid w:val="00624D4B"/>
    <w:rsid w:val="00624E43"/>
    <w:rsid w:val="00624F76"/>
    <w:rsid w:val="00625582"/>
    <w:rsid w:val="00625746"/>
    <w:rsid w:val="0062575C"/>
    <w:rsid w:val="00625A03"/>
    <w:rsid w:val="00626279"/>
    <w:rsid w:val="006267F5"/>
    <w:rsid w:val="00626B87"/>
    <w:rsid w:val="00627C73"/>
    <w:rsid w:val="0063011E"/>
    <w:rsid w:val="0063027B"/>
    <w:rsid w:val="00630764"/>
    <w:rsid w:val="00630A27"/>
    <w:rsid w:val="006317FE"/>
    <w:rsid w:val="00631D83"/>
    <w:rsid w:val="00631E64"/>
    <w:rsid w:val="00632401"/>
    <w:rsid w:val="0063252C"/>
    <w:rsid w:val="00632B05"/>
    <w:rsid w:val="00632EC3"/>
    <w:rsid w:val="00633074"/>
    <w:rsid w:val="00633246"/>
    <w:rsid w:val="006332CB"/>
    <w:rsid w:val="00633A7C"/>
    <w:rsid w:val="00634712"/>
    <w:rsid w:val="0063534E"/>
    <w:rsid w:val="0063575E"/>
    <w:rsid w:val="006359EE"/>
    <w:rsid w:val="006367A5"/>
    <w:rsid w:val="0063695A"/>
    <w:rsid w:val="006373D4"/>
    <w:rsid w:val="00637421"/>
    <w:rsid w:val="00637AFC"/>
    <w:rsid w:val="00637BB3"/>
    <w:rsid w:val="00637E7F"/>
    <w:rsid w:val="00637F5F"/>
    <w:rsid w:val="006401B2"/>
    <w:rsid w:val="00640216"/>
    <w:rsid w:val="00640296"/>
    <w:rsid w:val="006402C2"/>
    <w:rsid w:val="00640637"/>
    <w:rsid w:val="00641180"/>
    <w:rsid w:val="00641AE3"/>
    <w:rsid w:val="00642DD4"/>
    <w:rsid w:val="006435D4"/>
    <w:rsid w:val="006438F4"/>
    <w:rsid w:val="00644214"/>
    <w:rsid w:val="00644315"/>
    <w:rsid w:val="00644494"/>
    <w:rsid w:val="0064490C"/>
    <w:rsid w:val="00644D02"/>
    <w:rsid w:val="00645390"/>
    <w:rsid w:val="00645726"/>
    <w:rsid w:val="00645737"/>
    <w:rsid w:val="006459CE"/>
    <w:rsid w:val="0064672F"/>
    <w:rsid w:val="00646893"/>
    <w:rsid w:val="00646923"/>
    <w:rsid w:val="00646F04"/>
    <w:rsid w:val="006470A0"/>
    <w:rsid w:val="006475A3"/>
    <w:rsid w:val="00647BA4"/>
    <w:rsid w:val="0065086D"/>
    <w:rsid w:val="006508D8"/>
    <w:rsid w:val="00650922"/>
    <w:rsid w:val="00650F59"/>
    <w:rsid w:val="006519DD"/>
    <w:rsid w:val="00651B02"/>
    <w:rsid w:val="00651E63"/>
    <w:rsid w:val="00652694"/>
    <w:rsid w:val="006528F0"/>
    <w:rsid w:val="00652F2C"/>
    <w:rsid w:val="006533C4"/>
    <w:rsid w:val="0065382E"/>
    <w:rsid w:val="00653B41"/>
    <w:rsid w:val="0065466D"/>
    <w:rsid w:val="0065545A"/>
    <w:rsid w:val="006554E3"/>
    <w:rsid w:val="0065573E"/>
    <w:rsid w:val="0065673E"/>
    <w:rsid w:val="00656E2F"/>
    <w:rsid w:val="006571E8"/>
    <w:rsid w:val="006579A7"/>
    <w:rsid w:val="00657F4E"/>
    <w:rsid w:val="006609BE"/>
    <w:rsid w:val="00660AE7"/>
    <w:rsid w:val="00660B63"/>
    <w:rsid w:val="00661169"/>
    <w:rsid w:val="00661D9F"/>
    <w:rsid w:val="006620AD"/>
    <w:rsid w:val="00662544"/>
    <w:rsid w:val="0066398C"/>
    <w:rsid w:val="006643BE"/>
    <w:rsid w:val="0066495B"/>
    <w:rsid w:val="00664D2A"/>
    <w:rsid w:val="00664EE2"/>
    <w:rsid w:val="006650CE"/>
    <w:rsid w:val="0066515E"/>
    <w:rsid w:val="00665681"/>
    <w:rsid w:val="0066582C"/>
    <w:rsid w:val="00666594"/>
    <w:rsid w:val="00666D0C"/>
    <w:rsid w:val="00666E1F"/>
    <w:rsid w:val="0066730B"/>
    <w:rsid w:val="006701C8"/>
    <w:rsid w:val="006706F8"/>
    <w:rsid w:val="0067090A"/>
    <w:rsid w:val="00673577"/>
    <w:rsid w:val="00673666"/>
    <w:rsid w:val="00675153"/>
    <w:rsid w:val="00675531"/>
    <w:rsid w:val="00675603"/>
    <w:rsid w:val="00675631"/>
    <w:rsid w:val="00675901"/>
    <w:rsid w:val="0067590A"/>
    <w:rsid w:val="00675A13"/>
    <w:rsid w:val="0067606B"/>
    <w:rsid w:val="0067686B"/>
    <w:rsid w:val="00676BB2"/>
    <w:rsid w:val="006773A3"/>
    <w:rsid w:val="006778D0"/>
    <w:rsid w:val="00677AA4"/>
    <w:rsid w:val="00677E45"/>
    <w:rsid w:val="00677F14"/>
    <w:rsid w:val="006816B7"/>
    <w:rsid w:val="0068170F"/>
    <w:rsid w:val="00681B4C"/>
    <w:rsid w:val="00681D38"/>
    <w:rsid w:val="006824A6"/>
    <w:rsid w:val="00683694"/>
    <w:rsid w:val="00683E7E"/>
    <w:rsid w:val="00684688"/>
    <w:rsid w:val="00684E3A"/>
    <w:rsid w:val="006850DC"/>
    <w:rsid w:val="00685AAD"/>
    <w:rsid w:val="00686214"/>
    <w:rsid w:val="00686666"/>
    <w:rsid w:val="0068693E"/>
    <w:rsid w:val="00686C5B"/>
    <w:rsid w:val="00686FD3"/>
    <w:rsid w:val="006876F0"/>
    <w:rsid w:val="006876F1"/>
    <w:rsid w:val="0068770E"/>
    <w:rsid w:val="00687D6D"/>
    <w:rsid w:val="00690096"/>
    <w:rsid w:val="0069042A"/>
    <w:rsid w:val="006907A4"/>
    <w:rsid w:val="00691245"/>
    <w:rsid w:val="00691267"/>
    <w:rsid w:val="00692919"/>
    <w:rsid w:val="006933E6"/>
    <w:rsid w:val="006934FE"/>
    <w:rsid w:val="00693F29"/>
    <w:rsid w:val="00694090"/>
    <w:rsid w:val="00694ECA"/>
    <w:rsid w:val="0069576E"/>
    <w:rsid w:val="006962C6"/>
    <w:rsid w:val="00696585"/>
    <w:rsid w:val="00696763"/>
    <w:rsid w:val="00696DF6"/>
    <w:rsid w:val="00696F3D"/>
    <w:rsid w:val="006977E6"/>
    <w:rsid w:val="006A00B5"/>
    <w:rsid w:val="006A00D7"/>
    <w:rsid w:val="006A0E03"/>
    <w:rsid w:val="006A13AF"/>
    <w:rsid w:val="006A1562"/>
    <w:rsid w:val="006A18F8"/>
    <w:rsid w:val="006A204D"/>
    <w:rsid w:val="006A234A"/>
    <w:rsid w:val="006A3590"/>
    <w:rsid w:val="006A3A09"/>
    <w:rsid w:val="006A41A9"/>
    <w:rsid w:val="006A46EF"/>
    <w:rsid w:val="006A4875"/>
    <w:rsid w:val="006A5205"/>
    <w:rsid w:val="006A55EF"/>
    <w:rsid w:val="006A5C15"/>
    <w:rsid w:val="006A5FDA"/>
    <w:rsid w:val="006A6160"/>
    <w:rsid w:val="006A61DF"/>
    <w:rsid w:val="006A63C0"/>
    <w:rsid w:val="006A6AE0"/>
    <w:rsid w:val="006A6CB1"/>
    <w:rsid w:val="006A79DE"/>
    <w:rsid w:val="006B0134"/>
    <w:rsid w:val="006B0918"/>
    <w:rsid w:val="006B0972"/>
    <w:rsid w:val="006B0D7F"/>
    <w:rsid w:val="006B0EBB"/>
    <w:rsid w:val="006B0F56"/>
    <w:rsid w:val="006B1355"/>
    <w:rsid w:val="006B14A0"/>
    <w:rsid w:val="006B1587"/>
    <w:rsid w:val="006B257D"/>
    <w:rsid w:val="006B2CC0"/>
    <w:rsid w:val="006B2F66"/>
    <w:rsid w:val="006B2F8A"/>
    <w:rsid w:val="006B32F8"/>
    <w:rsid w:val="006B3417"/>
    <w:rsid w:val="006B4312"/>
    <w:rsid w:val="006B4351"/>
    <w:rsid w:val="006B4373"/>
    <w:rsid w:val="006B4447"/>
    <w:rsid w:val="006B4742"/>
    <w:rsid w:val="006B4A1A"/>
    <w:rsid w:val="006B58B4"/>
    <w:rsid w:val="006B5C50"/>
    <w:rsid w:val="006B6208"/>
    <w:rsid w:val="006B63FB"/>
    <w:rsid w:val="006B68A0"/>
    <w:rsid w:val="006B70FF"/>
    <w:rsid w:val="006B72E8"/>
    <w:rsid w:val="006C037A"/>
    <w:rsid w:val="006C12C4"/>
    <w:rsid w:val="006C23A1"/>
    <w:rsid w:val="006C28FF"/>
    <w:rsid w:val="006C2A69"/>
    <w:rsid w:val="006C2AD5"/>
    <w:rsid w:val="006C39B1"/>
    <w:rsid w:val="006C3B78"/>
    <w:rsid w:val="006C3B7E"/>
    <w:rsid w:val="006C421D"/>
    <w:rsid w:val="006C4453"/>
    <w:rsid w:val="006C5138"/>
    <w:rsid w:val="006C587A"/>
    <w:rsid w:val="006C5AC7"/>
    <w:rsid w:val="006C5CC2"/>
    <w:rsid w:val="006C5DAE"/>
    <w:rsid w:val="006C63E9"/>
    <w:rsid w:val="006C67E5"/>
    <w:rsid w:val="006C69B2"/>
    <w:rsid w:val="006C7463"/>
    <w:rsid w:val="006C7501"/>
    <w:rsid w:val="006C780E"/>
    <w:rsid w:val="006D0DFA"/>
    <w:rsid w:val="006D1573"/>
    <w:rsid w:val="006D16BD"/>
    <w:rsid w:val="006D1ADF"/>
    <w:rsid w:val="006D1D2B"/>
    <w:rsid w:val="006D2F92"/>
    <w:rsid w:val="006D2FC5"/>
    <w:rsid w:val="006D30CF"/>
    <w:rsid w:val="006D31D5"/>
    <w:rsid w:val="006D394C"/>
    <w:rsid w:val="006D40F1"/>
    <w:rsid w:val="006D43B7"/>
    <w:rsid w:val="006D43DD"/>
    <w:rsid w:val="006D474A"/>
    <w:rsid w:val="006D4E06"/>
    <w:rsid w:val="006D5645"/>
    <w:rsid w:val="006D6042"/>
    <w:rsid w:val="006D6206"/>
    <w:rsid w:val="006D6C3B"/>
    <w:rsid w:val="006E0C27"/>
    <w:rsid w:val="006E0D02"/>
    <w:rsid w:val="006E16AF"/>
    <w:rsid w:val="006E2491"/>
    <w:rsid w:val="006E2AA1"/>
    <w:rsid w:val="006E2E2D"/>
    <w:rsid w:val="006E2F2D"/>
    <w:rsid w:val="006E30B5"/>
    <w:rsid w:val="006E3518"/>
    <w:rsid w:val="006E3C36"/>
    <w:rsid w:val="006E3E8A"/>
    <w:rsid w:val="006E3EBE"/>
    <w:rsid w:val="006E3EE7"/>
    <w:rsid w:val="006E3F5D"/>
    <w:rsid w:val="006E4425"/>
    <w:rsid w:val="006E49F9"/>
    <w:rsid w:val="006E4F88"/>
    <w:rsid w:val="006E5181"/>
    <w:rsid w:val="006E58D2"/>
    <w:rsid w:val="006E5D54"/>
    <w:rsid w:val="006E62FD"/>
    <w:rsid w:val="006E637B"/>
    <w:rsid w:val="006E65ED"/>
    <w:rsid w:val="006E6619"/>
    <w:rsid w:val="006E683F"/>
    <w:rsid w:val="006E6851"/>
    <w:rsid w:val="006E701A"/>
    <w:rsid w:val="006E77A2"/>
    <w:rsid w:val="006F08C7"/>
    <w:rsid w:val="006F08F9"/>
    <w:rsid w:val="006F0F88"/>
    <w:rsid w:val="006F137F"/>
    <w:rsid w:val="006F17E0"/>
    <w:rsid w:val="006F1824"/>
    <w:rsid w:val="006F1EDE"/>
    <w:rsid w:val="006F2376"/>
    <w:rsid w:val="006F373A"/>
    <w:rsid w:val="006F3BD5"/>
    <w:rsid w:val="006F3D0E"/>
    <w:rsid w:val="006F583A"/>
    <w:rsid w:val="006F5CF0"/>
    <w:rsid w:val="006F60EC"/>
    <w:rsid w:val="006F655A"/>
    <w:rsid w:val="006F6F6E"/>
    <w:rsid w:val="006F748E"/>
    <w:rsid w:val="006F7694"/>
    <w:rsid w:val="006F78F5"/>
    <w:rsid w:val="006F7A8B"/>
    <w:rsid w:val="006F7E21"/>
    <w:rsid w:val="0070033B"/>
    <w:rsid w:val="00700441"/>
    <w:rsid w:val="00700702"/>
    <w:rsid w:val="00700C12"/>
    <w:rsid w:val="00701010"/>
    <w:rsid w:val="007011A2"/>
    <w:rsid w:val="00701A6F"/>
    <w:rsid w:val="00701BA8"/>
    <w:rsid w:val="00701D2D"/>
    <w:rsid w:val="00701DB7"/>
    <w:rsid w:val="0070230E"/>
    <w:rsid w:val="007026AC"/>
    <w:rsid w:val="0070298E"/>
    <w:rsid w:val="00702A74"/>
    <w:rsid w:val="00703B69"/>
    <w:rsid w:val="00703D47"/>
    <w:rsid w:val="007046C1"/>
    <w:rsid w:val="00704B24"/>
    <w:rsid w:val="00704D25"/>
    <w:rsid w:val="007050F1"/>
    <w:rsid w:val="007052EC"/>
    <w:rsid w:val="007057C2"/>
    <w:rsid w:val="00705AA7"/>
    <w:rsid w:val="00705D0D"/>
    <w:rsid w:val="00706217"/>
    <w:rsid w:val="0070674C"/>
    <w:rsid w:val="007075A3"/>
    <w:rsid w:val="00707E85"/>
    <w:rsid w:val="007100CD"/>
    <w:rsid w:val="007106D1"/>
    <w:rsid w:val="00711AE3"/>
    <w:rsid w:val="00711D48"/>
    <w:rsid w:val="007120F4"/>
    <w:rsid w:val="00712A01"/>
    <w:rsid w:val="00712B02"/>
    <w:rsid w:val="00712F3D"/>
    <w:rsid w:val="0071417F"/>
    <w:rsid w:val="007148AE"/>
    <w:rsid w:val="007149B3"/>
    <w:rsid w:val="007151EF"/>
    <w:rsid w:val="00715671"/>
    <w:rsid w:val="00715CC2"/>
    <w:rsid w:val="00716177"/>
    <w:rsid w:val="007173D4"/>
    <w:rsid w:val="007176AB"/>
    <w:rsid w:val="00717E0C"/>
    <w:rsid w:val="00717EC7"/>
    <w:rsid w:val="00720536"/>
    <w:rsid w:val="007210FC"/>
    <w:rsid w:val="00721F66"/>
    <w:rsid w:val="00722A16"/>
    <w:rsid w:val="0072345C"/>
    <w:rsid w:val="00724315"/>
    <w:rsid w:val="0072467E"/>
    <w:rsid w:val="00725265"/>
    <w:rsid w:val="007252F0"/>
    <w:rsid w:val="0072579D"/>
    <w:rsid w:val="007259D9"/>
    <w:rsid w:val="007268CD"/>
    <w:rsid w:val="007271D1"/>
    <w:rsid w:val="0072722F"/>
    <w:rsid w:val="00727301"/>
    <w:rsid w:val="00727468"/>
    <w:rsid w:val="0072775E"/>
    <w:rsid w:val="00730080"/>
    <w:rsid w:val="00730584"/>
    <w:rsid w:val="00730A53"/>
    <w:rsid w:val="00730BF1"/>
    <w:rsid w:val="00730C2C"/>
    <w:rsid w:val="00730E4A"/>
    <w:rsid w:val="007318C8"/>
    <w:rsid w:val="00731975"/>
    <w:rsid w:val="00731AFF"/>
    <w:rsid w:val="00731F8E"/>
    <w:rsid w:val="007328B7"/>
    <w:rsid w:val="00732B33"/>
    <w:rsid w:val="00732E4D"/>
    <w:rsid w:val="00732EDA"/>
    <w:rsid w:val="00734822"/>
    <w:rsid w:val="00734985"/>
    <w:rsid w:val="007351A2"/>
    <w:rsid w:val="00736206"/>
    <w:rsid w:val="0073624E"/>
    <w:rsid w:val="00736ADB"/>
    <w:rsid w:val="00736C74"/>
    <w:rsid w:val="00737045"/>
    <w:rsid w:val="007372B7"/>
    <w:rsid w:val="00737B67"/>
    <w:rsid w:val="00737D2C"/>
    <w:rsid w:val="00737D97"/>
    <w:rsid w:val="00740185"/>
    <w:rsid w:val="00740390"/>
    <w:rsid w:val="0074047B"/>
    <w:rsid w:val="00740643"/>
    <w:rsid w:val="007408B4"/>
    <w:rsid w:val="00740908"/>
    <w:rsid w:val="00740B34"/>
    <w:rsid w:val="007421E7"/>
    <w:rsid w:val="00742246"/>
    <w:rsid w:val="00742321"/>
    <w:rsid w:val="00742A39"/>
    <w:rsid w:val="00743023"/>
    <w:rsid w:val="00743483"/>
    <w:rsid w:val="00744030"/>
    <w:rsid w:val="00744048"/>
    <w:rsid w:val="00744422"/>
    <w:rsid w:val="00744D0B"/>
    <w:rsid w:val="007454F9"/>
    <w:rsid w:val="007455C6"/>
    <w:rsid w:val="00745745"/>
    <w:rsid w:val="0074613E"/>
    <w:rsid w:val="007465C6"/>
    <w:rsid w:val="007469F6"/>
    <w:rsid w:val="00746C0C"/>
    <w:rsid w:val="00747107"/>
    <w:rsid w:val="007476AA"/>
    <w:rsid w:val="00747A15"/>
    <w:rsid w:val="00747C94"/>
    <w:rsid w:val="00751B14"/>
    <w:rsid w:val="00751B95"/>
    <w:rsid w:val="00751F6C"/>
    <w:rsid w:val="00752F89"/>
    <w:rsid w:val="00753521"/>
    <w:rsid w:val="007537E5"/>
    <w:rsid w:val="00753921"/>
    <w:rsid w:val="00754ACD"/>
    <w:rsid w:val="00754EAD"/>
    <w:rsid w:val="0075583E"/>
    <w:rsid w:val="00755A52"/>
    <w:rsid w:val="00756706"/>
    <w:rsid w:val="00756BB4"/>
    <w:rsid w:val="0075742E"/>
    <w:rsid w:val="00757832"/>
    <w:rsid w:val="007579F4"/>
    <w:rsid w:val="00757B0C"/>
    <w:rsid w:val="00757D83"/>
    <w:rsid w:val="0076011C"/>
    <w:rsid w:val="007601F6"/>
    <w:rsid w:val="007603A0"/>
    <w:rsid w:val="00760517"/>
    <w:rsid w:val="00760AFF"/>
    <w:rsid w:val="007612EF"/>
    <w:rsid w:val="00762820"/>
    <w:rsid w:val="007629C1"/>
    <w:rsid w:val="007634C5"/>
    <w:rsid w:val="007635BF"/>
    <w:rsid w:val="0076394D"/>
    <w:rsid w:val="00763C42"/>
    <w:rsid w:val="00763CD6"/>
    <w:rsid w:val="007640F5"/>
    <w:rsid w:val="00764435"/>
    <w:rsid w:val="00764B33"/>
    <w:rsid w:val="00764DF2"/>
    <w:rsid w:val="00764F9E"/>
    <w:rsid w:val="0076504D"/>
    <w:rsid w:val="00765535"/>
    <w:rsid w:val="00765DE0"/>
    <w:rsid w:val="00766697"/>
    <w:rsid w:val="0076757B"/>
    <w:rsid w:val="00770286"/>
    <w:rsid w:val="00770B17"/>
    <w:rsid w:val="00770B49"/>
    <w:rsid w:val="007714FF"/>
    <w:rsid w:val="00771CE9"/>
    <w:rsid w:val="007725F1"/>
    <w:rsid w:val="00772EFD"/>
    <w:rsid w:val="00773946"/>
    <w:rsid w:val="00773EE1"/>
    <w:rsid w:val="00774046"/>
    <w:rsid w:val="0077450A"/>
    <w:rsid w:val="00774AB6"/>
    <w:rsid w:val="00774ACA"/>
    <w:rsid w:val="00774B0D"/>
    <w:rsid w:val="00774BB3"/>
    <w:rsid w:val="00774D11"/>
    <w:rsid w:val="00774E5A"/>
    <w:rsid w:val="00774FC5"/>
    <w:rsid w:val="0077568A"/>
    <w:rsid w:val="00775DC5"/>
    <w:rsid w:val="0077613C"/>
    <w:rsid w:val="007762F5"/>
    <w:rsid w:val="00776725"/>
    <w:rsid w:val="00776B7B"/>
    <w:rsid w:val="00776E40"/>
    <w:rsid w:val="00777306"/>
    <w:rsid w:val="007773FB"/>
    <w:rsid w:val="0077741B"/>
    <w:rsid w:val="0077742C"/>
    <w:rsid w:val="00777C5C"/>
    <w:rsid w:val="00777FA6"/>
    <w:rsid w:val="007805FC"/>
    <w:rsid w:val="0078082A"/>
    <w:rsid w:val="00780A6A"/>
    <w:rsid w:val="00780B09"/>
    <w:rsid w:val="00781360"/>
    <w:rsid w:val="007818FE"/>
    <w:rsid w:val="00781EDD"/>
    <w:rsid w:val="00783D81"/>
    <w:rsid w:val="0078489D"/>
    <w:rsid w:val="00785533"/>
    <w:rsid w:val="00785C5F"/>
    <w:rsid w:val="00786331"/>
    <w:rsid w:val="00786CE2"/>
    <w:rsid w:val="007871F8"/>
    <w:rsid w:val="00787446"/>
    <w:rsid w:val="00787E6F"/>
    <w:rsid w:val="00787E81"/>
    <w:rsid w:val="00790189"/>
    <w:rsid w:val="007902DA"/>
    <w:rsid w:val="007907E1"/>
    <w:rsid w:val="00790AD9"/>
    <w:rsid w:val="00790C12"/>
    <w:rsid w:val="00790CBE"/>
    <w:rsid w:val="0079179E"/>
    <w:rsid w:val="007922A8"/>
    <w:rsid w:val="0079232F"/>
    <w:rsid w:val="0079237B"/>
    <w:rsid w:val="00792E7D"/>
    <w:rsid w:val="00793425"/>
    <w:rsid w:val="007934F6"/>
    <w:rsid w:val="00793737"/>
    <w:rsid w:val="0079395A"/>
    <w:rsid w:val="00793C5B"/>
    <w:rsid w:val="00793CEA"/>
    <w:rsid w:val="00793E12"/>
    <w:rsid w:val="00793F3B"/>
    <w:rsid w:val="007947F8"/>
    <w:rsid w:val="00794E0F"/>
    <w:rsid w:val="0079590F"/>
    <w:rsid w:val="0079591E"/>
    <w:rsid w:val="00796238"/>
    <w:rsid w:val="007966A1"/>
    <w:rsid w:val="00796B52"/>
    <w:rsid w:val="007975C6"/>
    <w:rsid w:val="00797C55"/>
    <w:rsid w:val="007A01F3"/>
    <w:rsid w:val="007A076E"/>
    <w:rsid w:val="007A0A04"/>
    <w:rsid w:val="007A0F1E"/>
    <w:rsid w:val="007A14BB"/>
    <w:rsid w:val="007A1749"/>
    <w:rsid w:val="007A1D65"/>
    <w:rsid w:val="007A3AC1"/>
    <w:rsid w:val="007A3BB2"/>
    <w:rsid w:val="007A48FA"/>
    <w:rsid w:val="007A537E"/>
    <w:rsid w:val="007A5478"/>
    <w:rsid w:val="007A6E97"/>
    <w:rsid w:val="007A7C9B"/>
    <w:rsid w:val="007B024F"/>
    <w:rsid w:val="007B0580"/>
    <w:rsid w:val="007B0971"/>
    <w:rsid w:val="007B0C49"/>
    <w:rsid w:val="007B11E0"/>
    <w:rsid w:val="007B11EC"/>
    <w:rsid w:val="007B1476"/>
    <w:rsid w:val="007B171F"/>
    <w:rsid w:val="007B2B2B"/>
    <w:rsid w:val="007B2F44"/>
    <w:rsid w:val="007B3119"/>
    <w:rsid w:val="007B3310"/>
    <w:rsid w:val="007B3456"/>
    <w:rsid w:val="007B3B17"/>
    <w:rsid w:val="007B3B58"/>
    <w:rsid w:val="007B402C"/>
    <w:rsid w:val="007B4182"/>
    <w:rsid w:val="007B41D7"/>
    <w:rsid w:val="007B427A"/>
    <w:rsid w:val="007B4323"/>
    <w:rsid w:val="007B49B6"/>
    <w:rsid w:val="007B4AFB"/>
    <w:rsid w:val="007B4E61"/>
    <w:rsid w:val="007B51A4"/>
    <w:rsid w:val="007B5480"/>
    <w:rsid w:val="007B5D9B"/>
    <w:rsid w:val="007B5DE8"/>
    <w:rsid w:val="007B617D"/>
    <w:rsid w:val="007B6269"/>
    <w:rsid w:val="007B64A1"/>
    <w:rsid w:val="007B6854"/>
    <w:rsid w:val="007B6C04"/>
    <w:rsid w:val="007B712F"/>
    <w:rsid w:val="007B7E32"/>
    <w:rsid w:val="007C0212"/>
    <w:rsid w:val="007C0309"/>
    <w:rsid w:val="007C08E8"/>
    <w:rsid w:val="007C1963"/>
    <w:rsid w:val="007C1D47"/>
    <w:rsid w:val="007C209B"/>
    <w:rsid w:val="007C2269"/>
    <w:rsid w:val="007C23CB"/>
    <w:rsid w:val="007C23D8"/>
    <w:rsid w:val="007C2C40"/>
    <w:rsid w:val="007C3054"/>
    <w:rsid w:val="007C332A"/>
    <w:rsid w:val="007C3455"/>
    <w:rsid w:val="007C3A7B"/>
    <w:rsid w:val="007C4026"/>
    <w:rsid w:val="007C425A"/>
    <w:rsid w:val="007C47E6"/>
    <w:rsid w:val="007C4ACE"/>
    <w:rsid w:val="007C4F9B"/>
    <w:rsid w:val="007C52A0"/>
    <w:rsid w:val="007C5341"/>
    <w:rsid w:val="007C54BE"/>
    <w:rsid w:val="007C5BB5"/>
    <w:rsid w:val="007C5DA2"/>
    <w:rsid w:val="007C61BE"/>
    <w:rsid w:val="007C6231"/>
    <w:rsid w:val="007C6340"/>
    <w:rsid w:val="007C6413"/>
    <w:rsid w:val="007C66AF"/>
    <w:rsid w:val="007C6AAF"/>
    <w:rsid w:val="007C6E31"/>
    <w:rsid w:val="007C785F"/>
    <w:rsid w:val="007C7A08"/>
    <w:rsid w:val="007C7BEB"/>
    <w:rsid w:val="007D0146"/>
    <w:rsid w:val="007D0B44"/>
    <w:rsid w:val="007D0DD6"/>
    <w:rsid w:val="007D0EA4"/>
    <w:rsid w:val="007D1BDF"/>
    <w:rsid w:val="007D1D42"/>
    <w:rsid w:val="007D201A"/>
    <w:rsid w:val="007D2A40"/>
    <w:rsid w:val="007D2BBA"/>
    <w:rsid w:val="007D3598"/>
    <w:rsid w:val="007D39C0"/>
    <w:rsid w:val="007D3F8C"/>
    <w:rsid w:val="007D4935"/>
    <w:rsid w:val="007D4996"/>
    <w:rsid w:val="007D4AA8"/>
    <w:rsid w:val="007D5301"/>
    <w:rsid w:val="007D53C3"/>
    <w:rsid w:val="007D6962"/>
    <w:rsid w:val="007E0208"/>
    <w:rsid w:val="007E029A"/>
    <w:rsid w:val="007E0684"/>
    <w:rsid w:val="007E06F7"/>
    <w:rsid w:val="007E100E"/>
    <w:rsid w:val="007E1C28"/>
    <w:rsid w:val="007E1F75"/>
    <w:rsid w:val="007E258F"/>
    <w:rsid w:val="007E31B4"/>
    <w:rsid w:val="007E3244"/>
    <w:rsid w:val="007E339B"/>
    <w:rsid w:val="007E3CCB"/>
    <w:rsid w:val="007E4270"/>
    <w:rsid w:val="007E5047"/>
    <w:rsid w:val="007E6B44"/>
    <w:rsid w:val="007E7746"/>
    <w:rsid w:val="007E783D"/>
    <w:rsid w:val="007E7EC7"/>
    <w:rsid w:val="007F02D1"/>
    <w:rsid w:val="007F04E4"/>
    <w:rsid w:val="007F04FD"/>
    <w:rsid w:val="007F074D"/>
    <w:rsid w:val="007F0841"/>
    <w:rsid w:val="007F0E2B"/>
    <w:rsid w:val="007F18B4"/>
    <w:rsid w:val="007F1983"/>
    <w:rsid w:val="007F1E13"/>
    <w:rsid w:val="007F1E91"/>
    <w:rsid w:val="007F2A3F"/>
    <w:rsid w:val="007F2E81"/>
    <w:rsid w:val="007F3098"/>
    <w:rsid w:val="007F387B"/>
    <w:rsid w:val="007F39D7"/>
    <w:rsid w:val="007F3BEA"/>
    <w:rsid w:val="007F40B6"/>
    <w:rsid w:val="007F48A1"/>
    <w:rsid w:val="007F4B25"/>
    <w:rsid w:val="007F4B75"/>
    <w:rsid w:val="007F4DE5"/>
    <w:rsid w:val="007F6AA2"/>
    <w:rsid w:val="007F73AB"/>
    <w:rsid w:val="007F7D35"/>
    <w:rsid w:val="007F7E59"/>
    <w:rsid w:val="008008A8"/>
    <w:rsid w:val="00800AF1"/>
    <w:rsid w:val="00801303"/>
    <w:rsid w:val="00801DDA"/>
    <w:rsid w:val="00802D09"/>
    <w:rsid w:val="00802F92"/>
    <w:rsid w:val="0080317B"/>
    <w:rsid w:val="0080340B"/>
    <w:rsid w:val="008037FC"/>
    <w:rsid w:val="008038A5"/>
    <w:rsid w:val="00803F41"/>
    <w:rsid w:val="00804437"/>
    <w:rsid w:val="008045AE"/>
    <w:rsid w:val="00804691"/>
    <w:rsid w:val="0080487A"/>
    <w:rsid w:val="00804E5C"/>
    <w:rsid w:val="00804F7F"/>
    <w:rsid w:val="00805558"/>
    <w:rsid w:val="00805A58"/>
    <w:rsid w:val="00805DBD"/>
    <w:rsid w:val="00805F7F"/>
    <w:rsid w:val="00806FE7"/>
    <w:rsid w:val="00807946"/>
    <w:rsid w:val="008102F5"/>
    <w:rsid w:val="00810726"/>
    <w:rsid w:val="00810881"/>
    <w:rsid w:val="008111B1"/>
    <w:rsid w:val="0081139D"/>
    <w:rsid w:val="0081155B"/>
    <w:rsid w:val="00811583"/>
    <w:rsid w:val="00811B35"/>
    <w:rsid w:val="00811F71"/>
    <w:rsid w:val="008124AC"/>
    <w:rsid w:val="00812DFA"/>
    <w:rsid w:val="008131D8"/>
    <w:rsid w:val="0081380D"/>
    <w:rsid w:val="008138C1"/>
    <w:rsid w:val="00814094"/>
    <w:rsid w:val="0081430A"/>
    <w:rsid w:val="00814B2B"/>
    <w:rsid w:val="00815E36"/>
    <w:rsid w:val="0081619F"/>
    <w:rsid w:val="00816460"/>
    <w:rsid w:val="00816753"/>
    <w:rsid w:val="00816F23"/>
    <w:rsid w:val="008170CF"/>
    <w:rsid w:val="0081719F"/>
    <w:rsid w:val="0081760B"/>
    <w:rsid w:val="00817638"/>
    <w:rsid w:val="0082045A"/>
    <w:rsid w:val="008212AF"/>
    <w:rsid w:val="00821F88"/>
    <w:rsid w:val="00822462"/>
    <w:rsid w:val="008225BE"/>
    <w:rsid w:val="00822989"/>
    <w:rsid w:val="00822BE9"/>
    <w:rsid w:val="00822EDC"/>
    <w:rsid w:val="0082475E"/>
    <w:rsid w:val="00824AA9"/>
    <w:rsid w:val="00825D82"/>
    <w:rsid w:val="00825EED"/>
    <w:rsid w:val="00825F36"/>
    <w:rsid w:val="008263AC"/>
    <w:rsid w:val="00826425"/>
    <w:rsid w:val="00826B8F"/>
    <w:rsid w:val="00826C26"/>
    <w:rsid w:val="00827246"/>
    <w:rsid w:val="0083003C"/>
    <w:rsid w:val="0083028C"/>
    <w:rsid w:val="008302E5"/>
    <w:rsid w:val="008309BA"/>
    <w:rsid w:val="00831261"/>
    <w:rsid w:val="0083128A"/>
    <w:rsid w:val="008314DE"/>
    <w:rsid w:val="00831914"/>
    <w:rsid w:val="00831B7F"/>
    <w:rsid w:val="00831DA9"/>
    <w:rsid w:val="00833680"/>
    <w:rsid w:val="0083446A"/>
    <w:rsid w:val="00834D37"/>
    <w:rsid w:val="00834D77"/>
    <w:rsid w:val="008351B1"/>
    <w:rsid w:val="008363CF"/>
    <w:rsid w:val="008364C5"/>
    <w:rsid w:val="00836FAD"/>
    <w:rsid w:val="008402BF"/>
    <w:rsid w:val="00840704"/>
    <w:rsid w:val="00840B47"/>
    <w:rsid w:val="00840F2D"/>
    <w:rsid w:val="00840FAB"/>
    <w:rsid w:val="0084173E"/>
    <w:rsid w:val="008424F6"/>
    <w:rsid w:val="00842CC9"/>
    <w:rsid w:val="00842D50"/>
    <w:rsid w:val="00843308"/>
    <w:rsid w:val="00843464"/>
    <w:rsid w:val="0084376B"/>
    <w:rsid w:val="00843C0E"/>
    <w:rsid w:val="00843E8F"/>
    <w:rsid w:val="00844547"/>
    <w:rsid w:val="008446E0"/>
    <w:rsid w:val="0084480F"/>
    <w:rsid w:val="00845B8B"/>
    <w:rsid w:val="00845E2C"/>
    <w:rsid w:val="00846604"/>
    <w:rsid w:val="008468FF"/>
    <w:rsid w:val="00846993"/>
    <w:rsid w:val="00846AE9"/>
    <w:rsid w:val="008473A5"/>
    <w:rsid w:val="008473B2"/>
    <w:rsid w:val="0085022D"/>
    <w:rsid w:val="00850632"/>
    <w:rsid w:val="00850A58"/>
    <w:rsid w:val="00850E36"/>
    <w:rsid w:val="00851382"/>
    <w:rsid w:val="008513B8"/>
    <w:rsid w:val="008514F5"/>
    <w:rsid w:val="008516E4"/>
    <w:rsid w:val="00851796"/>
    <w:rsid w:val="00851A2F"/>
    <w:rsid w:val="00851A59"/>
    <w:rsid w:val="00851B33"/>
    <w:rsid w:val="00851D4A"/>
    <w:rsid w:val="008537FE"/>
    <w:rsid w:val="00853C05"/>
    <w:rsid w:val="008556C8"/>
    <w:rsid w:val="0085584E"/>
    <w:rsid w:val="00855856"/>
    <w:rsid w:val="0085595B"/>
    <w:rsid w:val="00855ABF"/>
    <w:rsid w:val="00855ACC"/>
    <w:rsid w:val="00855C85"/>
    <w:rsid w:val="00857E35"/>
    <w:rsid w:val="00857E49"/>
    <w:rsid w:val="00860048"/>
    <w:rsid w:val="008602CB"/>
    <w:rsid w:val="00860EA4"/>
    <w:rsid w:val="00861490"/>
    <w:rsid w:val="008614AA"/>
    <w:rsid w:val="00861638"/>
    <w:rsid w:val="0086213A"/>
    <w:rsid w:val="0086238F"/>
    <w:rsid w:val="008623D3"/>
    <w:rsid w:val="00862741"/>
    <w:rsid w:val="0086293E"/>
    <w:rsid w:val="00862ED1"/>
    <w:rsid w:val="00863891"/>
    <w:rsid w:val="00863C45"/>
    <w:rsid w:val="008642A7"/>
    <w:rsid w:val="0086483A"/>
    <w:rsid w:val="00864F86"/>
    <w:rsid w:val="0086554C"/>
    <w:rsid w:val="00865FAD"/>
    <w:rsid w:val="008661BB"/>
    <w:rsid w:val="0086716B"/>
    <w:rsid w:val="0086776D"/>
    <w:rsid w:val="008677D1"/>
    <w:rsid w:val="0087042A"/>
    <w:rsid w:val="00870926"/>
    <w:rsid w:val="00870F5E"/>
    <w:rsid w:val="008711DA"/>
    <w:rsid w:val="008711DE"/>
    <w:rsid w:val="008716F2"/>
    <w:rsid w:val="00872EBE"/>
    <w:rsid w:val="00873099"/>
    <w:rsid w:val="00873738"/>
    <w:rsid w:val="00873DFD"/>
    <w:rsid w:val="00874B6A"/>
    <w:rsid w:val="00874F0D"/>
    <w:rsid w:val="00875081"/>
    <w:rsid w:val="00875136"/>
    <w:rsid w:val="00875618"/>
    <w:rsid w:val="0087589E"/>
    <w:rsid w:val="00875DCD"/>
    <w:rsid w:val="00875E8F"/>
    <w:rsid w:val="00875F95"/>
    <w:rsid w:val="0087652C"/>
    <w:rsid w:val="00876824"/>
    <w:rsid w:val="00876B84"/>
    <w:rsid w:val="00877380"/>
    <w:rsid w:val="00877C2B"/>
    <w:rsid w:val="00880498"/>
    <w:rsid w:val="00880854"/>
    <w:rsid w:val="00880C29"/>
    <w:rsid w:val="00881122"/>
    <w:rsid w:val="0088146F"/>
    <w:rsid w:val="0088150C"/>
    <w:rsid w:val="0088230C"/>
    <w:rsid w:val="0088293B"/>
    <w:rsid w:val="00882FF0"/>
    <w:rsid w:val="008842F0"/>
    <w:rsid w:val="0088451C"/>
    <w:rsid w:val="00884839"/>
    <w:rsid w:val="00884F11"/>
    <w:rsid w:val="0088597B"/>
    <w:rsid w:val="00885D5F"/>
    <w:rsid w:val="00885EAF"/>
    <w:rsid w:val="008862AD"/>
    <w:rsid w:val="008867F1"/>
    <w:rsid w:val="00886B62"/>
    <w:rsid w:val="008902AB"/>
    <w:rsid w:val="00890BDD"/>
    <w:rsid w:val="00891181"/>
    <w:rsid w:val="00891544"/>
    <w:rsid w:val="00891687"/>
    <w:rsid w:val="00891834"/>
    <w:rsid w:val="00891D4E"/>
    <w:rsid w:val="00891FE5"/>
    <w:rsid w:val="0089245C"/>
    <w:rsid w:val="00892481"/>
    <w:rsid w:val="00892D49"/>
    <w:rsid w:val="00892E67"/>
    <w:rsid w:val="008930FA"/>
    <w:rsid w:val="0089332E"/>
    <w:rsid w:val="00893B5E"/>
    <w:rsid w:val="00894D82"/>
    <w:rsid w:val="00894FF6"/>
    <w:rsid w:val="00895735"/>
    <w:rsid w:val="008958AB"/>
    <w:rsid w:val="00895EB9"/>
    <w:rsid w:val="008968FC"/>
    <w:rsid w:val="00896F9A"/>
    <w:rsid w:val="00897CE0"/>
    <w:rsid w:val="008A0358"/>
    <w:rsid w:val="008A0362"/>
    <w:rsid w:val="008A0939"/>
    <w:rsid w:val="008A0B20"/>
    <w:rsid w:val="008A17E4"/>
    <w:rsid w:val="008A197D"/>
    <w:rsid w:val="008A1B3D"/>
    <w:rsid w:val="008A1BC9"/>
    <w:rsid w:val="008A1D94"/>
    <w:rsid w:val="008A21D5"/>
    <w:rsid w:val="008A2472"/>
    <w:rsid w:val="008A2F5B"/>
    <w:rsid w:val="008A3BBE"/>
    <w:rsid w:val="008A3D89"/>
    <w:rsid w:val="008A4F37"/>
    <w:rsid w:val="008A57B4"/>
    <w:rsid w:val="008A60BD"/>
    <w:rsid w:val="008A626B"/>
    <w:rsid w:val="008A65D8"/>
    <w:rsid w:val="008A6655"/>
    <w:rsid w:val="008A6835"/>
    <w:rsid w:val="008A68FA"/>
    <w:rsid w:val="008A69AA"/>
    <w:rsid w:val="008B01A2"/>
    <w:rsid w:val="008B033B"/>
    <w:rsid w:val="008B0C0D"/>
    <w:rsid w:val="008B1F43"/>
    <w:rsid w:val="008B27D3"/>
    <w:rsid w:val="008B28DE"/>
    <w:rsid w:val="008B2F42"/>
    <w:rsid w:val="008B31AE"/>
    <w:rsid w:val="008B399D"/>
    <w:rsid w:val="008B3F8D"/>
    <w:rsid w:val="008B431C"/>
    <w:rsid w:val="008B46CA"/>
    <w:rsid w:val="008B4983"/>
    <w:rsid w:val="008B5E41"/>
    <w:rsid w:val="008B637A"/>
    <w:rsid w:val="008B63D1"/>
    <w:rsid w:val="008B6888"/>
    <w:rsid w:val="008B72F0"/>
    <w:rsid w:val="008B731F"/>
    <w:rsid w:val="008B7361"/>
    <w:rsid w:val="008B7437"/>
    <w:rsid w:val="008C047B"/>
    <w:rsid w:val="008C084B"/>
    <w:rsid w:val="008C0B89"/>
    <w:rsid w:val="008C0C7F"/>
    <w:rsid w:val="008C0D4A"/>
    <w:rsid w:val="008C11FF"/>
    <w:rsid w:val="008C15F0"/>
    <w:rsid w:val="008C2A1B"/>
    <w:rsid w:val="008C2D3C"/>
    <w:rsid w:val="008C34B7"/>
    <w:rsid w:val="008C3AE4"/>
    <w:rsid w:val="008C49F0"/>
    <w:rsid w:val="008C4C7E"/>
    <w:rsid w:val="008C50A7"/>
    <w:rsid w:val="008C50AF"/>
    <w:rsid w:val="008C52A2"/>
    <w:rsid w:val="008C5B3F"/>
    <w:rsid w:val="008C5B7B"/>
    <w:rsid w:val="008C5C15"/>
    <w:rsid w:val="008C6338"/>
    <w:rsid w:val="008C6729"/>
    <w:rsid w:val="008C6849"/>
    <w:rsid w:val="008C685B"/>
    <w:rsid w:val="008C6A57"/>
    <w:rsid w:val="008C6CFD"/>
    <w:rsid w:val="008C6D0D"/>
    <w:rsid w:val="008C702D"/>
    <w:rsid w:val="008C79D4"/>
    <w:rsid w:val="008C7D25"/>
    <w:rsid w:val="008D00EA"/>
    <w:rsid w:val="008D01B8"/>
    <w:rsid w:val="008D0507"/>
    <w:rsid w:val="008D0661"/>
    <w:rsid w:val="008D18E2"/>
    <w:rsid w:val="008D27B5"/>
    <w:rsid w:val="008D2DC5"/>
    <w:rsid w:val="008D34E3"/>
    <w:rsid w:val="008D3D20"/>
    <w:rsid w:val="008D3D2C"/>
    <w:rsid w:val="008D42D1"/>
    <w:rsid w:val="008D462E"/>
    <w:rsid w:val="008D4B73"/>
    <w:rsid w:val="008D4FE4"/>
    <w:rsid w:val="008D5093"/>
    <w:rsid w:val="008D50EA"/>
    <w:rsid w:val="008D5726"/>
    <w:rsid w:val="008D595D"/>
    <w:rsid w:val="008D5F7E"/>
    <w:rsid w:val="008D652F"/>
    <w:rsid w:val="008D6A70"/>
    <w:rsid w:val="008D7B30"/>
    <w:rsid w:val="008D7B5F"/>
    <w:rsid w:val="008D7BFC"/>
    <w:rsid w:val="008E097A"/>
    <w:rsid w:val="008E1A83"/>
    <w:rsid w:val="008E1FA6"/>
    <w:rsid w:val="008E2173"/>
    <w:rsid w:val="008E294F"/>
    <w:rsid w:val="008E3443"/>
    <w:rsid w:val="008E37FA"/>
    <w:rsid w:val="008E3A91"/>
    <w:rsid w:val="008E3D54"/>
    <w:rsid w:val="008E4264"/>
    <w:rsid w:val="008E4CB9"/>
    <w:rsid w:val="008E4F04"/>
    <w:rsid w:val="008E5529"/>
    <w:rsid w:val="008E6367"/>
    <w:rsid w:val="008E658B"/>
    <w:rsid w:val="008E6627"/>
    <w:rsid w:val="008E6A80"/>
    <w:rsid w:val="008E6C23"/>
    <w:rsid w:val="008E6F50"/>
    <w:rsid w:val="008F033E"/>
    <w:rsid w:val="008F078A"/>
    <w:rsid w:val="008F08EA"/>
    <w:rsid w:val="008F0FDB"/>
    <w:rsid w:val="008F199F"/>
    <w:rsid w:val="008F1AEE"/>
    <w:rsid w:val="008F1C0A"/>
    <w:rsid w:val="008F2001"/>
    <w:rsid w:val="008F2628"/>
    <w:rsid w:val="008F2771"/>
    <w:rsid w:val="008F2E10"/>
    <w:rsid w:val="008F35C9"/>
    <w:rsid w:val="008F373A"/>
    <w:rsid w:val="008F3E5F"/>
    <w:rsid w:val="008F46DB"/>
    <w:rsid w:val="008F4711"/>
    <w:rsid w:val="008F49E2"/>
    <w:rsid w:val="008F4B40"/>
    <w:rsid w:val="008F4CB5"/>
    <w:rsid w:val="008F4CEA"/>
    <w:rsid w:val="008F4E27"/>
    <w:rsid w:val="008F5118"/>
    <w:rsid w:val="008F54CF"/>
    <w:rsid w:val="008F58FD"/>
    <w:rsid w:val="008F603D"/>
    <w:rsid w:val="008F6065"/>
    <w:rsid w:val="008F61B6"/>
    <w:rsid w:val="008F74CE"/>
    <w:rsid w:val="009009F7"/>
    <w:rsid w:val="00900A20"/>
    <w:rsid w:val="00900C41"/>
    <w:rsid w:val="009012A4"/>
    <w:rsid w:val="00901A42"/>
    <w:rsid w:val="00901B5B"/>
    <w:rsid w:val="00902C30"/>
    <w:rsid w:val="00904188"/>
    <w:rsid w:val="009049AF"/>
    <w:rsid w:val="00904CEF"/>
    <w:rsid w:val="00905FD6"/>
    <w:rsid w:val="00906142"/>
    <w:rsid w:val="009069BA"/>
    <w:rsid w:val="00906F9D"/>
    <w:rsid w:val="00907881"/>
    <w:rsid w:val="00907905"/>
    <w:rsid w:val="00907A1D"/>
    <w:rsid w:val="00910530"/>
    <w:rsid w:val="00911036"/>
    <w:rsid w:val="00911C82"/>
    <w:rsid w:val="00912011"/>
    <w:rsid w:val="00913A75"/>
    <w:rsid w:val="009142E2"/>
    <w:rsid w:val="009144CA"/>
    <w:rsid w:val="0091475F"/>
    <w:rsid w:val="009157E9"/>
    <w:rsid w:val="00915D7C"/>
    <w:rsid w:val="00915E22"/>
    <w:rsid w:val="00916750"/>
    <w:rsid w:val="0091675F"/>
    <w:rsid w:val="00916A8C"/>
    <w:rsid w:val="00916E9F"/>
    <w:rsid w:val="0091755E"/>
    <w:rsid w:val="0091763B"/>
    <w:rsid w:val="00917A0B"/>
    <w:rsid w:val="00917A4A"/>
    <w:rsid w:val="00917D8B"/>
    <w:rsid w:val="0092017E"/>
    <w:rsid w:val="009206F9"/>
    <w:rsid w:val="00920AEA"/>
    <w:rsid w:val="00920EEC"/>
    <w:rsid w:val="0092110A"/>
    <w:rsid w:val="0092173A"/>
    <w:rsid w:val="00922210"/>
    <w:rsid w:val="00922E81"/>
    <w:rsid w:val="009240BC"/>
    <w:rsid w:val="0092411D"/>
    <w:rsid w:val="009241D3"/>
    <w:rsid w:val="009249F9"/>
    <w:rsid w:val="00924F86"/>
    <w:rsid w:val="00925057"/>
    <w:rsid w:val="0092512E"/>
    <w:rsid w:val="0092682B"/>
    <w:rsid w:val="00926939"/>
    <w:rsid w:val="00926E19"/>
    <w:rsid w:val="0092711A"/>
    <w:rsid w:val="0092719E"/>
    <w:rsid w:val="0092744A"/>
    <w:rsid w:val="00927469"/>
    <w:rsid w:val="00927815"/>
    <w:rsid w:val="0092799C"/>
    <w:rsid w:val="00927F5F"/>
    <w:rsid w:val="00930120"/>
    <w:rsid w:val="00930297"/>
    <w:rsid w:val="00930302"/>
    <w:rsid w:val="009304FB"/>
    <w:rsid w:val="00932420"/>
    <w:rsid w:val="0093333A"/>
    <w:rsid w:val="009336B9"/>
    <w:rsid w:val="00934174"/>
    <w:rsid w:val="00935291"/>
    <w:rsid w:val="009359DE"/>
    <w:rsid w:val="009360C8"/>
    <w:rsid w:val="009360FC"/>
    <w:rsid w:val="00936BA0"/>
    <w:rsid w:val="00936DB1"/>
    <w:rsid w:val="00936E68"/>
    <w:rsid w:val="009372A2"/>
    <w:rsid w:val="00937D72"/>
    <w:rsid w:val="00940453"/>
    <w:rsid w:val="009404B4"/>
    <w:rsid w:val="009405BC"/>
    <w:rsid w:val="00940794"/>
    <w:rsid w:val="00941B01"/>
    <w:rsid w:val="00941EF6"/>
    <w:rsid w:val="009420E5"/>
    <w:rsid w:val="0094227E"/>
    <w:rsid w:val="00942677"/>
    <w:rsid w:val="0094350D"/>
    <w:rsid w:val="00943DDA"/>
    <w:rsid w:val="00944165"/>
    <w:rsid w:val="009442AA"/>
    <w:rsid w:val="00945BAF"/>
    <w:rsid w:val="00945C1A"/>
    <w:rsid w:val="00946942"/>
    <w:rsid w:val="00947208"/>
    <w:rsid w:val="00950166"/>
    <w:rsid w:val="009501DE"/>
    <w:rsid w:val="00950A4E"/>
    <w:rsid w:val="00950C2E"/>
    <w:rsid w:val="00951441"/>
    <w:rsid w:val="00951F9F"/>
    <w:rsid w:val="00954B2B"/>
    <w:rsid w:val="00954CBF"/>
    <w:rsid w:val="00954CD3"/>
    <w:rsid w:val="00954EDA"/>
    <w:rsid w:val="009558CD"/>
    <w:rsid w:val="00955D17"/>
    <w:rsid w:val="0095615A"/>
    <w:rsid w:val="0095685D"/>
    <w:rsid w:val="00956C2F"/>
    <w:rsid w:val="00956DB0"/>
    <w:rsid w:val="009574CA"/>
    <w:rsid w:val="00957A24"/>
    <w:rsid w:val="00957C59"/>
    <w:rsid w:val="009601A6"/>
    <w:rsid w:val="0096024D"/>
    <w:rsid w:val="009603D7"/>
    <w:rsid w:val="00960ADC"/>
    <w:rsid w:val="00960CF2"/>
    <w:rsid w:val="00961BF7"/>
    <w:rsid w:val="00962A66"/>
    <w:rsid w:val="00962B8A"/>
    <w:rsid w:val="00962B94"/>
    <w:rsid w:val="00962E6A"/>
    <w:rsid w:val="00962F20"/>
    <w:rsid w:val="0096364C"/>
    <w:rsid w:val="00963909"/>
    <w:rsid w:val="00964A7C"/>
    <w:rsid w:val="00966150"/>
    <w:rsid w:val="00966D88"/>
    <w:rsid w:val="00966F00"/>
    <w:rsid w:val="00967174"/>
    <w:rsid w:val="0096717F"/>
    <w:rsid w:val="00967275"/>
    <w:rsid w:val="0097006A"/>
    <w:rsid w:val="00970161"/>
    <w:rsid w:val="0097064E"/>
    <w:rsid w:val="00970BAC"/>
    <w:rsid w:val="00970F01"/>
    <w:rsid w:val="00971274"/>
    <w:rsid w:val="009718DC"/>
    <w:rsid w:val="00971E8C"/>
    <w:rsid w:val="00972321"/>
    <w:rsid w:val="009724CC"/>
    <w:rsid w:val="009728A2"/>
    <w:rsid w:val="00972A06"/>
    <w:rsid w:val="00973448"/>
    <w:rsid w:val="009738E6"/>
    <w:rsid w:val="00973968"/>
    <w:rsid w:val="00974821"/>
    <w:rsid w:val="00974EEA"/>
    <w:rsid w:val="0097531E"/>
    <w:rsid w:val="009756BC"/>
    <w:rsid w:val="00975782"/>
    <w:rsid w:val="009768F3"/>
    <w:rsid w:val="00976E6D"/>
    <w:rsid w:val="00977613"/>
    <w:rsid w:val="00980334"/>
    <w:rsid w:val="009806D1"/>
    <w:rsid w:val="0098079C"/>
    <w:rsid w:val="0098090E"/>
    <w:rsid w:val="00981447"/>
    <w:rsid w:val="00981C5F"/>
    <w:rsid w:val="00982541"/>
    <w:rsid w:val="00982BAA"/>
    <w:rsid w:val="00982C71"/>
    <w:rsid w:val="00982C85"/>
    <w:rsid w:val="00983FCA"/>
    <w:rsid w:val="0098445A"/>
    <w:rsid w:val="00984501"/>
    <w:rsid w:val="00984BCA"/>
    <w:rsid w:val="00984E41"/>
    <w:rsid w:val="00984FB5"/>
    <w:rsid w:val="00985077"/>
    <w:rsid w:val="009855A1"/>
    <w:rsid w:val="00985AF9"/>
    <w:rsid w:val="00985EDF"/>
    <w:rsid w:val="0098605C"/>
    <w:rsid w:val="00986069"/>
    <w:rsid w:val="0098774C"/>
    <w:rsid w:val="00987CE4"/>
    <w:rsid w:val="009908F6"/>
    <w:rsid w:val="00991143"/>
    <w:rsid w:val="009911D0"/>
    <w:rsid w:val="00991772"/>
    <w:rsid w:val="009917FB"/>
    <w:rsid w:val="00991D9A"/>
    <w:rsid w:val="009920E6"/>
    <w:rsid w:val="00993F37"/>
    <w:rsid w:val="0099496F"/>
    <w:rsid w:val="009949A2"/>
    <w:rsid w:val="00994D69"/>
    <w:rsid w:val="00995AD4"/>
    <w:rsid w:val="009963FA"/>
    <w:rsid w:val="00996540"/>
    <w:rsid w:val="00996806"/>
    <w:rsid w:val="00996F62"/>
    <w:rsid w:val="0099787C"/>
    <w:rsid w:val="00997DD6"/>
    <w:rsid w:val="009A045B"/>
    <w:rsid w:val="009A0611"/>
    <w:rsid w:val="009A0955"/>
    <w:rsid w:val="009A1B7D"/>
    <w:rsid w:val="009A1E96"/>
    <w:rsid w:val="009A2250"/>
    <w:rsid w:val="009A22DC"/>
    <w:rsid w:val="009A29AA"/>
    <w:rsid w:val="009A31B3"/>
    <w:rsid w:val="009A327A"/>
    <w:rsid w:val="009A3378"/>
    <w:rsid w:val="009A3874"/>
    <w:rsid w:val="009A471D"/>
    <w:rsid w:val="009A4DC5"/>
    <w:rsid w:val="009A4E18"/>
    <w:rsid w:val="009A543F"/>
    <w:rsid w:val="009A591A"/>
    <w:rsid w:val="009A6A5C"/>
    <w:rsid w:val="009A6AE2"/>
    <w:rsid w:val="009A6BB2"/>
    <w:rsid w:val="009A7560"/>
    <w:rsid w:val="009A76F0"/>
    <w:rsid w:val="009B01E9"/>
    <w:rsid w:val="009B05D4"/>
    <w:rsid w:val="009B0908"/>
    <w:rsid w:val="009B0D0C"/>
    <w:rsid w:val="009B0FCB"/>
    <w:rsid w:val="009B1010"/>
    <w:rsid w:val="009B13C7"/>
    <w:rsid w:val="009B156B"/>
    <w:rsid w:val="009B17B2"/>
    <w:rsid w:val="009B19A2"/>
    <w:rsid w:val="009B1F1F"/>
    <w:rsid w:val="009B2936"/>
    <w:rsid w:val="009B2C0A"/>
    <w:rsid w:val="009B3BA7"/>
    <w:rsid w:val="009B4733"/>
    <w:rsid w:val="009B47E7"/>
    <w:rsid w:val="009B50BE"/>
    <w:rsid w:val="009B5493"/>
    <w:rsid w:val="009B642F"/>
    <w:rsid w:val="009B6443"/>
    <w:rsid w:val="009B680F"/>
    <w:rsid w:val="009B6883"/>
    <w:rsid w:val="009B6958"/>
    <w:rsid w:val="009B6CE1"/>
    <w:rsid w:val="009B7780"/>
    <w:rsid w:val="009B77C7"/>
    <w:rsid w:val="009B782A"/>
    <w:rsid w:val="009C031E"/>
    <w:rsid w:val="009C0B59"/>
    <w:rsid w:val="009C107A"/>
    <w:rsid w:val="009C1A14"/>
    <w:rsid w:val="009C264B"/>
    <w:rsid w:val="009C2A5F"/>
    <w:rsid w:val="009C2BF5"/>
    <w:rsid w:val="009C3657"/>
    <w:rsid w:val="009C3696"/>
    <w:rsid w:val="009C3B60"/>
    <w:rsid w:val="009C3BD0"/>
    <w:rsid w:val="009C4325"/>
    <w:rsid w:val="009C48BB"/>
    <w:rsid w:val="009C48E1"/>
    <w:rsid w:val="009C4BAE"/>
    <w:rsid w:val="009C50B6"/>
    <w:rsid w:val="009C5148"/>
    <w:rsid w:val="009C57DB"/>
    <w:rsid w:val="009C5F8D"/>
    <w:rsid w:val="009C61D8"/>
    <w:rsid w:val="009C66FE"/>
    <w:rsid w:val="009C682D"/>
    <w:rsid w:val="009C6833"/>
    <w:rsid w:val="009C6DEF"/>
    <w:rsid w:val="009C73E2"/>
    <w:rsid w:val="009C7DA3"/>
    <w:rsid w:val="009D0A0E"/>
    <w:rsid w:val="009D1081"/>
    <w:rsid w:val="009D30F6"/>
    <w:rsid w:val="009D327B"/>
    <w:rsid w:val="009D34E2"/>
    <w:rsid w:val="009D3625"/>
    <w:rsid w:val="009D392D"/>
    <w:rsid w:val="009D3F9A"/>
    <w:rsid w:val="009D4233"/>
    <w:rsid w:val="009D4498"/>
    <w:rsid w:val="009D5693"/>
    <w:rsid w:val="009D57BE"/>
    <w:rsid w:val="009D5829"/>
    <w:rsid w:val="009D5E09"/>
    <w:rsid w:val="009D65C7"/>
    <w:rsid w:val="009D65DD"/>
    <w:rsid w:val="009D67B2"/>
    <w:rsid w:val="009D6C94"/>
    <w:rsid w:val="009D6EAA"/>
    <w:rsid w:val="009D74F0"/>
    <w:rsid w:val="009D7507"/>
    <w:rsid w:val="009D7D26"/>
    <w:rsid w:val="009D7F4C"/>
    <w:rsid w:val="009E0637"/>
    <w:rsid w:val="009E0699"/>
    <w:rsid w:val="009E11D2"/>
    <w:rsid w:val="009E1389"/>
    <w:rsid w:val="009E1C5B"/>
    <w:rsid w:val="009E231C"/>
    <w:rsid w:val="009E29F9"/>
    <w:rsid w:val="009E2A21"/>
    <w:rsid w:val="009E2AD4"/>
    <w:rsid w:val="009E2D91"/>
    <w:rsid w:val="009E3D80"/>
    <w:rsid w:val="009E3FBC"/>
    <w:rsid w:val="009E4284"/>
    <w:rsid w:val="009E4537"/>
    <w:rsid w:val="009E4BE6"/>
    <w:rsid w:val="009E536F"/>
    <w:rsid w:val="009E5BC0"/>
    <w:rsid w:val="009E689B"/>
    <w:rsid w:val="009E74D3"/>
    <w:rsid w:val="009E7C4D"/>
    <w:rsid w:val="009E7E86"/>
    <w:rsid w:val="009F013C"/>
    <w:rsid w:val="009F0292"/>
    <w:rsid w:val="009F07EB"/>
    <w:rsid w:val="009F08AE"/>
    <w:rsid w:val="009F13B7"/>
    <w:rsid w:val="009F1D70"/>
    <w:rsid w:val="009F1DC6"/>
    <w:rsid w:val="009F22A3"/>
    <w:rsid w:val="009F26DE"/>
    <w:rsid w:val="009F3E02"/>
    <w:rsid w:val="009F53DE"/>
    <w:rsid w:val="009F5A54"/>
    <w:rsid w:val="009F5D0A"/>
    <w:rsid w:val="009F6583"/>
    <w:rsid w:val="009F65C8"/>
    <w:rsid w:val="009F6EC2"/>
    <w:rsid w:val="009F715B"/>
    <w:rsid w:val="009F7458"/>
    <w:rsid w:val="009F7481"/>
    <w:rsid w:val="00A004C2"/>
    <w:rsid w:val="00A00D23"/>
    <w:rsid w:val="00A01ADA"/>
    <w:rsid w:val="00A02328"/>
    <w:rsid w:val="00A02799"/>
    <w:rsid w:val="00A02980"/>
    <w:rsid w:val="00A029F2"/>
    <w:rsid w:val="00A0356D"/>
    <w:rsid w:val="00A037A6"/>
    <w:rsid w:val="00A03BB6"/>
    <w:rsid w:val="00A045C0"/>
    <w:rsid w:val="00A04781"/>
    <w:rsid w:val="00A0499D"/>
    <w:rsid w:val="00A04CC7"/>
    <w:rsid w:val="00A04ECD"/>
    <w:rsid w:val="00A05135"/>
    <w:rsid w:val="00A0554A"/>
    <w:rsid w:val="00A05CA8"/>
    <w:rsid w:val="00A06FBC"/>
    <w:rsid w:val="00A076D2"/>
    <w:rsid w:val="00A07702"/>
    <w:rsid w:val="00A0783E"/>
    <w:rsid w:val="00A07F32"/>
    <w:rsid w:val="00A1003D"/>
    <w:rsid w:val="00A106D5"/>
    <w:rsid w:val="00A109B7"/>
    <w:rsid w:val="00A10B6D"/>
    <w:rsid w:val="00A1136D"/>
    <w:rsid w:val="00A1137C"/>
    <w:rsid w:val="00A11706"/>
    <w:rsid w:val="00A126E2"/>
    <w:rsid w:val="00A13194"/>
    <w:rsid w:val="00A137BC"/>
    <w:rsid w:val="00A13FF8"/>
    <w:rsid w:val="00A1537F"/>
    <w:rsid w:val="00A15ECB"/>
    <w:rsid w:val="00A166B9"/>
    <w:rsid w:val="00A17553"/>
    <w:rsid w:val="00A17B00"/>
    <w:rsid w:val="00A20059"/>
    <w:rsid w:val="00A202C0"/>
    <w:rsid w:val="00A202ED"/>
    <w:rsid w:val="00A20569"/>
    <w:rsid w:val="00A2078B"/>
    <w:rsid w:val="00A20B89"/>
    <w:rsid w:val="00A210B3"/>
    <w:rsid w:val="00A210EC"/>
    <w:rsid w:val="00A22236"/>
    <w:rsid w:val="00A22D04"/>
    <w:rsid w:val="00A237E1"/>
    <w:rsid w:val="00A23DE1"/>
    <w:rsid w:val="00A242F9"/>
    <w:rsid w:val="00A246C5"/>
    <w:rsid w:val="00A24840"/>
    <w:rsid w:val="00A24E05"/>
    <w:rsid w:val="00A255BC"/>
    <w:rsid w:val="00A25CE2"/>
    <w:rsid w:val="00A26728"/>
    <w:rsid w:val="00A26D17"/>
    <w:rsid w:val="00A26D56"/>
    <w:rsid w:val="00A2743A"/>
    <w:rsid w:val="00A27DEB"/>
    <w:rsid w:val="00A27E08"/>
    <w:rsid w:val="00A27E18"/>
    <w:rsid w:val="00A27F3E"/>
    <w:rsid w:val="00A30468"/>
    <w:rsid w:val="00A307C0"/>
    <w:rsid w:val="00A31343"/>
    <w:rsid w:val="00A31786"/>
    <w:rsid w:val="00A317C8"/>
    <w:rsid w:val="00A31CAC"/>
    <w:rsid w:val="00A31CCA"/>
    <w:rsid w:val="00A324DF"/>
    <w:rsid w:val="00A327D4"/>
    <w:rsid w:val="00A33174"/>
    <w:rsid w:val="00A337BB"/>
    <w:rsid w:val="00A33D2A"/>
    <w:rsid w:val="00A34111"/>
    <w:rsid w:val="00A34336"/>
    <w:rsid w:val="00A3498D"/>
    <w:rsid w:val="00A34EA3"/>
    <w:rsid w:val="00A35127"/>
    <w:rsid w:val="00A3516F"/>
    <w:rsid w:val="00A3520F"/>
    <w:rsid w:val="00A35FB9"/>
    <w:rsid w:val="00A372D8"/>
    <w:rsid w:val="00A37358"/>
    <w:rsid w:val="00A3786E"/>
    <w:rsid w:val="00A4001C"/>
    <w:rsid w:val="00A40287"/>
    <w:rsid w:val="00A4043E"/>
    <w:rsid w:val="00A40BA1"/>
    <w:rsid w:val="00A4204F"/>
    <w:rsid w:val="00A42491"/>
    <w:rsid w:val="00A42ACE"/>
    <w:rsid w:val="00A42CA9"/>
    <w:rsid w:val="00A43DD2"/>
    <w:rsid w:val="00A442CE"/>
    <w:rsid w:val="00A4435E"/>
    <w:rsid w:val="00A44871"/>
    <w:rsid w:val="00A450DE"/>
    <w:rsid w:val="00A45612"/>
    <w:rsid w:val="00A45917"/>
    <w:rsid w:val="00A45D0E"/>
    <w:rsid w:val="00A46554"/>
    <w:rsid w:val="00A471F6"/>
    <w:rsid w:val="00A4750C"/>
    <w:rsid w:val="00A47930"/>
    <w:rsid w:val="00A47B43"/>
    <w:rsid w:val="00A47C38"/>
    <w:rsid w:val="00A509DC"/>
    <w:rsid w:val="00A50D02"/>
    <w:rsid w:val="00A51162"/>
    <w:rsid w:val="00A51186"/>
    <w:rsid w:val="00A51608"/>
    <w:rsid w:val="00A5162A"/>
    <w:rsid w:val="00A521CB"/>
    <w:rsid w:val="00A523C4"/>
    <w:rsid w:val="00A52AA9"/>
    <w:rsid w:val="00A52B5E"/>
    <w:rsid w:val="00A52F21"/>
    <w:rsid w:val="00A536EB"/>
    <w:rsid w:val="00A53AE9"/>
    <w:rsid w:val="00A547BB"/>
    <w:rsid w:val="00A54DFC"/>
    <w:rsid w:val="00A54ED5"/>
    <w:rsid w:val="00A55C6F"/>
    <w:rsid w:val="00A56DF5"/>
    <w:rsid w:val="00A56F26"/>
    <w:rsid w:val="00A573B6"/>
    <w:rsid w:val="00A603A4"/>
    <w:rsid w:val="00A604AD"/>
    <w:rsid w:val="00A6103F"/>
    <w:rsid w:val="00A619E4"/>
    <w:rsid w:val="00A61B09"/>
    <w:rsid w:val="00A62047"/>
    <w:rsid w:val="00A62631"/>
    <w:rsid w:val="00A626E8"/>
    <w:rsid w:val="00A62B91"/>
    <w:rsid w:val="00A62D73"/>
    <w:rsid w:val="00A631C2"/>
    <w:rsid w:val="00A63624"/>
    <w:rsid w:val="00A639E0"/>
    <w:rsid w:val="00A63BFC"/>
    <w:rsid w:val="00A644B3"/>
    <w:rsid w:val="00A64651"/>
    <w:rsid w:val="00A6509D"/>
    <w:rsid w:val="00A65AA6"/>
    <w:rsid w:val="00A65B7D"/>
    <w:rsid w:val="00A662EC"/>
    <w:rsid w:val="00A6711C"/>
    <w:rsid w:val="00A67D23"/>
    <w:rsid w:val="00A67D75"/>
    <w:rsid w:val="00A67E31"/>
    <w:rsid w:val="00A701CA"/>
    <w:rsid w:val="00A70ED5"/>
    <w:rsid w:val="00A7147D"/>
    <w:rsid w:val="00A71511"/>
    <w:rsid w:val="00A7240E"/>
    <w:rsid w:val="00A7267D"/>
    <w:rsid w:val="00A72A87"/>
    <w:rsid w:val="00A72A8B"/>
    <w:rsid w:val="00A73B4D"/>
    <w:rsid w:val="00A73E7C"/>
    <w:rsid w:val="00A74C31"/>
    <w:rsid w:val="00A74E76"/>
    <w:rsid w:val="00A7501E"/>
    <w:rsid w:val="00A75678"/>
    <w:rsid w:val="00A75AD4"/>
    <w:rsid w:val="00A7678C"/>
    <w:rsid w:val="00A7787F"/>
    <w:rsid w:val="00A77DE5"/>
    <w:rsid w:val="00A77DFF"/>
    <w:rsid w:val="00A8053B"/>
    <w:rsid w:val="00A81351"/>
    <w:rsid w:val="00A81699"/>
    <w:rsid w:val="00A81F84"/>
    <w:rsid w:val="00A822C2"/>
    <w:rsid w:val="00A82389"/>
    <w:rsid w:val="00A829EB"/>
    <w:rsid w:val="00A84533"/>
    <w:rsid w:val="00A850D0"/>
    <w:rsid w:val="00A85107"/>
    <w:rsid w:val="00A854C1"/>
    <w:rsid w:val="00A8556D"/>
    <w:rsid w:val="00A85B26"/>
    <w:rsid w:val="00A85B8A"/>
    <w:rsid w:val="00A85CA4"/>
    <w:rsid w:val="00A85DBF"/>
    <w:rsid w:val="00A861B1"/>
    <w:rsid w:val="00A861BF"/>
    <w:rsid w:val="00A8628E"/>
    <w:rsid w:val="00A8649A"/>
    <w:rsid w:val="00A86710"/>
    <w:rsid w:val="00A86EC2"/>
    <w:rsid w:val="00A87216"/>
    <w:rsid w:val="00A87410"/>
    <w:rsid w:val="00A874B4"/>
    <w:rsid w:val="00A87E23"/>
    <w:rsid w:val="00A87EC2"/>
    <w:rsid w:val="00A9019B"/>
    <w:rsid w:val="00A90FC8"/>
    <w:rsid w:val="00A9152B"/>
    <w:rsid w:val="00A91939"/>
    <w:rsid w:val="00A91AE3"/>
    <w:rsid w:val="00A91B3F"/>
    <w:rsid w:val="00A921FB"/>
    <w:rsid w:val="00A92A23"/>
    <w:rsid w:val="00A92D2C"/>
    <w:rsid w:val="00A937CC"/>
    <w:rsid w:val="00A938CB"/>
    <w:rsid w:val="00A941ED"/>
    <w:rsid w:val="00A94D57"/>
    <w:rsid w:val="00A94EDE"/>
    <w:rsid w:val="00A95047"/>
    <w:rsid w:val="00A95413"/>
    <w:rsid w:val="00A95C9F"/>
    <w:rsid w:val="00A9622C"/>
    <w:rsid w:val="00A96A0D"/>
    <w:rsid w:val="00A96BD1"/>
    <w:rsid w:val="00A97750"/>
    <w:rsid w:val="00AA10B9"/>
    <w:rsid w:val="00AA1C0C"/>
    <w:rsid w:val="00AA208A"/>
    <w:rsid w:val="00AA21A0"/>
    <w:rsid w:val="00AA2B09"/>
    <w:rsid w:val="00AA2F75"/>
    <w:rsid w:val="00AA32CD"/>
    <w:rsid w:val="00AA34B9"/>
    <w:rsid w:val="00AA3A14"/>
    <w:rsid w:val="00AA47C0"/>
    <w:rsid w:val="00AA47E5"/>
    <w:rsid w:val="00AA4D98"/>
    <w:rsid w:val="00AA5D47"/>
    <w:rsid w:val="00AA6516"/>
    <w:rsid w:val="00AA6D45"/>
    <w:rsid w:val="00AA7307"/>
    <w:rsid w:val="00AA74DA"/>
    <w:rsid w:val="00AA7BB5"/>
    <w:rsid w:val="00AB0AC7"/>
    <w:rsid w:val="00AB0AE4"/>
    <w:rsid w:val="00AB0E2F"/>
    <w:rsid w:val="00AB15BF"/>
    <w:rsid w:val="00AB1610"/>
    <w:rsid w:val="00AB1746"/>
    <w:rsid w:val="00AB1AD6"/>
    <w:rsid w:val="00AB1D00"/>
    <w:rsid w:val="00AB23E0"/>
    <w:rsid w:val="00AB2619"/>
    <w:rsid w:val="00AB2712"/>
    <w:rsid w:val="00AB2E17"/>
    <w:rsid w:val="00AB367B"/>
    <w:rsid w:val="00AB3750"/>
    <w:rsid w:val="00AB3FE8"/>
    <w:rsid w:val="00AB437A"/>
    <w:rsid w:val="00AB43C6"/>
    <w:rsid w:val="00AB521D"/>
    <w:rsid w:val="00AB5E09"/>
    <w:rsid w:val="00AB612C"/>
    <w:rsid w:val="00AB65A6"/>
    <w:rsid w:val="00AB6CC3"/>
    <w:rsid w:val="00AB76E7"/>
    <w:rsid w:val="00AB7D4F"/>
    <w:rsid w:val="00AB7E93"/>
    <w:rsid w:val="00AC0334"/>
    <w:rsid w:val="00AC0E91"/>
    <w:rsid w:val="00AC11BA"/>
    <w:rsid w:val="00AC13DA"/>
    <w:rsid w:val="00AC1EC1"/>
    <w:rsid w:val="00AC2138"/>
    <w:rsid w:val="00AC251C"/>
    <w:rsid w:val="00AC2639"/>
    <w:rsid w:val="00AC264E"/>
    <w:rsid w:val="00AC2AF1"/>
    <w:rsid w:val="00AC2D65"/>
    <w:rsid w:val="00AC3809"/>
    <w:rsid w:val="00AC380C"/>
    <w:rsid w:val="00AC405E"/>
    <w:rsid w:val="00AC493B"/>
    <w:rsid w:val="00AC49C7"/>
    <w:rsid w:val="00AC57C0"/>
    <w:rsid w:val="00AC604A"/>
    <w:rsid w:val="00AC6635"/>
    <w:rsid w:val="00AC733C"/>
    <w:rsid w:val="00AC77D6"/>
    <w:rsid w:val="00AC7F7C"/>
    <w:rsid w:val="00AD17BA"/>
    <w:rsid w:val="00AD2254"/>
    <w:rsid w:val="00AD2274"/>
    <w:rsid w:val="00AD29AB"/>
    <w:rsid w:val="00AD353D"/>
    <w:rsid w:val="00AD35DE"/>
    <w:rsid w:val="00AD39E8"/>
    <w:rsid w:val="00AD4109"/>
    <w:rsid w:val="00AD48E0"/>
    <w:rsid w:val="00AD50D3"/>
    <w:rsid w:val="00AD5518"/>
    <w:rsid w:val="00AD5719"/>
    <w:rsid w:val="00AD6455"/>
    <w:rsid w:val="00AD66D8"/>
    <w:rsid w:val="00AD695B"/>
    <w:rsid w:val="00AD6AD6"/>
    <w:rsid w:val="00AD6AE7"/>
    <w:rsid w:val="00AD6EDD"/>
    <w:rsid w:val="00AD75A5"/>
    <w:rsid w:val="00AE0131"/>
    <w:rsid w:val="00AE0135"/>
    <w:rsid w:val="00AE03C2"/>
    <w:rsid w:val="00AE0793"/>
    <w:rsid w:val="00AE0D27"/>
    <w:rsid w:val="00AE15A6"/>
    <w:rsid w:val="00AE1B76"/>
    <w:rsid w:val="00AE1CA3"/>
    <w:rsid w:val="00AE1E5D"/>
    <w:rsid w:val="00AE1FE6"/>
    <w:rsid w:val="00AE2018"/>
    <w:rsid w:val="00AE23AB"/>
    <w:rsid w:val="00AE2579"/>
    <w:rsid w:val="00AE2719"/>
    <w:rsid w:val="00AE2FC6"/>
    <w:rsid w:val="00AE383A"/>
    <w:rsid w:val="00AE3B4F"/>
    <w:rsid w:val="00AE4758"/>
    <w:rsid w:val="00AE5093"/>
    <w:rsid w:val="00AE5D79"/>
    <w:rsid w:val="00AE5FD5"/>
    <w:rsid w:val="00AE6232"/>
    <w:rsid w:val="00AE629F"/>
    <w:rsid w:val="00AE64DD"/>
    <w:rsid w:val="00AE6AC6"/>
    <w:rsid w:val="00AE710B"/>
    <w:rsid w:val="00AE716D"/>
    <w:rsid w:val="00AE7436"/>
    <w:rsid w:val="00AE797D"/>
    <w:rsid w:val="00AE7A88"/>
    <w:rsid w:val="00AF06F7"/>
    <w:rsid w:val="00AF0DDE"/>
    <w:rsid w:val="00AF0E84"/>
    <w:rsid w:val="00AF1130"/>
    <w:rsid w:val="00AF11FB"/>
    <w:rsid w:val="00AF1B0D"/>
    <w:rsid w:val="00AF1D03"/>
    <w:rsid w:val="00AF1F75"/>
    <w:rsid w:val="00AF2651"/>
    <w:rsid w:val="00AF2981"/>
    <w:rsid w:val="00AF2C25"/>
    <w:rsid w:val="00AF2D1C"/>
    <w:rsid w:val="00AF3444"/>
    <w:rsid w:val="00AF3511"/>
    <w:rsid w:val="00AF3535"/>
    <w:rsid w:val="00AF3EBB"/>
    <w:rsid w:val="00AF4557"/>
    <w:rsid w:val="00AF4736"/>
    <w:rsid w:val="00AF4A81"/>
    <w:rsid w:val="00AF52A6"/>
    <w:rsid w:val="00AF6041"/>
    <w:rsid w:val="00AF614F"/>
    <w:rsid w:val="00AF65B4"/>
    <w:rsid w:val="00AF6F4F"/>
    <w:rsid w:val="00AF710C"/>
    <w:rsid w:val="00AF7720"/>
    <w:rsid w:val="00B008C0"/>
    <w:rsid w:val="00B00F02"/>
    <w:rsid w:val="00B010D0"/>
    <w:rsid w:val="00B0183F"/>
    <w:rsid w:val="00B01FD2"/>
    <w:rsid w:val="00B026A3"/>
    <w:rsid w:val="00B027F1"/>
    <w:rsid w:val="00B0354C"/>
    <w:rsid w:val="00B03BE4"/>
    <w:rsid w:val="00B03E88"/>
    <w:rsid w:val="00B03EDE"/>
    <w:rsid w:val="00B043AB"/>
    <w:rsid w:val="00B045A3"/>
    <w:rsid w:val="00B04850"/>
    <w:rsid w:val="00B048FA"/>
    <w:rsid w:val="00B049E5"/>
    <w:rsid w:val="00B04AB0"/>
    <w:rsid w:val="00B04C00"/>
    <w:rsid w:val="00B05445"/>
    <w:rsid w:val="00B055A5"/>
    <w:rsid w:val="00B05836"/>
    <w:rsid w:val="00B05FD8"/>
    <w:rsid w:val="00B06D0A"/>
    <w:rsid w:val="00B07C1B"/>
    <w:rsid w:val="00B07CE3"/>
    <w:rsid w:val="00B07F65"/>
    <w:rsid w:val="00B104DF"/>
    <w:rsid w:val="00B109A5"/>
    <w:rsid w:val="00B10A80"/>
    <w:rsid w:val="00B10B2F"/>
    <w:rsid w:val="00B10F28"/>
    <w:rsid w:val="00B10FD4"/>
    <w:rsid w:val="00B11573"/>
    <w:rsid w:val="00B1170D"/>
    <w:rsid w:val="00B11D5B"/>
    <w:rsid w:val="00B1202C"/>
    <w:rsid w:val="00B1291E"/>
    <w:rsid w:val="00B12E19"/>
    <w:rsid w:val="00B12EB5"/>
    <w:rsid w:val="00B12EFE"/>
    <w:rsid w:val="00B12F33"/>
    <w:rsid w:val="00B13C8E"/>
    <w:rsid w:val="00B14321"/>
    <w:rsid w:val="00B14A2E"/>
    <w:rsid w:val="00B15232"/>
    <w:rsid w:val="00B15243"/>
    <w:rsid w:val="00B15340"/>
    <w:rsid w:val="00B160C7"/>
    <w:rsid w:val="00B1658C"/>
    <w:rsid w:val="00B1670A"/>
    <w:rsid w:val="00B168DC"/>
    <w:rsid w:val="00B16C93"/>
    <w:rsid w:val="00B17CFD"/>
    <w:rsid w:val="00B201B5"/>
    <w:rsid w:val="00B20651"/>
    <w:rsid w:val="00B20998"/>
    <w:rsid w:val="00B20B7D"/>
    <w:rsid w:val="00B20D41"/>
    <w:rsid w:val="00B21007"/>
    <w:rsid w:val="00B21602"/>
    <w:rsid w:val="00B221E9"/>
    <w:rsid w:val="00B224C5"/>
    <w:rsid w:val="00B22F5B"/>
    <w:rsid w:val="00B2314C"/>
    <w:rsid w:val="00B235E7"/>
    <w:rsid w:val="00B23719"/>
    <w:rsid w:val="00B237B2"/>
    <w:rsid w:val="00B238F1"/>
    <w:rsid w:val="00B243BA"/>
    <w:rsid w:val="00B24CCF"/>
    <w:rsid w:val="00B25ECF"/>
    <w:rsid w:val="00B260CE"/>
    <w:rsid w:val="00B261C6"/>
    <w:rsid w:val="00B26423"/>
    <w:rsid w:val="00B26668"/>
    <w:rsid w:val="00B26B72"/>
    <w:rsid w:val="00B26CE5"/>
    <w:rsid w:val="00B27288"/>
    <w:rsid w:val="00B27446"/>
    <w:rsid w:val="00B279F2"/>
    <w:rsid w:val="00B27A20"/>
    <w:rsid w:val="00B27A81"/>
    <w:rsid w:val="00B27A95"/>
    <w:rsid w:val="00B30570"/>
    <w:rsid w:val="00B30CFC"/>
    <w:rsid w:val="00B3133E"/>
    <w:rsid w:val="00B31425"/>
    <w:rsid w:val="00B31C4A"/>
    <w:rsid w:val="00B31FAB"/>
    <w:rsid w:val="00B32591"/>
    <w:rsid w:val="00B32DB7"/>
    <w:rsid w:val="00B3359F"/>
    <w:rsid w:val="00B335F7"/>
    <w:rsid w:val="00B33E0A"/>
    <w:rsid w:val="00B33E34"/>
    <w:rsid w:val="00B342EF"/>
    <w:rsid w:val="00B34573"/>
    <w:rsid w:val="00B34DA5"/>
    <w:rsid w:val="00B35BD3"/>
    <w:rsid w:val="00B36F14"/>
    <w:rsid w:val="00B36FFA"/>
    <w:rsid w:val="00B3722A"/>
    <w:rsid w:val="00B37261"/>
    <w:rsid w:val="00B377A1"/>
    <w:rsid w:val="00B40155"/>
    <w:rsid w:val="00B40EF3"/>
    <w:rsid w:val="00B416A6"/>
    <w:rsid w:val="00B418CE"/>
    <w:rsid w:val="00B431B0"/>
    <w:rsid w:val="00B431E2"/>
    <w:rsid w:val="00B438BA"/>
    <w:rsid w:val="00B43C05"/>
    <w:rsid w:val="00B4418A"/>
    <w:rsid w:val="00B4422B"/>
    <w:rsid w:val="00B4425F"/>
    <w:rsid w:val="00B44499"/>
    <w:rsid w:val="00B444EE"/>
    <w:rsid w:val="00B44FD4"/>
    <w:rsid w:val="00B4518B"/>
    <w:rsid w:val="00B46347"/>
    <w:rsid w:val="00B46812"/>
    <w:rsid w:val="00B46EEF"/>
    <w:rsid w:val="00B473DB"/>
    <w:rsid w:val="00B47A41"/>
    <w:rsid w:val="00B47EB6"/>
    <w:rsid w:val="00B50823"/>
    <w:rsid w:val="00B50851"/>
    <w:rsid w:val="00B50DBA"/>
    <w:rsid w:val="00B51338"/>
    <w:rsid w:val="00B51927"/>
    <w:rsid w:val="00B521B7"/>
    <w:rsid w:val="00B523BE"/>
    <w:rsid w:val="00B5375C"/>
    <w:rsid w:val="00B547E7"/>
    <w:rsid w:val="00B54962"/>
    <w:rsid w:val="00B54BCF"/>
    <w:rsid w:val="00B56372"/>
    <w:rsid w:val="00B56955"/>
    <w:rsid w:val="00B5718A"/>
    <w:rsid w:val="00B571E1"/>
    <w:rsid w:val="00B577EF"/>
    <w:rsid w:val="00B57B66"/>
    <w:rsid w:val="00B6058C"/>
    <w:rsid w:val="00B617CD"/>
    <w:rsid w:val="00B617DB"/>
    <w:rsid w:val="00B6311A"/>
    <w:rsid w:val="00B63A08"/>
    <w:rsid w:val="00B63D8E"/>
    <w:rsid w:val="00B63E05"/>
    <w:rsid w:val="00B64D77"/>
    <w:rsid w:val="00B64EE4"/>
    <w:rsid w:val="00B65BAE"/>
    <w:rsid w:val="00B661E9"/>
    <w:rsid w:val="00B662E3"/>
    <w:rsid w:val="00B66D93"/>
    <w:rsid w:val="00B67274"/>
    <w:rsid w:val="00B675BE"/>
    <w:rsid w:val="00B70038"/>
    <w:rsid w:val="00B70214"/>
    <w:rsid w:val="00B718FE"/>
    <w:rsid w:val="00B72339"/>
    <w:rsid w:val="00B729E2"/>
    <w:rsid w:val="00B72E65"/>
    <w:rsid w:val="00B743B1"/>
    <w:rsid w:val="00B74701"/>
    <w:rsid w:val="00B753C3"/>
    <w:rsid w:val="00B75714"/>
    <w:rsid w:val="00B75FB0"/>
    <w:rsid w:val="00B763ED"/>
    <w:rsid w:val="00B76898"/>
    <w:rsid w:val="00B76A4A"/>
    <w:rsid w:val="00B76DB9"/>
    <w:rsid w:val="00B7765A"/>
    <w:rsid w:val="00B77B12"/>
    <w:rsid w:val="00B80881"/>
    <w:rsid w:val="00B80A6F"/>
    <w:rsid w:val="00B80BE4"/>
    <w:rsid w:val="00B81B61"/>
    <w:rsid w:val="00B81E3E"/>
    <w:rsid w:val="00B81F99"/>
    <w:rsid w:val="00B8213D"/>
    <w:rsid w:val="00B8267D"/>
    <w:rsid w:val="00B82CFD"/>
    <w:rsid w:val="00B82DAC"/>
    <w:rsid w:val="00B831C8"/>
    <w:rsid w:val="00B83798"/>
    <w:rsid w:val="00B83ED8"/>
    <w:rsid w:val="00B83FBD"/>
    <w:rsid w:val="00B8402D"/>
    <w:rsid w:val="00B842EE"/>
    <w:rsid w:val="00B84A5F"/>
    <w:rsid w:val="00B84B36"/>
    <w:rsid w:val="00B84C60"/>
    <w:rsid w:val="00B856A9"/>
    <w:rsid w:val="00B860C7"/>
    <w:rsid w:val="00B86E23"/>
    <w:rsid w:val="00B876B4"/>
    <w:rsid w:val="00B87CC1"/>
    <w:rsid w:val="00B87CFE"/>
    <w:rsid w:val="00B906F1"/>
    <w:rsid w:val="00B91D27"/>
    <w:rsid w:val="00B92026"/>
    <w:rsid w:val="00B92065"/>
    <w:rsid w:val="00B921CB"/>
    <w:rsid w:val="00B928F5"/>
    <w:rsid w:val="00B92C48"/>
    <w:rsid w:val="00B931DE"/>
    <w:rsid w:val="00B9347D"/>
    <w:rsid w:val="00B93C91"/>
    <w:rsid w:val="00B94157"/>
    <w:rsid w:val="00B954E7"/>
    <w:rsid w:val="00B956BC"/>
    <w:rsid w:val="00B95D80"/>
    <w:rsid w:val="00B95DE3"/>
    <w:rsid w:val="00B95E85"/>
    <w:rsid w:val="00B9692A"/>
    <w:rsid w:val="00B96B79"/>
    <w:rsid w:val="00B96C93"/>
    <w:rsid w:val="00B97198"/>
    <w:rsid w:val="00B9768E"/>
    <w:rsid w:val="00B97754"/>
    <w:rsid w:val="00B97B79"/>
    <w:rsid w:val="00B97D82"/>
    <w:rsid w:val="00B97FAF"/>
    <w:rsid w:val="00BA023F"/>
    <w:rsid w:val="00BA0271"/>
    <w:rsid w:val="00BA02AE"/>
    <w:rsid w:val="00BA03AE"/>
    <w:rsid w:val="00BA0D64"/>
    <w:rsid w:val="00BA1BCE"/>
    <w:rsid w:val="00BA1CE9"/>
    <w:rsid w:val="00BA1EB2"/>
    <w:rsid w:val="00BA256D"/>
    <w:rsid w:val="00BA2CA1"/>
    <w:rsid w:val="00BA2D5B"/>
    <w:rsid w:val="00BA2E5C"/>
    <w:rsid w:val="00BA30D5"/>
    <w:rsid w:val="00BA3A48"/>
    <w:rsid w:val="00BA468D"/>
    <w:rsid w:val="00BA4E7D"/>
    <w:rsid w:val="00BA611A"/>
    <w:rsid w:val="00BA63D6"/>
    <w:rsid w:val="00BA695D"/>
    <w:rsid w:val="00BA7051"/>
    <w:rsid w:val="00BA7188"/>
    <w:rsid w:val="00BB07CA"/>
    <w:rsid w:val="00BB08DD"/>
    <w:rsid w:val="00BB115A"/>
    <w:rsid w:val="00BB12E5"/>
    <w:rsid w:val="00BB1AD3"/>
    <w:rsid w:val="00BB2D7D"/>
    <w:rsid w:val="00BB3423"/>
    <w:rsid w:val="00BB3842"/>
    <w:rsid w:val="00BB4B92"/>
    <w:rsid w:val="00BB5024"/>
    <w:rsid w:val="00BB52DB"/>
    <w:rsid w:val="00BB5937"/>
    <w:rsid w:val="00BB5AA9"/>
    <w:rsid w:val="00BB5B88"/>
    <w:rsid w:val="00BB5F53"/>
    <w:rsid w:val="00BB6594"/>
    <w:rsid w:val="00BB75BB"/>
    <w:rsid w:val="00BB777D"/>
    <w:rsid w:val="00BC036F"/>
    <w:rsid w:val="00BC1307"/>
    <w:rsid w:val="00BC14B3"/>
    <w:rsid w:val="00BC170F"/>
    <w:rsid w:val="00BC17A5"/>
    <w:rsid w:val="00BC17E9"/>
    <w:rsid w:val="00BC2467"/>
    <w:rsid w:val="00BC368D"/>
    <w:rsid w:val="00BC3E72"/>
    <w:rsid w:val="00BC47DE"/>
    <w:rsid w:val="00BC492E"/>
    <w:rsid w:val="00BC4EBF"/>
    <w:rsid w:val="00BC5BAE"/>
    <w:rsid w:val="00BC5D69"/>
    <w:rsid w:val="00BC5E82"/>
    <w:rsid w:val="00BC6A28"/>
    <w:rsid w:val="00BC6AFD"/>
    <w:rsid w:val="00BC743D"/>
    <w:rsid w:val="00BC7C35"/>
    <w:rsid w:val="00BC7CC8"/>
    <w:rsid w:val="00BC7FED"/>
    <w:rsid w:val="00BD00F7"/>
    <w:rsid w:val="00BD01F3"/>
    <w:rsid w:val="00BD06CF"/>
    <w:rsid w:val="00BD0C6B"/>
    <w:rsid w:val="00BD0CB1"/>
    <w:rsid w:val="00BD0D49"/>
    <w:rsid w:val="00BD10CA"/>
    <w:rsid w:val="00BD1868"/>
    <w:rsid w:val="00BD1A26"/>
    <w:rsid w:val="00BD1B0D"/>
    <w:rsid w:val="00BD1F71"/>
    <w:rsid w:val="00BD1F72"/>
    <w:rsid w:val="00BD35F4"/>
    <w:rsid w:val="00BD366D"/>
    <w:rsid w:val="00BD3F7B"/>
    <w:rsid w:val="00BD42BC"/>
    <w:rsid w:val="00BD45CE"/>
    <w:rsid w:val="00BD5136"/>
    <w:rsid w:val="00BD527E"/>
    <w:rsid w:val="00BD5BC6"/>
    <w:rsid w:val="00BD6499"/>
    <w:rsid w:val="00BD649D"/>
    <w:rsid w:val="00BD678F"/>
    <w:rsid w:val="00BD6854"/>
    <w:rsid w:val="00BD68C6"/>
    <w:rsid w:val="00BD6938"/>
    <w:rsid w:val="00BD6CFF"/>
    <w:rsid w:val="00BD750C"/>
    <w:rsid w:val="00BD7855"/>
    <w:rsid w:val="00BD7AF2"/>
    <w:rsid w:val="00BE0708"/>
    <w:rsid w:val="00BE0F69"/>
    <w:rsid w:val="00BE11BB"/>
    <w:rsid w:val="00BE1757"/>
    <w:rsid w:val="00BE1AEC"/>
    <w:rsid w:val="00BE3172"/>
    <w:rsid w:val="00BE319F"/>
    <w:rsid w:val="00BE39FB"/>
    <w:rsid w:val="00BE40B7"/>
    <w:rsid w:val="00BE4A6A"/>
    <w:rsid w:val="00BE4C80"/>
    <w:rsid w:val="00BE4D84"/>
    <w:rsid w:val="00BE5BEF"/>
    <w:rsid w:val="00BE5E97"/>
    <w:rsid w:val="00BE61B1"/>
    <w:rsid w:val="00BE6674"/>
    <w:rsid w:val="00BE6724"/>
    <w:rsid w:val="00BE6A32"/>
    <w:rsid w:val="00BE7B59"/>
    <w:rsid w:val="00BE7C90"/>
    <w:rsid w:val="00BE7CCF"/>
    <w:rsid w:val="00BF0990"/>
    <w:rsid w:val="00BF0A1F"/>
    <w:rsid w:val="00BF0E3D"/>
    <w:rsid w:val="00BF10A7"/>
    <w:rsid w:val="00BF1C6E"/>
    <w:rsid w:val="00BF232E"/>
    <w:rsid w:val="00BF33D4"/>
    <w:rsid w:val="00BF35F9"/>
    <w:rsid w:val="00BF371D"/>
    <w:rsid w:val="00BF3CDC"/>
    <w:rsid w:val="00BF3DE0"/>
    <w:rsid w:val="00BF4321"/>
    <w:rsid w:val="00BF4365"/>
    <w:rsid w:val="00BF44C2"/>
    <w:rsid w:val="00BF4B8B"/>
    <w:rsid w:val="00BF4F4F"/>
    <w:rsid w:val="00BF5A00"/>
    <w:rsid w:val="00BF5AC4"/>
    <w:rsid w:val="00BF5CCC"/>
    <w:rsid w:val="00BF602F"/>
    <w:rsid w:val="00BF62AD"/>
    <w:rsid w:val="00BF69B0"/>
    <w:rsid w:val="00BF6EC1"/>
    <w:rsid w:val="00BF7227"/>
    <w:rsid w:val="00C005A9"/>
    <w:rsid w:val="00C0079D"/>
    <w:rsid w:val="00C009AC"/>
    <w:rsid w:val="00C009BB"/>
    <w:rsid w:val="00C00F5C"/>
    <w:rsid w:val="00C0126F"/>
    <w:rsid w:val="00C0130C"/>
    <w:rsid w:val="00C01549"/>
    <w:rsid w:val="00C01957"/>
    <w:rsid w:val="00C01AAC"/>
    <w:rsid w:val="00C02A9F"/>
    <w:rsid w:val="00C02BB3"/>
    <w:rsid w:val="00C02DC4"/>
    <w:rsid w:val="00C03402"/>
    <w:rsid w:val="00C0377E"/>
    <w:rsid w:val="00C03C35"/>
    <w:rsid w:val="00C04077"/>
    <w:rsid w:val="00C04D1D"/>
    <w:rsid w:val="00C04D3F"/>
    <w:rsid w:val="00C05316"/>
    <w:rsid w:val="00C053BB"/>
    <w:rsid w:val="00C054D5"/>
    <w:rsid w:val="00C054F2"/>
    <w:rsid w:val="00C05776"/>
    <w:rsid w:val="00C05D47"/>
    <w:rsid w:val="00C05DA6"/>
    <w:rsid w:val="00C05DCB"/>
    <w:rsid w:val="00C063F3"/>
    <w:rsid w:val="00C068F3"/>
    <w:rsid w:val="00C06916"/>
    <w:rsid w:val="00C1015A"/>
    <w:rsid w:val="00C103D9"/>
    <w:rsid w:val="00C106B3"/>
    <w:rsid w:val="00C108FE"/>
    <w:rsid w:val="00C11DD3"/>
    <w:rsid w:val="00C1201C"/>
    <w:rsid w:val="00C1277C"/>
    <w:rsid w:val="00C128D8"/>
    <w:rsid w:val="00C13154"/>
    <w:rsid w:val="00C131BD"/>
    <w:rsid w:val="00C13242"/>
    <w:rsid w:val="00C13362"/>
    <w:rsid w:val="00C136A0"/>
    <w:rsid w:val="00C1377E"/>
    <w:rsid w:val="00C140E5"/>
    <w:rsid w:val="00C143C5"/>
    <w:rsid w:val="00C14DC6"/>
    <w:rsid w:val="00C1533C"/>
    <w:rsid w:val="00C15AFB"/>
    <w:rsid w:val="00C15C54"/>
    <w:rsid w:val="00C16651"/>
    <w:rsid w:val="00C1676D"/>
    <w:rsid w:val="00C16F2C"/>
    <w:rsid w:val="00C1730F"/>
    <w:rsid w:val="00C17750"/>
    <w:rsid w:val="00C177C3"/>
    <w:rsid w:val="00C17AEC"/>
    <w:rsid w:val="00C202FC"/>
    <w:rsid w:val="00C21246"/>
    <w:rsid w:val="00C2188A"/>
    <w:rsid w:val="00C219BD"/>
    <w:rsid w:val="00C21A19"/>
    <w:rsid w:val="00C21AF7"/>
    <w:rsid w:val="00C21B27"/>
    <w:rsid w:val="00C221C5"/>
    <w:rsid w:val="00C22599"/>
    <w:rsid w:val="00C23DF9"/>
    <w:rsid w:val="00C24010"/>
    <w:rsid w:val="00C2549B"/>
    <w:rsid w:val="00C25740"/>
    <w:rsid w:val="00C2618D"/>
    <w:rsid w:val="00C26457"/>
    <w:rsid w:val="00C267F0"/>
    <w:rsid w:val="00C26C48"/>
    <w:rsid w:val="00C26CD3"/>
    <w:rsid w:val="00C27027"/>
    <w:rsid w:val="00C27212"/>
    <w:rsid w:val="00C30360"/>
    <w:rsid w:val="00C307A6"/>
    <w:rsid w:val="00C30E74"/>
    <w:rsid w:val="00C3119A"/>
    <w:rsid w:val="00C3125F"/>
    <w:rsid w:val="00C31355"/>
    <w:rsid w:val="00C31855"/>
    <w:rsid w:val="00C31C3C"/>
    <w:rsid w:val="00C31E72"/>
    <w:rsid w:val="00C324E4"/>
    <w:rsid w:val="00C325F3"/>
    <w:rsid w:val="00C32FA3"/>
    <w:rsid w:val="00C32FB7"/>
    <w:rsid w:val="00C3320D"/>
    <w:rsid w:val="00C33D28"/>
    <w:rsid w:val="00C346A6"/>
    <w:rsid w:val="00C34EC9"/>
    <w:rsid w:val="00C34F5D"/>
    <w:rsid w:val="00C34F92"/>
    <w:rsid w:val="00C358A6"/>
    <w:rsid w:val="00C35AF4"/>
    <w:rsid w:val="00C36579"/>
    <w:rsid w:val="00C36DDD"/>
    <w:rsid w:val="00C374CD"/>
    <w:rsid w:val="00C40179"/>
    <w:rsid w:val="00C40F1B"/>
    <w:rsid w:val="00C410F4"/>
    <w:rsid w:val="00C413EE"/>
    <w:rsid w:val="00C417FA"/>
    <w:rsid w:val="00C41977"/>
    <w:rsid w:val="00C4199C"/>
    <w:rsid w:val="00C421F5"/>
    <w:rsid w:val="00C423DB"/>
    <w:rsid w:val="00C43E41"/>
    <w:rsid w:val="00C43FA1"/>
    <w:rsid w:val="00C44213"/>
    <w:rsid w:val="00C4438A"/>
    <w:rsid w:val="00C44AAB"/>
    <w:rsid w:val="00C44F47"/>
    <w:rsid w:val="00C45759"/>
    <w:rsid w:val="00C4582D"/>
    <w:rsid w:val="00C45A44"/>
    <w:rsid w:val="00C45D7C"/>
    <w:rsid w:val="00C46094"/>
    <w:rsid w:val="00C465D5"/>
    <w:rsid w:val="00C467E7"/>
    <w:rsid w:val="00C46AE0"/>
    <w:rsid w:val="00C47314"/>
    <w:rsid w:val="00C47D14"/>
    <w:rsid w:val="00C47E62"/>
    <w:rsid w:val="00C50724"/>
    <w:rsid w:val="00C508FB"/>
    <w:rsid w:val="00C50ADD"/>
    <w:rsid w:val="00C50F5B"/>
    <w:rsid w:val="00C51B43"/>
    <w:rsid w:val="00C51E04"/>
    <w:rsid w:val="00C51F7C"/>
    <w:rsid w:val="00C52C8F"/>
    <w:rsid w:val="00C52DFD"/>
    <w:rsid w:val="00C5341E"/>
    <w:rsid w:val="00C53ACC"/>
    <w:rsid w:val="00C53B83"/>
    <w:rsid w:val="00C554D0"/>
    <w:rsid w:val="00C55631"/>
    <w:rsid w:val="00C55B09"/>
    <w:rsid w:val="00C55CB2"/>
    <w:rsid w:val="00C5673D"/>
    <w:rsid w:val="00C57233"/>
    <w:rsid w:val="00C57349"/>
    <w:rsid w:val="00C5744D"/>
    <w:rsid w:val="00C576A9"/>
    <w:rsid w:val="00C5774F"/>
    <w:rsid w:val="00C577B3"/>
    <w:rsid w:val="00C57A80"/>
    <w:rsid w:val="00C57F41"/>
    <w:rsid w:val="00C60104"/>
    <w:rsid w:val="00C6040A"/>
    <w:rsid w:val="00C6100D"/>
    <w:rsid w:val="00C610CD"/>
    <w:rsid w:val="00C613F5"/>
    <w:rsid w:val="00C6219D"/>
    <w:rsid w:val="00C624DB"/>
    <w:rsid w:val="00C63FE5"/>
    <w:rsid w:val="00C64919"/>
    <w:rsid w:val="00C65616"/>
    <w:rsid w:val="00C6584E"/>
    <w:rsid w:val="00C65D80"/>
    <w:rsid w:val="00C66080"/>
    <w:rsid w:val="00C66857"/>
    <w:rsid w:val="00C67108"/>
    <w:rsid w:val="00C6762A"/>
    <w:rsid w:val="00C67A07"/>
    <w:rsid w:val="00C67D89"/>
    <w:rsid w:val="00C703A1"/>
    <w:rsid w:val="00C70414"/>
    <w:rsid w:val="00C7058A"/>
    <w:rsid w:val="00C7067D"/>
    <w:rsid w:val="00C706D3"/>
    <w:rsid w:val="00C7089E"/>
    <w:rsid w:val="00C709D8"/>
    <w:rsid w:val="00C70B65"/>
    <w:rsid w:val="00C70D53"/>
    <w:rsid w:val="00C71F37"/>
    <w:rsid w:val="00C724E8"/>
    <w:rsid w:val="00C7253F"/>
    <w:rsid w:val="00C72A66"/>
    <w:rsid w:val="00C73556"/>
    <w:rsid w:val="00C73B6C"/>
    <w:rsid w:val="00C74007"/>
    <w:rsid w:val="00C74212"/>
    <w:rsid w:val="00C742EF"/>
    <w:rsid w:val="00C7449F"/>
    <w:rsid w:val="00C7471D"/>
    <w:rsid w:val="00C74BA0"/>
    <w:rsid w:val="00C75269"/>
    <w:rsid w:val="00C75579"/>
    <w:rsid w:val="00C758FB"/>
    <w:rsid w:val="00C763BB"/>
    <w:rsid w:val="00C76B2A"/>
    <w:rsid w:val="00C76C82"/>
    <w:rsid w:val="00C77373"/>
    <w:rsid w:val="00C77390"/>
    <w:rsid w:val="00C7758C"/>
    <w:rsid w:val="00C77930"/>
    <w:rsid w:val="00C80413"/>
    <w:rsid w:val="00C81119"/>
    <w:rsid w:val="00C81769"/>
    <w:rsid w:val="00C821DE"/>
    <w:rsid w:val="00C82C6A"/>
    <w:rsid w:val="00C82C76"/>
    <w:rsid w:val="00C836AC"/>
    <w:rsid w:val="00C83885"/>
    <w:rsid w:val="00C83D8E"/>
    <w:rsid w:val="00C848FF"/>
    <w:rsid w:val="00C84A71"/>
    <w:rsid w:val="00C850AA"/>
    <w:rsid w:val="00C85122"/>
    <w:rsid w:val="00C85671"/>
    <w:rsid w:val="00C858D7"/>
    <w:rsid w:val="00C86BB6"/>
    <w:rsid w:val="00C87157"/>
    <w:rsid w:val="00C87B76"/>
    <w:rsid w:val="00C9061A"/>
    <w:rsid w:val="00C90B8D"/>
    <w:rsid w:val="00C91688"/>
    <w:rsid w:val="00C9179B"/>
    <w:rsid w:val="00C922EC"/>
    <w:rsid w:val="00C922F7"/>
    <w:rsid w:val="00C924EE"/>
    <w:rsid w:val="00C92598"/>
    <w:rsid w:val="00C9275A"/>
    <w:rsid w:val="00C93BA0"/>
    <w:rsid w:val="00C93C69"/>
    <w:rsid w:val="00C947A7"/>
    <w:rsid w:val="00C94D8B"/>
    <w:rsid w:val="00C9550A"/>
    <w:rsid w:val="00C96A52"/>
    <w:rsid w:val="00C96AF8"/>
    <w:rsid w:val="00C9799E"/>
    <w:rsid w:val="00C97D00"/>
    <w:rsid w:val="00CA08B6"/>
    <w:rsid w:val="00CA08BC"/>
    <w:rsid w:val="00CA134E"/>
    <w:rsid w:val="00CA14F8"/>
    <w:rsid w:val="00CA307B"/>
    <w:rsid w:val="00CA30E2"/>
    <w:rsid w:val="00CA3AA6"/>
    <w:rsid w:val="00CA3B77"/>
    <w:rsid w:val="00CA3D11"/>
    <w:rsid w:val="00CA3E0F"/>
    <w:rsid w:val="00CA3F6C"/>
    <w:rsid w:val="00CA48B7"/>
    <w:rsid w:val="00CA50B3"/>
    <w:rsid w:val="00CA5501"/>
    <w:rsid w:val="00CA595D"/>
    <w:rsid w:val="00CA5ECA"/>
    <w:rsid w:val="00CA677A"/>
    <w:rsid w:val="00CA7234"/>
    <w:rsid w:val="00CA7636"/>
    <w:rsid w:val="00CA7AD9"/>
    <w:rsid w:val="00CB01DA"/>
    <w:rsid w:val="00CB10E1"/>
    <w:rsid w:val="00CB16E6"/>
    <w:rsid w:val="00CB19FF"/>
    <w:rsid w:val="00CB1CF8"/>
    <w:rsid w:val="00CB2087"/>
    <w:rsid w:val="00CB28EC"/>
    <w:rsid w:val="00CB2B01"/>
    <w:rsid w:val="00CB3278"/>
    <w:rsid w:val="00CB36FD"/>
    <w:rsid w:val="00CB3A60"/>
    <w:rsid w:val="00CB3C9C"/>
    <w:rsid w:val="00CB4023"/>
    <w:rsid w:val="00CB4746"/>
    <w:rsid w:val="00CB57BC"/>
    <w:rsid w:val="00CB598E"/>
    <w:rsid w:val="00CB6584"/>
    <w:rsid w:val="00CB6DEB"/>
    <w:rsid w:val="00CB7284"/>
    <w:rsid w:val="00CB7405"/>
    <w:rsid w:val="00CB764E"/>
    <w:rsid w:val="00CB7CAE"/>
    <w:rsid w:val="00CC036F"/>
    <w:rsid w:val="00CC0804"/>
    <w:rsid w:val="00CC0987"/>
    <w:rsid w:val="00CC0CCE"/>
    <w:rsid w:val="00CC0E74"/>
    <w:rsid w:val="00CC1523"/>
    <w:rsid w:val="00CC1759"/>
    <w:rsid w:val="00CC17DC"/>
    <w:rsid w:val="00CC2E59"/>
    <w:rsid w:val="00CC3106"/>
    <w:rsid w:val="00CC342D"/>
    <w:rsid w:val="00CC4795"/>
    <w:rsid w:val="00CC49FA"/>
    <w:rsid w:val="00CC4A8C"/>
    <w:rsid w:val="00CC4DD1"/>
    <w:rsid w:val="00CC4E11"/>
    <w:rsid w:val="00CC50F7"/>
    <w:rsid w:val="00CC545C"/>
    <w:rsid w:val="00CC559A"/>
    <w:rsid w:val="00CC5E84"/>
    <w:rsid w:val="00CC5FDE"/>
    <w:rsid w:val="00CC63A2"/>
    <w:rsid w:val="00CC645C"/>
    <w:rsid w:val="00CC7189"/>
    <w:rsid w:val="00CC72C6"/>
    <w:rsid w:val="00CC7E2D"/>
    <w:rsid w:val="00CC7EA3"/>
    <w:rsid w:val="00CD00AD"/>
    <w:rsid w:val="00CD0225"/>
    <w:rsid w:val="00CD0F09"/>
    <w:rsid w:val="00CD2056"/>
    <w:rsid w:val="00CD23F5"/>
    <w:rsid w:val="00CD2900"/>
    <w:rsid w:val="00CD2B2E"/>
    <w:rsid w:val="00CD3684"/>
    <w:rsid w:val="00CD3929"/>
    <w:rsid w:val="00CD3FD4"/>
    <w:rsid w:val="00CD4006"/>
    <w:rsid w:val="00CD4082"/>
    <w:rsid w:val="00CD5312"/>
    <w:rsid w:val="00CD5E69"/>
    <w:rsid w:val="00CD607A"/>
    <w:rsid w:val="00CD738D"/>
    <w:rsid w:val="00CD77B1"/>
    <w:rsid w:val="00CD7A2F"/>
    <w:rsid w:val="00CE0165"/>
    <w:rsid w:val="00CE0996"/>
    <w:rsid w:val="00CE1219"/>
    <w:rsid w:val="00CE2A63"/>
    <w:rsid w:val="00CE325A"/>
    <w:rsid w:val="00CE3508"/>
    <w:rsid w:val="00CE3891"/>
    <w:rsid w:val="00CE48C8"/>
    <w:rsid w:val="00CE4ADC"/>
    <w:rsid w:val="00CE4D91"/>
    <w:rsid w:val="00CE4F25"/>
    <w:rsid w:val="00CE5828"/>
    <w:rsid w:val="00CE593A"/>
    <w:rsid w:val="00CE599D"/>
    <w:rsid w:val="00CE62E5"/>
    <w:rsid w:val="00CE6AF0"/>
    <w:rsid w:val="00CE6C82"/>
    <w:rsid w:val="00CE6DBA"/>
    <w:rsid w:val="00CE708A"/>
    <w:rsid w:val="00CE764B"/>
    <w:rsid w:val="00CE7C56"/>
    <w:rsid w:val="00CE7F54"/>
    <w:rsid w:val="00CE7F78"/>
    <w:rsid w:val="00CF03AF"/>
    <w:rsid w:val="00CF058D"/>
    <w:rsid w:val="00CF06D8"/>
    <w:rsid w:val="00CF0CFA"/>
    <w:rsid w:val="00CF0EF1"/>
    <w:rsid w:val="00CF11CF"/>
    <w:rsid w:val="00CF16D0"/>
    <w:rsid w:val="00CF18F9"/>
    <w:rsid w:val="00CF1A55"/>
    <w:rsid w:val="00CF231A"/>
    <w:rsid w:val="00CF2644"/>
    <w:rsid w:val="00CF2A2F"/>
    <w:rsid w:val="00CF3594"/>
    <w:rsid w:val="00CF378A"/>
    <w:rsid w:val="00CF39E7"/>
    <w:rsid w:val="00CF3F11"/>
    <w:rsid w:val="00CF49DB"/>
    <w:rsid w:val="00CF5439"/>
    <w:rsid w:val="00CF5776"/>
    <w:rsid w:val="00CF5BB9"/>
    <w:rsid w:val="00CF65B5"/>
    <w:rsid w:val="00CF77EE"/>
    <w:rsid w:val="00CF7E2F"/>
    <w:rsid w:val="00D0004A"/>
    <w:rsid w:val="00D0014A"/>
    <w:rsid w:val="00D00FE1"/>
    <w:rsid w:val="00D01184"/>
    <w:rsid w:val="00D01A57"/>
    <w:rsid w:val="00D01B24"/>
    <w:rsid w:val="00D022A7"/>
    <w:rsid w:val="00D023DE"/>
    <w:rsid w:val="00D03396"/>
    <w:rsid w:val="00D03824"/>
    <w:rsid w:val="00D039DE"/>
    <w:rsid w:val="00D039F5"/>
    <w:rsid w:val="00D04340"/>
    <w:rsid w:val="00D04719"/>
    <w:rsid w:val="00D049E2"/>
    <w:rsid w:val="00D050C7"/>
    <w:rsid w:val="00D051C0"/>
    <w:rsid w:val="00D05938"/>
    <w:rsid w:val="00D05EB8"/>
    <w:rsid w:val="00D05FFC"/>
    <w:rsid w:val="00D06268"/>
    <w:rsid w:val="00D062D7"/>
    <w:rsid w:val="00D0639F"/>
    <w:rsid w:val="00D0659B"/>
    <w:rsid w:val="00D065AA"/>
    <w:rsid w:val="00D065E1"/>
    <w:rsid w:val="00D06733"/>
    <w:rsid w:val="00D07EC2"/>
    <w:rsid w:val="00D1003D"/>
    <w:rsid w:val="00D10C29"/>
    <w:rsid w:val="00D11AD3"/>
    <w:rsid w:val="00D120EC"/>
    <w:rsid w:val="00D12108"/>
    <w:rsid w:val="00D12629"/>
    <w:rsid w:val="00D12714"/>
    <w:rsid w:val="00D12C43"/>
    <w:rsid w:val="00D138E1"/>
    <w:rsid w:val="00D13B3D"/>
    <w:rsid w:val="00D13F82"/>
    <w:rsid w:val="00D13FA0"/>
    <w:rsid w:val="00D1431C"/>
    <w:rsid w:val="00D14362"/>
    <w:rsid w:val="00D14696"/>
    <w:rsid w:val="00D15692"/>
    <w:rsid w:val="00D15850"/>
    <w:rsid w:val="00D16417"/>
    <w:rsid w:val="00D16700"/>
    <w:rsid w:val="00D16FA8"/>
    <w:rsid w:val="00D17E19"/>
    <w:rsid w:val="00D20364"/>
    <w:rsid w:val="00D20889"/>
    <w:rsid w:val="00D212BB"/>
    <w:rsid w:val="00D222B0"/>
    <w:rsid w:val="00D236F2"/>
    <w:rsid w:val="00D23845"/>
    <w:rsid w:val="00D24981"/>
    <w:rsid w:val="00D24AC7"/>
    <w:rsid w:val="00D24C76"/>
    <w:rsid w:val="00D24DCB"/>
    <w:rsid w:val="00D24F6F"/>
    <w:rsid w:val="00D254B2"/>
    <w:rsid w:val="00D25FFC"/>
    <w:rsid w:val="00D26006"/>
    <w:rsid w:val="00D26459"/>
    <w:rsid w:val="00D26802"/>
    <w:rsid w:val="00D27354"/>
    <w:rsid w:val="00D2742D"/>
    <w:rsid w:val="00D30A28"/>
    <w:rsid w:val="00D30D9B"/>
    <w:rsid w:val="00D3245E"/>
    <w:rsid w:val="00D32B0E"/>
    <w:rsid w:val="00D32F60"/>
    <w:rsid w:val="00D3334E"/>
    <w:rsid w:val="00D333E1"/>
    <w:rsid w:val="00D33558"/>
    <w:rsid w:val="00D33C61"/>
    <w:rsid w:val="00D34340"/>
    <w:rsid w:val="00D34555"/>
    <w:rsid w:val="00D34975"/>
    <w:rsid w:val="00D35405"/>
    <w:rsid w:val="00D35622"/>
    <w:rsid w:val="00D35BE4"/>
    <w:rsid w:val="00D3641B"/>
    <w:rsid w:val="00D36D91"/>
    <w:rsid w:val="00D377D9"/>
    <w:rsid w:val="00D404E9"/>
    <w:rsid w:val="00D4087C"/>
    <w:rsid w:val="00D415CE"/>
    <w:rsid w:val="00D41B86"/>
    <w:rsid w:val="00D41D32"/>
    <w:rsid w:val="00D41E71"/>
    <w:rsid w:val="00D41F9E"/>
    <w:rsid w:val="00D426EF"/>
    <w:rsid w:val="00D42810"/>
    <w:rsid w:val="00D43642"/>
    <w:rsid w:val="00D4487C"/>
    <w:rsid w:val="00D44DC6"/>
    <w:rsid w:val="00D46C2B"/>
    <w:rsid w:val="00D47067"/>
    <w:rsid w:val="00D4725F"/>
    <w:rsid w:val="00D4731B"/>
    <w:rsid w:val="00D47C55"/>
    <w:rsid w:val="00D50767"/>
    <w:rsid w:val="00D50A70"/>
    <w:rsid w:val="00D51E70"/>
    <w:rsid w:val="00D51FBD"/>
    <w:rsid w:val="00D52379"/>
    <w:rsid w:val="00D526C3"/>
    <w:rsid w:val="00D52950"/>
    <w:rsid w:val="00D52B55"/>
    <w:rsid w:val="00D53787"/>
    <w:rsid w:val="00D54280"/>
    <w:rsid w:val="00D5430B"/>
    <w:rsid w:val="00D544BD"/>
    <w:rsid w:val="00D5469D"/>
    <w:rsid w:val="00D54E4B"/>
    <w:rsid w:val="00D55006"/>
    <w:rsid w:val="00D558B6"/>
    <w:rsid w:val="00D565EC"/>
    <w:rsid w:val="00D56703"/>
    <w:rsid w:val="00D56719"/>
    <w:rsid w:val="00D57E6D"/>
    <w:rsid w:val="00D57EE2"/>
    <w:rsid w:val="00D57F98"/>
    <w:rsid w:val="00D60393"/>
    <w:rsid w:val="00D60537"/>
    <w:rsid w:val="00D606B5"/>
    <w:rsid w:val="00D60FFA"/>
    <w:rsid w:val="00D61426"/>
    <w:rsid w:val="00D61795"/>
    <w:rsid w:val="00D618BF"/>
    <w:rsid w:val="00D619F0"/>
    <w:rsid w:val="00D62B1C"/>
    <w:rsid w:val="00D62C3C"/>
    <w:rsid w:val="00D62ECD"/>
    <w:rsid w:val="00D630DD"/>
    <w:rsid w:val="00D632DB"/>
    <w:rsid w:val="00D6358A"/>
    <w:rsid w:val="00D63C37"/>
    <w:rsid w:val="00D63E0C"/>
    <w:rsid w:val="00D63F17"/>
    <w:rsid w:val="00D63FF9"/>
    <w:rsid w:val="00D64687"/>
    <w:rsid w:val="00D64C9E"/>
    <w:rsid w:val="00D65B4A"/>
    <w:rsid w:val="00D65D04"/>
    <w:rsid w:val="00D66BFA"/>
    <w:rsid w:val="00D66EAB"/>
    <w:rsid w:val="00D66EBD"/>
    <w:rsid w:val="00D67B3E"/>
    <w:rsid w:val="00D67E31"/>
    <w:rsid w:val="00D703DE"/>
    <w:rsid w:val="00D7045E"/>
    <w:rsid w:val="00D70912"/>
    <w:rsid w:val="00D70D96"/>
    <w:rsid w:val="00D70FDE"/>
    <w:rsid w:val="00D710CD"/>
    <w:rsid w:val="00D717B1"/>
    <w:rsid w:val="00D7226F"/>
    <w:rsid w:val="00D72C80"/>
    <w:rsid w:val="00D72E14"/>
    <w:rsid w:val="00D72E76"/>
    <w:rsid w:val="00D73177"/>
    <w:rsid w:val="00D741AF"/>
    <w:rsid w:val="00D747C5"/>
    <w:rsid w:val="00D75548"/>
    <w:rsid w:val="00D75A51"/>
    <w:rsid w:val="00D75AE9"/>
    <w:rsid w:val="00D76178"/>
    <w:rsid w:val="00D7635A"/>
    <w:rsid w:val="00D766A5"/>
    <w:rsid w:val="00D77722"/>
    <w:rsid w:val="00D778B1"/>
    <w:rsid w:val="00D77AE6"/>
    <w:rsid w:val="00D77E80"/>
    <w:rsid w:val="00D803CF"/>
    <w:rsid w:val="00D80825"/>
    <w:rsid w:val="00D80B4B"/>
    <w:rsid w:val="00D80E18"/>
    <w:rsid w:val="00D81A10"/>
    <w:rsid w:val="00D81BB6"/>
    <w:rsid w:val="00D81C47"/>
    <w:rsid w:val="00D821B6"/>
    <w:rsid w:val="00D82317"/>
    <w:rsid w:val="00D824F1"/>
    <w:rsid w:val="00D826F4"/>
    <w:rsid w:val="00D82AF9"/>
    <w:rsid w:val="00D82C79"/>
    <w:rsid w:val="00D834F7"/>
    <w:rsid w:val="00D83813"/>
    <w:rsid w:val="00D83CBB"/>
    <w:rsid w:val="00D84825"/>
    <w:rsid w:val="00D84985"/>
    <w:rsid w:val="00D84DC2"/>
    <w:rsid w:val="00D85488"/>
    <w:rsid w:val="00D85BD3"/>
    <w:rsid w:val="00D85F7C"/>
    <w:rsid w:val="00D863D2"/>
    <w:rsid w:val="00D86433"/>
    <w:rsid w:val="00D86B24"/>
    <w:rsid w:val="00D86CFA"/>
    <w:rsid w:val="00D87546"/>
    <w:rsid w:val="00D87EA3"/>
    <w:rsid w:val="00D905B7"/>
    <w:rsid w:val="00D90BCE"/>
    <w:rsid w:val="00D90DAB"/>
    <w:rsid w:val="00D911D5"/>
    <w:rsid w:val="00D91471"/>
    <w:rsid w:val="00D91FF5"/>
    <w:rsid w:val="00D92188"/>
    <w:rsid w:val="00D92577"/>
    <w:rsid w:val="00D9306D"/>
    <w:rsid w:val="00D934DC"/>
    <w:rsid w:val="00D93757"/>
    <w:rsid w:val="00D93A82"/>
    <w:rsid w:val="00D93B74"/>
    <w:rsid w:val="00D93C76"/>
    <w:rsid w:val="00D93E09"/>
    <w:rsid w:val="00D93F75"/>
    <w:rsid w:val="00D93FBE"/>
    <w:rsid w:val="00D94393"/>
    <w:rsid w:val="00D94B9C"/>
    <w:rsid w:val="00D94D1E"/>
    <w:rsid w:val="00D95008"/>
    <w:rsid w:val="00D952C8"/>
    <w:rsid w:val="00D9587B"/>
    <w:rsid w:val="00D96728"/>
    <w:rsid w:val="00D96885"/>
    <w:rsid w:val="00D976E8"/>
    <w:rsid w:val="00D97769"/>
    <w:rsid w:val="00D97DC3"/>
    <w:rsid w:val="00DA009B"/>
    <w:rsid w:val="00DA055F"/>
    <w:rsid w:val="00DA13E1"/>
    <w:rsid w:val="00DA16BB"/>
    <w:rsid w:val="00DA20DA"/>
    <w:rsid w:val="00DA3119"/>
    <w:rsid w:val="00DA32A5"/>
    <w:rsid w:val="00DA4668"/>
    <w:rsid w:val="00DA4CA1"/>
    <w:rsid w:val="00DA5245"/>
    <w:rsid w:val="00DA533B"/>
    <w:rsid w:val="00DA570E"/>
    <w:rsid w:val="00DA585E"/>
    <w:rsid w:val="00DA5CD3"/>
    <w:rsid w:val="00DA65AA"/>
    <w:rsid w:val="00DA6937"/>
    <w:rsid w:val="00DA6969"/>
    <w:rsid w:val="00DA71A0"/>
    <w:rsid w:val="00DA72B6"/>
    <w:rsid w:val="00DA7660"/>
    <w:rsid w:val="00DA77C7"/>
    <w:rsid w:val="00DA7800"/>
    <w:rsid w:val="00DB08FA"/>
    <w:rsid w:val="00DB0B61"/>
    <w:rsid w:val="00DB0B98"/>
    <w:rsid w:val="00DB13B0"/>
    <w:rsid w:val="00DB16F3"/>
    <w:rsid w:val="00DB1822"/>
    <w:rsid w:val="00DB1DE6"/>
    <w:rsid w:val="00DB2A53"/>
    <w:rsid w:val="00DB38A0"/>
    <w:rsid w:val="00DB43D0"/>
    <w:rsid w:val="00DB5922"/>
    <w:rsid w:val="00DB626A"/>
    <w:rsid w:val="00DB643C"/>
    <w:rsid w:val="00DB6529"/>
    <w:rsid w:val="00DB6DEA"/>
    <w:rsid w:val="00DB708C"/>
    <w:rsid w:val="00DB772D"/>
    <w:rsid w:val="00DB7BC3"/>
    <w:rsid w:val="00DC05E8"/>
    <w:rsid w:val="00DC06F9"/>
    <w:rsid w:val="00DC0740"/>
    <w:rsid w:val="00DC08FC"/>
    <w:rsid w:val="00DC09AA"/>
    <w:rsid w:val="00DC0B2B"/>
    <w:rsid w:val="00DC14E6"/>
    <w:rsid w:val="00DC18C7"/>
    <w:rsid w:val="00DC1ABE"/>
    <w:rsid w:val="00DC2B85"/>
    <w:rsid w:val="00DC2F5A"/>
    <w:rsid w:val="00DC31D6"/>
    <w:rsid w:val="00DC3A81"/>
    <w:rsid w:val="00DC410F"/>
    <w:rsid w:val="00DC45BB"/>
    <w:rsid w:val="00DC50E3"/>
    <w:rsid w:val="00DC6C44"/>
    <w:rsid w:val="00DC73FF"/>
    <w:rsid w:val="00DC747C"/>
    <w:rsid w:val="00DC77B8"/>
    <w:rsid w:val="00DC7F7F"/>
    <w:rsid w:val="00DD0AF6"/>
    <w:rsid w:val="00DD0BEB"/>
    <w:rsid w:val="00DD21A7"/>
    <w:rsid w:val="00DD232D"/>
    <w:rsid w:val="00DD3733"/>
    <w:rsid w:val="00DD3C55"/>
    <w:rsid w:val="00DD3E57"/>
    <w:rsid w:val="00DD409C"/>
    <w:rsid w:val="00DD4329"/>
    <w:rsid w:val="00DD45C8"/>
    <w:rsid w:val="00DD469B"/>
    <w:rsid w:val="00DD47E4"/>
    <w:rsid w:val="00DD4963"/>
    <w:rsid w:val="00DD4AD5"/>
    <w:rsid w:val="00DD4E49"/>
    <w:rsid w:val="00DD507A"/>
    <w:rsid w:val="00DD50FA"/>
    <w:rsid w:val="00DD5A7E"/>
    <w:rsid w:val="00DD633A"/>
    <w:rsid w:val="00DD6766"/>
    <w:rsid w:val="00DD7633"/>
    <w:rsid w:val="00DD7BF0"/>
    <w:rsid w:val="00DD7D8E"/>
    <w:rsid w:val="00DD7E97"/>
    <w:rsid w:val="00DE0101"/>
    <w:rsid w:val="00DE0347"/>
    <w:rsid w:val="00DE09EC"/>
    <w:rsid w:val="00DE0AA5"/>
    <w:rsid w:val="00DE22B7"/>
    <w:rsid w:val="00DE27B2"/>
    <w:rsid w:val="00DE27DD"/>
    <w:rsid w:val="00DE2C73"/>
    <w:rsid w:val="00DE2E84"/>
    <w:rsid w:val="00DE33E6"/>
    <w:rsid w:val="00DE37E2"/>
    <w:rsid w:val="00DE3A2B"/>
    <w:rsid w:val="00DE403A"/>
    <w:rsid w:val="00DE441B"/>
    <w:rsid w:val="00DE4436"/>
    <w:rsid w:val="00DE4445"/>
    <w:rsid w:val="00DE4A91"/>
    <w:rsid w:val="00DE4D6A"/>
    <w:rsid w:val="00DE562E"/>
    <w:rsid w:val="00DE58F1"/>
    <w:rsid w:val="00DE64FE"/>
    <w:rsid w:val="00DE6511"/>
    <w:rsid w:val="00DE68AE"/>
    <w:rsid w:val="00DE6A7D"/>
    <w:rsid w:val="00DE6EB3"/>
    <w:rsid w:val="00DE753E"/>
    <w:rsid w:val="00DE7D8A"/>
    <w:rsid w:val="00DF024A"/>
    <w:rsid w:val="00DF0D4A"/>
    <w:rsid w:val="00DF11D8"/>
    <w:rsid w:val="00DF1B6B"/>
    <w:rsid w:val="00DF282F"/>
    <w:rsid w:val="00DF2E03"/>
    <w:rsid w:val="00DF315E"/>
    <w:rsid w:val="00DF347A"/>
    <w:rsid w:val="00DF3617"/>
    <w:rsid w:val="00DF38A5"/>
    <w:rsid w:val="00DF38C2"/>
    <w:rsid w:val="00DF3AB1"/>
    <w:rsid w:val="00DF3E93"/>
    <w:rsid w:val="00DF4581"/>
    <w:rsid w:val="00DF50DD"/>
    <w:rsid w:val="00DF514D"/>
    <w:rsid w:val="00DF53FA"/>
    <w:rsid w:val="00DF5E98"/>
    <w:rsid w:val="00DF6A19"/>
    <w:rsid w:val="00DF6DB2"/>
    <w:rsid w:val="00DF7B60"/>
    <w:rsid w:val="00E00067"/>
    <w:rsid w:val="00E0018D"/>
    <w:rsid w:val="00E0048C"/>
    <w:rsid w:val="00E00B79"/>
    <w:rsid w:val="00E00E9C"/>
    <w:rsid w:val="00E00F65"/>
    <w:rsid w:val="00E010E8"/>
    <w:rsid w:val="00E011E8"/>
    <w:rsid w:val="00E012F9"/>
    <w:rsid w:val="00E01564"/>
    <w:rsid w:val="00E02129"/>
    <w:rsid w:val="00E0271E"/>
    <w:rsid w:val="00E02859"/>
    <w:rsid w:val="00E02A2D"/>
    <w:rsid w:val="00E02B06"/>
    <w:rsid w:val="00E0300C"/>
    <w:rsid w:val="00E030B9"/>
    <w:rsid w:val="00E03331"/>
    <w:rsid w:val="00E03FDF"/>
    <w:rsid w:val="00E04812"/>
    <w:rsid w:val="00E049BE"/>
    <w:rsid w:val="00E04E10"/>
    <w:rsid w:val="00E04EA3"/>
    <w:rsid w:val="00E05198"/>
    <w:rsid w:val="00E05631"/>
    <w:rsid w:val="00E05823"/>
    <w:rsid w:val="00E06063"/>
    <w:rsid w:val="00E06137"/>
    <w:rsid w:val="00E0638A"/>
    <w:rsid w:val="00E06617"/>
    <w:rsid w:val="00E066F2"/>
    <w:rsid w:val="00E06984"/>
    <w:rsid w:val="00E06EF6"/>
    <w:rsid w:val="00E07B9B"/>
    <w:rsid w:val="00E07B9D"/>
    <w:rsid w:val="00E07EA1"/>
    <w:rsid w:val="00E07F5A"/>
    <w:rsid w:val="00E10098"/>
    <w:rsid w:val="00E1062A"/>
    <w:rsid w:val="00E11729"/>
    <w:rsid w:val="00E11ADE"/>
    <w:rsid w:val="00E1285E"/>
    <w:rsid w:val="00E12BA6"/>
    <w:rsid w:val="00E12DED"/>
    <w:rsid w:val="00E13BBA"/>
    <w:rsid w:val="00E14871"/>
    <w:rsid w:val="00E14A45"/>
    <w:rsid w:val="00E14CB1"/>
    <w:rsid w:val="00E14E49"/>
    <w:rsid w:val="00E15177"/>
    <w:rsid w:val="00E16545"/>
    <w:rsid w:val="00E1679F"/>
    <w:rsid w:val="00E16944"/>
    <w:rsid w:val="00E170BF"/>
    <w:rsid w:val="00E17116"/>
    <w:rsid w:val="00E17CFE"/>
    <w:rsid w:val="00E17D74"/>
    <w:rsid w:val="00E2038C"/>
    <w:rsid w:val="00E20781"/>
    <w:rsid w:val="00E2264C"/>
    <w:rsid w:val="00E2299C"/>
    <w:rsid w:val="00E23461"/>
    <w:rsid w:val="00E23695"/>
    <w:rsid w:val="00E236BE"/>
    <w:rsid w:val="00E238ED"/>
    <w:rsid w:val="00E23E25"/>
    <w:rsid w:val="00E243D3"/>
    <w:rsid w:val="00E24707"/>
    <w:rsid w:val="00E2485F"/>
    <w:rsid w:val="00E248A3"/>
    <w:rsid w:val="00E2496E"/>
    <w:rsid w:val="00E24997"/>
    <w:rsid w:val="00E24A20"/>
    <w:rsid w:val="00E24C6C"/>
    <w:rsid w:val="00E2506B"/>
    <w:rsid w:val="00E25CAC"/>
    <w:rsid w:val="00E25DAF"/>
    <w:rsid w:val="00E2600E"/>
    <w:rsid w:val="00E26331"/>
    <w:rsid w:val="00E26716"/>
    <w:rsid w:val="00E26F37"/>
    <w:rsid w:val="00E27593"/>
    <w:rsid w:val="00E279B5"/>
    <w:rsid w:val="00E307B8"/>
    <w:rsid w:val="00E310D0"/>
    <w:rsid w:val="00E317E0"/>
    <w:rsid w:val="00E31B78"/>
    <w:rsid w:val="00E32303"/>
    <w:rsid w:val="00E32746"/>
    <w:rsid w:val="00E3301D"/>
    <w:rsid w:val="00E332D5"/>
    <w:rsid w:val="00E340AD"/>
    <w:rsid w:val="00E34188"/>
    <w:rsid w:val="00E34468"/>
    <w:rsid w:val="00E34C63"/>
    <w:rsid w:val="00E352CF"/>
    <w:rsid w:val="00E35E05"/>
    <w:rsid w:val="00E35E91"/>
    <w:rsid w:val="00E35F12"/>
    <w:rsid w:val="00E361F7"/>
    <w:rsid w:val="00E36737"/>
    <w:rsid w:val="00E36A7C"/>
    <w:rsid w:val="00E37195"/>
    <w:rsid w:val="00E37213"/>
    <w:rsid w:val="00E372F9"/>
    <w:rsid w:val="00E37AA3"/>
    <w:rsid w:val="00E40174"/>
    <w:rsid w:val="00E40552"/>
    <w:rsid w:val="00E4145A"/>
    <w:rsid w:val="00E41A28"/>
    <w:rsid w:val="00E41E12"/>
    <w:rsid w:val="00E42247"/>
    <w:rsid w:val="00E424C3"/>
    <w:rsid w:val="00E42D07"/>
    <w:rsid w:val="00E4320C"/>
    <w:rsid w:val="00E43AFD"/>
    <w:rsid w:val="00E4418B"/>
    <w:rsid w:val="00E44A1E"/>
    <w:rsid w:val="00E458C9"/>
    <w:rsid w:val="00E45AD5"/>
    <w:rsid w:val="00E46037"/>
    <w:rsid w:val="00E4647C"/>
    <w:rsid w:val="00E469EB"/>
    <w:rsid w:val="00E46A7F"/>
    <w:rsid w:val="00E46ECE"/>
    <w:rsid w:val="00E470BB"/>
    <w:rsid w:val="00E472F6"/>
    <w:rsid w:val="00E47821"/>
    <w:rsid w:val="00E47AF9"/>
    <w:rsid w:val="00E50786"/>
    <w:rsid w:val="00E50AFD"/>
    <w:rsid w:val="00E50E77"/>
    <w:rsid w:val="00E50EFE"/>
    <w:rsid w:val="00E52E0B"/>
    <w:rsid w:val="00E53459"/>
    <w:rsid w:val="00E5379F"/>
    <w:rsid w:val="00E53829"/>
    <w:rsid w:val="00E53B67"/>
    <w:rsid w:val="00E53D72"/>
    <w:rsid w:val="00E53EC1"/>
    <w:rsid w:val="00E543D4"/>
    <w:rsid w:val="00E543DE"/>
    <w:rsid w:val="00E54A9A"/>
    <w:rsid w:val="00E551C7"/>
    <w:rsid w:val="00E55487"/>
    <w:rsid w:val="00E55744"/>
    <w:rsid w:val="00E56042"/>
    <w:rsid w:val="00E5655D"/>
    <w:rsid w:val="00E5666C"/>
    <w:rsid w:val="00E56C71"/>
    <w:rsid w:val="00E57014"/>
    <w:rsid w:val="00E5788A"/>
    <w:rsid w:val="00E6005F"/>
    <w:rsid w:val="00E6100B"/>
    <w:rsid w:val="00E61780"/>
    <w:rsid w:val="00E6247D"/>
    <w:rsid w:val="00E62CF5"/>
    <w:rsid w:val="00E6304E"/>
    <w:rsid w:val="00E632FA"/>
    <w:rsid w:val="00E632FE"/>
    <w:rsid w:val="00E64095"/>
    <w:rsid w:val="00E64F1F"/>
    <w:rsid w:val="00E6623B"/>
    <w:rsid w:val="00E663DF"/>
    <w:rsid w:val="00E667D2"/>
    <w:rsid w:val="00E667DF"/>
    <w:rsid w:val="00E668D4"/>
    <w:rsid w:val="00E66FEC"/>
    <w:rsid w:val="00E6740E"/>
    <w:rsid w:val="00E67AB4"/>
    <w:rsid w:val="00E67BA7"/>
    <w:rsid w:val="00E7062B"/>
    <w:rsid w:val="00E70652"/>
    <w:rsid w:val="00E70E7C"/>
    <w:rsid w:val="00E71169"/>
    <w:rsid w:val="00E71D6A"/>
    <w:rsid w:val="00E71E15"/>
    <w:rsid w:val="00E71F9E"/>
    <w:rsid w:val="00E72233"/>
    <w:rsid w:val="00E7234C"/>
    <w:rsid w:val="00E731D5"/>
    <w:rsid w:val="00E733A4"/>
    <w:rsid w:val="00E73B4A"/>
    <w:rsid w:val="00E73E32"/>
    <w:rsid w:val="00E74558"/>
    <w:rsid w:val="00E746CA"/>
    <w:rsid w:val="00E761F5"/>
    <w:rsid w:val="00E77125"/>
    <w:rsid w:val="00E776A9"/>
    <w:rsid w:val="00E77874"/>
    <w:rsid w:val="00E77E9D"/>
    <w:rsid w:val="00E81202"/>
    <w:rsid w:val="00E81D31"/>
    <w:rsid w:val="00E81FB8"/>
    <w:rsid w:val="00E82084"/>
    <w:rsid w:val="00E8295E"/>
    <w:rsid w:val="00E82A6B"/>
    <w:rsid w:val="00E834B7"/>
    <w:rsid w:val="00E834D7"/>
    <w:rsid w:val="00E83DB4"/>
    <w:rsid w:val="00E83FBA"/>
    <w:rsid w:val="00E84594"/>
    <w:rsid w:val="00E8533C"/>
    <w:rsid w:val="00E85474"/>
    <w:rsid w:val="00E8557E"/>
    <w:rsid w:val="00E8582D"/>
    <w:rsid w:val="00E86300"/>
    <w:rsid w:val="00E865A3"/>
    <w:rsid w:val="00E86A40"/>
    <w:rsid w:val="00E870CF"/>
    <w:rsid w:val="00E872FC"/>
    <w:rsid w:val="00E879EE"/>
    <w:rsid w:val="00E87A45"/>
    <w:rsid w:val="00E87EB9"/>
    <w:rsid w:val="00E9081E"/>
    <w:rsid w:val="00E9111D"/>
    <w:rsid w:val="00E912C4"/>
    <w:rsid w:val="00E91334"/>
    <w:rsid w:val="00E91916"/>
    <w:rsid w:val="00E91A1D"/>
    <w:rsid w:val="00E9282E"/>
    <w:rsid w:val="00E92E61"/>
    <w:rsid w:val="00E931C6"/>
    <w:rsid w:val="00E93425"/>
    <w:rsid w:val="00E935BF"/>
    <w:rsid w:val="00E940D1"/>
    <w:rsid w:val="00E9429F"/>
    <w:rsid w:val="00E944C8"/>
    <w:rsid w:val="00E94C68"/>
    <w:rsid w:val="00E94D0E"/>
    <w:rsid w:val="00E952D2"/>
    <w:rsid w:val="00E954A2"/>
    <w:rsid w:val="00E95704"/>
    <w:rsid w:val="00E958C2"/>
    <w:rsid w:val="00E95C46"/>
    <w:rsid w:val="00E95E2C"/>
    <w:rsid w:val="00E96E61"/>
    <w:rsid w:val="00E97035"/>
    <w:rsid w:val="00E973A2"/>
    <w:rsid w:val="00E97850"/>
    <w:rsid w:val="00E97DF8"/>
    <w:rsid w:val="00EA02AF"/>
    <w:rsid w:val="00EA08B5"/>
    <w:rsid w:val="00EA0B1A"/>
    <w:rsid w:val="00EA0D17"/>
    <w:rsid w:val="00EA138F"/>
    <w:rsid w:val="00EA1417"/>
    <w:rsid w:val="00EA1721"/>
    <w:rsid w:val="00EA1AB3"/>
    <w:rsid w:val="00EA2B4B"/>
    <w:rsid w:val="00EA38DB"/>
    <w:rsid w:val="00EA402C"/>
    <w:rsid w:val="00EA43CF"/>
    <w:rsid w:val="00EA4484"/>
    <w:rsid w:val="00EA4743"/>
    <w:rsid w:val="00EA4917"/>
    <w:rsid w:val="00EA4AB9"/>
    <w:rsid w:val="00EA4E87"/>
    <w:rsid w:val="00EA52AB"/>
    <w:rsid w:val="00EA5778"/>
    <w:rsid w:val="00EA5A7A"/>
    <w:rsid w:val="00EA5BC4"/>
    <w:rsid w:val="00EA5C6C"/>
    <w:rsid w:val="00EA70C5"/>
    <w:rsid w:val="00EB00C9"/>
    <w:rsid w:val="00EB015E"/>
    <w:rsid w:val="00EB03A0"/>
    <w:rsid w:val="00EB0F67"/>
    <w:rsid w:val="00EB13B5"/>
    <w:rsid w:val="00EB13F8"/>
    <w:rsid w:val="00EB15B8"/>
    <w:rsid w:val="00EB2071"/>
    <w:rsid w:val="00EB2463"/>
    <w:rsid w:val="00EB3206"/>
    <w:rsid w:val="00EB32E2"/>
    <w:rsid w:val="00EB3825"/>
    <w:rsid w:val="00EB44C5"/>
    <w:rsid w:val="00EB4E4E"/>
    <w:rsid w:val="00EB50F2"/>
    <w:rsid w:val="00EB5563"/>
    <w:rsid w:val="00EB59E0"/>
    <w:rsid w:val="00EB6145"/>
    <w:rsid w:val="00EB675E"/>
    <w:rsid w:val="00EB6A4D"/>
    <w:rsid w:val="00EB6B3C"/>
    <w:rsid w:val="00EB6CC3"/>
    <w:rsid w:val="00EB732D"/>
    <w:rsid w:val="00EB7833"/>
    <w:rsid w:val="00EC0147"/>
    <w:rsid w:val="00EC05AF"/>
    <w:rsid w:val="00EC0959"/>
    <w:rsid w:val="00EC0D08"/>
    <w:rsid w:val="00EC22E3"/>
    <w:rsid w:val="00EC2423"/>
    <w:rsid w:val="00EC2CF6"/>
    <w:rsid w:val="00EC2D47"/>
    <w:rsid w:val="00EC2E20"/>
    <w:rsid w:val="00EC2E42"/>
    <w:rsid w:val="00EC3C24"/>
    <w:rsid w:val="00EC3C27"/>
    <w:rsid w:val="00EC3E15"/>
    <w:rsid w:val="00EC5AAC"/>
    <w:rsid w:val="00EC5DF0"/>
    <w:rsid w:val="00EC6578"/>
    <w:rsid w:val="00EC6A71"/>
    <w:rsid w:val="00EC79A3"/>
    <w:rsid w:val="00ED0A15"/>
    <w:rsid w:val="00ED0D92"/>
    <w:rsid w:val="00ED102F"/>
    <w:rsid w:val="00ED15AE"/>
    <w:rsid w:val="00ED2006"/>
    <w:rsid w:val="00ED2162"/>
    <w:rsid w:val="00ED2A30"/>
    <w:rsid w:val="00ED3813"/>
    <w:rsid w:val="00ED3C43"/>
    <w:rsid w:val="00ED3F5C"/>
    <w:rsid w:val="00ED4868"/>
    <w:rsid w:val="00ED55AA"/>
    <w:rsid w:val="00ED5DF9"/>
    <w:rsid w:val="00ED6906"/>
    <w:rsid w:val="00ED6C4B"/>
    <w:rsid w:val="00ED6C6A"/>
    <w:rsid w:val="00ED7C0D"/>
    <w:rsid w:val="00EE00EF"/>
    <w:rsid w:val="00EE0324"/>
    <w:rsid w:val="00EE0B3A"/>
    <w:rsid w:val="00EE0C4C"/>
    <w:rsid w:val="00EE0E0B"/>
    <w:rsid w:val="00EE1DD3"/>
    <w:rsid w:val="00EE20EF"/>
    <w:rsid w:val="00EE229D"/>
    <w:rsid w:val="00EE24C2"/>
    <w:rsid w:val="00EE282B"/>
    <w:rsid w:val="00EE34C7"/>
    <w:rsid w:val="00EE43EF"/>
    <w:rsid w:val="00EE5274"/>
    <w:rsid w:val="00EE5A50"/>
    <w:rsid w:val="00EE5D9A"/>
    <w:rsid w:val="00EE608E"/>
    <w:rsid w:val="00EE71E1"/>
    <w:rsid w:val="00EE7400"/>
    <w:rsid w:val="00EF0416"/>
    <w:rsid w:val="00EF0515"/>
    <w:rsid w:val="00EF0F81"/>
    <w:rsid w:val="00EF145A"/>
    <w:rsid w:val="00EF18B8"/>
    <w:rsid w:val="00EF33B4"/>
    <w:rsid w:val="00EF36DC"/>
    <w:rsid w:val="00EF4654"/>
    <w:rsid w:val="00EF4913"/>
    <w:rsid w:val="00EF4A59"/>
    <w:rsid w:val="00EF4C8D"/>
    <w:rsid w:val="00EF4E3C"/>
    <w:rsid w:val="00EF4E56"/>
    <w:rsid w:val="00EF55D6"/>
    <w:rsid w:val="00EF5962"/>
    <w:rsid w:val="00EF5B5C"/>
    <w:rsid w:val="00EF5BD5"/>
    <w:rsid w:val="00EF7F6F"/>
    <w:rsid w:val="00F0050B"/>
    <w:rsid w:val="00F01AA7"/>
    <w:rsid w:val="00F01D71"/>
    <w:rsid w:val="00F02B9F"/>
    <w:rsid w:val="00F02ED0"/>
    <w:rsid w:val="00F02FAA"/>
    <w:rsid w:val="00F035C9"/>
    <w:rsid w:val="00F03777"/>
    <w:rsid w:val="00F037B3"/>
    <w:rsid w:val="00F04183"/>
    <w:rsid w:val="00F045E4"/>
    <w:rsid w:val="00F047DA"/>
    <w:rsid w:val="00F0524C"/>
    <w:rsid w:val="00F05273"/>
    <w:rsid w:val="00F05727"/>
    <w:rsid w:val="00F06261"/>
    <w:rsid w:val="00F0640F"/>
    <w:rsid w:val="00F0658E"/>
    <w:rsid w:val="00F065BC"/>
    <w:rsid w:val="00F0747D"/>
    <w:rsid w:val="00F07D70"/>
    <w:rsid w:val="00F10218"/>
    <w:rsid w:val="00F10BE0"/>
    <w:rsid w:val="00F10D48"/>
    <w:rsid w:val="00F11040"/>
    <w:rsid w:val="00F1135A"/>
    <w:rsid w:val="00F1164F"/>
    <w:rsid w:val="00F11BE2"/>
    <w:rsid w:val="00F128F0"/>
    <w:rsid w:val="00F1302B"/>
    <w:rsid w:val="00F13066"/>
    <w:rsid w:val="00F1378A"/>
    <w:rsid w:val="00F13A62"/>
    <w:rsid w:val="00F1408A"/>
    <w:rsid w:val="00F143F4"/>
    <w:rsid w:val="00F14E33"/>
    <w:rsid w:val="00F152BC"/>
    <w:rsid w:val="00F1557E"/>
    <w:rsid w:val="00F15B7B"/>
    <w:rsid w:val="00F16F00"/>
    <w:rsid w:val="00F17312"/>
    <w:rsid w:val="00F176DE"/>
    <w:rsid w:val="00F177A2"/>
    <w:rsid w:val="00F20262"/>
    <w:rsid w:val="00F209C4"/>
    <w:rsid w:val="00F20E93"/>
    <w:rsid w:val="00F2476C"/>
    <w:rsid w:val="00F24C20"/>
    <w:rsid w:val="00F24EF7"/>
    <w:rsid w:val="00F25A20"/>
    <w:rsid w:val="00F262C8"/>
    <w:rsid w:val="00F26533"/>
    <w:rsid w:val="00F26A7E"/>
    <w:rsid w:val="00F302D3"/>
    <w:rsid w:val="00F3052C"/>
    <w:rsid w:val="00F309DC"/>
    <w:rsid w:val="00F30C12"/>
    <w:rsid w:val="00F30E26"/>
    <w:rsid w:val="00F30EC2"/>
    <w:rsid w:val="00F31008"/>
    <w:rsid w:val="00F31818"/>
    <w:rsid w:val="00F31A9B"/>
    <w:rsid w:val="00F31E3E"/>
    <w:rsid w:val="00F32078"/>
    <w:rsid w:val="00F3299F"/>
    <w:rsid w:val="00F32C01"/>
    <w:rsid w:val="00F338DE"/>
    <w:rsid w:val="00F34153"/>
    <w:rsid w:val="00F3443B"/>
    <w:rsid w:val="00F344C8"/>
    <w:rsid w:val="00F3456F"/>
    <w:rsid w:val="00F3474B"/>
    <w:rsid w:val="00F34FB1"/>
    <w:rsid w:val="00F34FE7"/>
    <w:rsid w:val="00F35046"/>
    <w:rsid w:val="00F35205"/>
    <w:rsid w:val="00F35430"/>
    <w:rsid w:val="00F35A13"/>
    <w:rsid w:val="00F35DD8"/>
    <w:rsid w:val="00F36102"/>
    <w:rsid w:val="00F3698C"/>
    <w:rsid w:val="00F3768D"/>
    <w:rsid w:val="00F376A9"/>
    <w:rsid w:val="00F378B1"/>
    <w:rsid w:val="00F37BC5"/>
    <w:rsid w:val="00F37F60"/>
    <w:rsid w:val="00F400B2"/>
    <w:rsid w:val="00F4053D"/>
    <w:rsid w:val="00F40AA5"/>
    <w:rsid w:val="00F41145"/>
    <w:rsid w:val="00F41888"/>
    <w:rsid w:val="00F4393E"/>
    <w:rsid w:val="00F43DE9"/>
    <w:rsid w:val="00F43E48"/>
    <w:rsid w:val="00F441C1"/>
    <w:rsid w:val="00F4437E"/>
    <w:rsid w:val="00F448BC"/>
    <w:rsid w:val="00F44965"/>
    <w:rsid w:val="00F44C62"/>
    <w:rsid w:val="00F44C6A"/>
    <w:rsid w:val="00F44E06"/>
    <w:rsid w:val="00F44E44"/>
    <w:rsid w:val="00F45037"/>
    <w:rsid w:val="00F456AE"/>
    <w:rsid w:val="00F4582A"/>
    <w:rsid w:val="00F45A6E"/>
    <w:rsid w:val="00F45DBE"/>
    <w:rsid w:val="00F45FD7"/>
    <w:rsid w:val="00F466DA"/>
    <w:rsid w:val="00F4740B"/>
    <w:rsid w:val="00F477CB"/>
    <w:rsid w:val="00F47A58"/>
    <w:rsid w:val="00F500C1"/>
    <w:rsid w:val="00F50C48"/>
    <w:rsid w:val="00F50F7B"/>
    <w:rsid w:val="00F51104"/>
    <w:rsid w:val="00F51996"/>
    <w:rsid w:val="00F52F63"/>
    <w:rsid w:val="00F53432"/>
    <w:rsid w:val="00F53AE9"/>
    <w:rsid w:val="00F53B87"/>
    <w:rsid w:val="00F54397"/>
    <w:rsid w:val="00F54E5B"/>
    <w:rsid w:val="00F56026"/>
    <w:rsid w:val="00F566ED"/>
    <w:rsid w:val="00F56B58"/>
    <w:rsid w:val="00F56C85"/>
    <w:rsid w:val="00F56D2C"/>
    <w:rsid w:val="00F56F61"/>
    <w:rsid w:val="00F571F5"/>
    <w:rsid w:val="00F5738B"/>
    <w:rsid w:val="00F57842"/>
    <w:rsid w:val="00F57ACD"/>
    <w:rsid w:val="00F60457"/>
    <w:rsid w:val="00F60C4F"/>
    <w:rsid w:val="00F60D56"/>
    <w:rsid w:val="00F61762"/>
    <w:rsid w:val="00F6204D"/>
    <w:rsid w:val="00F62955"/>
    <w:rsid w:val="00F62D9C"/>
    <w:rsid w:val="00F62FAC"/>
    <w:rsid w:val="00F64150"/>
    <w:rsid w:val="00F654BC"/>
    <w:rsid w:val="00F65602"/>
    <w:rsid w:val="00F66333"/>
    <w:rsid w:val="00F66639"/>
    <w:rsid w:val="00F66A9D"/>
    <w:rsid w:val="00F66AED"/>
    <w:rsid w:val="00F66E28"/>
    <w:rsid w:val="00F66EC5"/>
    <w:rsid w:val="00F66F85"/>
    <w:rsid w:val="00F67119"/>
    <w:rsid w:val="00F676F5"/>
    <w:rsid w:val="00F677DA"/>
    <w:rsid w:val="00F70F47"/>
    <w:rsid w:val="00F7101D"/>
    <w:rsid w:val="00F710ED"/>
    <w:rsid w:val="00F7128B"/>
    <w:rsid w:val="00F71531"/>
    <w:rsid w:val="00F7267C"/>
    <w:rsid w:val="00F72A98"/>
    <w:rsid w:val="00F73291"/>
    <w:rsid w:val="00F73615"/>
    <w:rsid w:val="00F73A38"/>
    <w:rsid w:val="00F7442B"/>
    <w:rsid w:val="00F746FA"/>
    <w:rsid w:val="00F74E21"/>
    <w:rsid w:val="00F74FD9"/>
    <w:rsid w:val="00F75AE0"/>
    <w:rsid w:val="00F76813"/>
    <w:rsid w:val="00F770DE"/>
    <w:rsid w:val="00F777D0"/>
    <w:rsid w:val="00F80513"/>
    <w:rsid w:val="00F80682"/>
    <w:rsid w:val="00F813DF"/>
    <w:rsid w:val="00F81A4C"/>
    <w:rsid w:val="00F81AF5"/>
    <w:rsid w:val="00F820A9"/>
    <w:rsid w:val="00F820F9"/>
    <w:rsid w:val="00F82254"/>
    <w:rsid w:val="00F822DF"/>
    <w:rsid w:val="00F8235E"/>
    <w:rsid w:val="00F832AA"/>
    <w:rsid w:val="00F835A1"/>
    <w:rsid w:val="00F83685"/>
    <w:rsid w:val="00F83DF1"/>
    <w:rsid w:val="00F851E2"/>
    <w:rsid w:val="00F85388"/>
    <w:rsid w:val="00F868E1"/>
    <w:rsid w:val="00F86982"/>
    <w:rsid w:val="00F86F79"/>
    <w:rsid w:val="00F87D47"/>
    <w:rsid w:val="00F90D41"/>
    <w:rsid w:val="00F90DB0"/>
    <w:rsid w:val="00F90F3C"/>
    <w:rsid w:val="00F91C88"/>
    <w:rsid w:val="00F920DA"/>
    <w:rsid w:val="00F92156"/>
    <w:rsid w:val="00F9232B"/>
    <w:rsid w:val="00F93501"/>
    <w:rsid w:val="00F94167"/>
    <w:rsid w:val="00F94566"/>
    <w:rsid w:val="00F94A06"/>
    <w:rsid w:val="00F95007"/>
    <w:rsid w:val="00F95A73"/>
    <w:rsid w:val="00F95B9E"/>
    <w:rsid w:val="00F96573"/>
    <w:rsid w:val="00F968AE"/>
    <w:rsid w:val="00F969AE"/>
    <w:rsid w:val="00F96D1E"/>
    <w:rsid w:val="00F96D49"/>
    <w:rsid w:val="00F97043"/>
    <w:rsid w:val="00F97185"/>
    <w:rsid w:val="00F9735F"/>
    <w:rsid w:val="00F97827"/>
    <w:rsid w:val="00F97F6B"/>
    <w:rsid w:val="00FA0874"/>
    <w:rsid w:val="00FA08FE"/>
    <w:rsid w:val="00FA0934"/>
    <w:rsid w:val="00FA0A15"/>
    <w:rsid w:val="00FA0A8B"/>
    <w:rsid w:val="00FA0CD1"/>
    <w:rsid w:val="00FA0F1D"/>
    <w:rsid w:val="00FA0F93"/>
    <w:rsid w:val="00FA16B2"/>
    <w:rsid w:val="00FA1990"/>
    <w:rsid w:val="00FA1A20"/>
    <w:rsid w:val="00FA2167"/>
    <w:rsid w:val="00FA2457"/>
    <w:rsid w:val="00FA36F0"/>
    <w:rsid w:val="00FA3791"/>
    <w:rsid w:val="00FA3ACA"/>
    <w:rsid w:val="00FA3B17"/>
    <w:rsid w:val="00FA3F95"/>
    <w:rsid w:val="00FA4901"/>
    <w:rsid w:val="00FA4C25"/>
    <w:rsid w:val="00FA5B40"/>
    <w:rsid w:val="00FA6C21"/>
    <w:rsid w:val="00FA6ECA"/>
    <w:rsid w:val="00FA718A"/>
    <w:rsid w:val="00FA7337"/>
    <w:rsid w:val="00FA73F6"/>
    <w:rsid w:val="00FA7644"/>
    <w:rsid w:val="00FA7DBA"/>
    <w:rsid w:val="00FB011A"/>
    <w:rsid w:val="00FB05C5"/>
    <w:rsid w:val="00FB0EAA"/>
    <w:rsid w:val="00FB1178"/>
    <w:rsid w:val="00FB11A5"/>
    <w:rsid w:val="00FB12C5"/>
    <w:rsid w:val="00FB1624"/>
    <w:rsid w:val="00FB2107"/>
    <w:rsid w:val="00FB24A3"/>
    <w:rsid w:val="00FB27B6"/>
    <w:rsid w:val="00FB2D9D"/>
    <w:rsid w:val="00FB330C"/>
    <w:rsid w:val="00FB3447"/>
    <w:rsid w:val="00FB39DA"/>
    <w:rsid w:val="00FB43DD"/>
    <w:rsid w:val="00FB4E2C"/>
    <w:rsid w:val="00FB582A"/>
    <w:rsid w:val="00FB6191"/>
    <w:rsid w:val="00FB641F"/>
    <w:rsid w:val="00FB65A6"/>
    <w:rsid w:val="00FB65DE"/>
    <w:rsid w:val="00FB6886"/>
    <w:rsid w:val="00FB68F9"/>
    <w:rsid w:val="00FB70F5"/>
    <w:rsid w:val="00FB7170"/>
    <w:rsid w:val="00FB7BEA"/>
    <w:rsid w:val="00FB7FB3"/>
    <w:rsid w:val="00FC0405"/>
    <w:rsid w:val="00FC069C"/>
    <w:rsid w:val="00FC07F5"/>
    <w:rsid w:val="00FC0AA8"/>
    <w:rsid w:val="00FC0FB3"/>
    <w:rsid w:val="00FC13A1"/>
    <w:rsid w:val="00FC16D6"/>
    <w:rsid w:val="00FC16FC"/>
    <w:rsid w:val="00FC1AFE"/>
    <w:rsid w:val="00FC2FEF"/>
    <w:rsid w:val="00FC3599"/>
    <w:rsid w:val="00FC3D9B"/>
    <w:rsid w:val="00FC3E1A"/>
    <w:rsid w:val="00FC400D"/>
    <w:rsid w:val="00FC5565"/>
    <w:rsid w:val="00FC56D4"/>
    <w:rsid w:val="00FC5856"/>
    <w:rsid w:val="00FC5EAB"/>
    <w:rsid w:val="00FC602B"/>
    <w:rsid w:val="00FC6364"/>
    <w:rsid w:val="00FC670E"/>
    <w:rsid w:val="00FC6D59"/>
    <w:rsid w:val="00FC6F5F"/>
    <w:rsid w:val="00FC71C5"/>
    <w:rsid w:val="00FC7324"/>
    <w:rsid w:val="00FC73A3"/>
    <w:rsid w:val="00FC73A7"/>
    <w:rsid w:val="00FC74AF"/>
    <w:rsid w:val="00FC761D"/>
    <w:rsid w:val="00FC778D"/>
    <w:rsid w:val="00FC7F34"/>
    <w:rsid w:val="00FD02A3"/>
    <w:rsid w:val="00FD0722"/>
    <w:rsid w:val="00FD0AE9"/>
    <w:rsid w:val="00FD11AF"/>
    <w:rsid w:val="00FD24DC"/>
    <w:rsid w:val="00FD250E"/>
    <w:rsid w:val="00FD2BA5"/>
    <w:rsid w:val="00FD3D82"/>
    <w:rsid w:val="00FD4A18"/>
    <w:rsid w:val="00FD4D5D"/>
    <w:rsid w:val="00FD568D"/>
    <w:rsid w:val="00FD5A00"/>
    <w:rsid w:val="00FD5FB2"/>
    <w:rsid w:val="00FD6591"/>
    <w:rsid w:val="00FD66A4"/>
    <w:rsid w:val="00FD72D6"/>
    <w:rsid w:val="00FD74B6"/>
    <w:rsid w:val="00FD79C8"/>
    <w:rsid w:val="00FE0429"/>
    <w:rsid w:val="00FE0836"/>
    <w:rsid w:val="00FE0E7A"/>
    <w:rsid w:val="00FE0FB2"/>
    <w:rsid w:val="00FE1A93"/>
    <w:rsid w:val="00FE2808"/>
    <w:rsid w:val="00FE2BB9"/>
    <w:rsid w:val="00FE308F"/>
    <w:rsid w:val="00FE32EA"/>
    <w:rsid w:val="00FE3914"/>
    <w:rsid w:val="00FE41D0"/>
    <w:rsid w:val="00FE4AFE"/>
    <w:rsid w:val="00FE4C8B"/>
    <w:rsid w:val="00FE540D"/>
    <w:rsid w:val="00FE5E0A"/>
    <w:rsid w:val="00FE5E22"/>
    <w:rsid w:val="00FE61C3"/>
    <w:rsid w:val="00FE63CA"/>
    <w:rsid w:val="00FE63E0"/>
    <w:rsid w:val="00FE664E"/>
    <w:rsid w:val="00FE6707"/>
    <w:rsid w:val="00FE69A0"/>
    <w:rsid w:val="00FE69D0"/>
    <w:rsid w:val="00FE7381"/>
    <w:rsid w:val="00FE73A2"/>
    <w:rsid w:val="00FE795F"/>
    <w:rsid w:val="00FE7EF4"/>
    <w:rsid w:val="00FF0233"/>
    <w:rsid w:val="00FF0564"/>
    <w:rsid w:val="00FF0763"/>
    <w:rsid w:val="00FF0974"/>
    <w:rsid w:val="00FF0BA1"/>
    <w:rsid w:val="00FF0D86"/>
    <w:rsid w:val="00FF1269"/>
    <w:rsid w:val="00FF2084"/>
    <w:rsid w:val="00FF2262"/>
    <w:rsid w:val="00FF33E7"/>
    <w:rsid w:val="00FF3C67"/>
    <w:rsid w:val="00FF443E"/>
    <w:rsid w:val="00FF4534"/>
    <w:rsid w:val="00FF523C"/>
    <w:rsid w:val="00FF5C62"/>
    <w:rsid w:val="00FF5CF8"/>
    <w:rsid w:val="00FF5E16"/>
    <w:rsid w:val="00FF64EB"/>
    <w:rsid w:val="00FF6969"/>
    <w:rsid w:val="00FF6BB3"/>
    <w:rsid w:val="00FF728D"/>
    <w:rsid w:val="00FF77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1B1A"/>
  <w15:docId w15:val="{B0259755-B472-49B9-B2CB-D95CDB15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AU" w:eastAsia="en-I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E13"/>
  </w:style>
  <w:style w:type="paragraph" w:styleId="Heading1">
    <w:name w:val="heading 1"/>
    <w:basedOn w:val="Normal"/>
    <w:next w:val="Normal"/>
    <w:link w:val="Heading1Char"/>
    <w:qFormat/>
    <w:rsid w:val="00676722"/>
    <w:pPr>
      <w:keepNext/>
      <w:numPr>
        <w:numId w:val="2"/>
      </w:numPr>
      <w:spacing w:after="240"/>
      <w:outlineLvl w:val="0"/>
    </w:pPr>
    <w:rPr>
      <w:b/>
      <w:bCs/>
      <w:color w:val="FF6600"/>
      <w:sz w:val="36"/>
      <w:szCs w:val="20"/>
    </w:rPr>
  </w:style>
  <w:style w:type="paragraph" w:styleId="Heading2">
    <w:name w:val="heading 2"/>
    <w:basedOn w:val="Normal"/>
    <w:next w:val="Normal"/>
    <w:link w:val="Heading2Char"/>
    <w:qFormat/>
    <w:rsid w:val="00737544"/>
    <w:pPr>
      <w:keepNext/>
      <w:numPr>
        <w:ilvl w:val="1"/>
        <w:numId w:val="2"/>
      </w:numPr>
      <w:spacing w:after="240"/>
      <w:outlineLvl w:val="1"/>
    </w:pPr>
    <w:rPr>
      <w:rFonts w:ascii="Verdana" w:hAnsi="Verdana"/>
      <w:bCs/>
      <w:sz w:val="28"/>
      <w:szCs w:val="28"/>
    </w:rPr>
  </w:style>
  <w:style w:type="paragraph" w:styleId="Heading3">
    <w:name w:val="heading 3"/>
    <w:basedOn w:val="Normal"/>
    <w:next w:val="Normal"/>
    <w:link w:val="Heading3Char"/>
    <w:qFormat/>
    <w:rsid w:val="00676722"/>
    <w:pPr>
      <w:keepNext/>
      <w:numPr>
        <w:ilvl w:val="2"/>
        <w:numId w:val="2"/>
      </w:numPr>
      <w:spacing w:after="240"/>
      <w:outlineLvl w:val="2"/>
    </w:pPr>
    <w:rPr>
      <w:b/>
      <w:bCs/>
      <w:sz w:val="28"/>
    </w:rPr>
  </w:style>
  <w:style w:type="paragraph" w:styleId="Heading4">
    <w:name w:val="heading 4"/>
    <w:basedOn w:val="Normal"/>
    <w:next w:val="Normal"/>
    <w:link w:val="Heading4Char"/>
    <w:qFormat/>
    <w:rsid w:val="00676722"/>
    <w:pPr>
      <w:keepNext/>
      <w:numPr>
        <w:ilvl w:val="3"/>
        <w:numId w:val="2"/>
      </w:numPr>
      <w:spacing w:after="240"/>
      <w:outlineLvl w:val="3"/>
    </w:pPr>
    <w:rPr>
      <w:bCs/>
      <w:sz w:val="24"/>
    </w:rPr>
  </w:style>
  <w:style w:type="paragraph" w:styleId="Heading5">
    <w:name w:val="heading 5"/>
    <w:basedOn w:val="Normal"/>
    <w:next w:val="Normal"/>
    <w:link w:val="Heading5Char"/>
    <w:semiHidden/>
    <w:unhideWhenUsed/>
    <w:qFormat/>
    <w:locked/>
    <w:rsid w:val="00737544"/>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locked/>
    <w:rsid w:val="00737544"/>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locked/>
    <w:rsid w:val="00737544"/>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locked/>
    <w:rsid w:val="00737544"/>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locked/>
    <w:rsid w:val="00737544"/>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676722"/>
    <w:pPr>
      <w:jc w:val="center"/>
    </w:pPr>
    <w:rPr>
      <w:rFonts w:cs="Arial"/>
      <w:b/>
      <w:bCs/>
      <w:sz w:val="52"/>
      <w:szCs w:val="40"/>
    </w:rPr>
  </w:style>
  <w:style w:type="character" w:customStyle="1" w:styleId="Heading1Char">
    <w:name w:val="Heading 1 Char"/>
    <w:link w:val="Heading1"/>
    <w:locked/>
    <w:rsid w:val="00676722"/>
    <w:rPr>
      <w:b/>
      <w:bCs/>
      <w:color w:val="FF6600"/>
      <w:sz w:val="36"/>
      <w:szCs w:val="20"/>
    </w:rPr>
  </w:style>
  <w:style w:type="character" w:customStyle="1" w:styleId="Heading2Char">
    <w:name w:val="Heading 2 Char"/>
    <w:link w:val="Heading2"/>
    <w:locked/>
    <w:rsid w:val="00737544"/>
    <w:rPr>
      <w:rFonts w:ascii="Verdana" w:hAnsi="Verdana"/>
      <w:bCs/>
      <w:sz w:val="28"/>
      <w:szCs w:val="28"/>
    </w:rPr>
  </w:style>
  <w:style w:type="character" w:customStyle="1" w:styleId="Heading3Char">
    <w:name w:val="Heading 3 Char"/>
    <w:link w:val="Heading3"/>
    <w:locked/>
    <w:rsid w:val="00676722"/>
    <w:rPr>
      <w:b/>
      <w:bCs/>
      <w:sz w:val="28"/>
    </w:rPr>
  </w:style>
  <w:style w:type="character" w:customStyle="1" w:styleId="Heading4Char">
    <w:name w:val="Heading 4 Char"/>
    <w:link w:val="Heading4"/>
    <w:locked/>
    <w:rsid w:val="00676722"/>
    <w:rPr>
      <w:bCs/>
      <w:sz w:val="24"/>
    </w:rPr>
  </w:style>
  <w:style w:type="paragraph" w:styleId="Header">
    <w:name w:val="header"/>
    <w:basedOn w:val="Normal"/>
    <w:link w:val="HeaderChar"/>
    <w:rsid w:val="00676722"/>
    <w:pPr>
      <w:tabs>
        <w:tab w:val="center" w:pos="4153"/>
        <w:tab w:val="right" w:pos="8306"/>
      </w:tabs>
    </w:pPr>
  </w:style>
  <w:style w:type="character" w:customStyle="1" w:styleId="HeaderChar">
    <w:name w:val="Header Char"/>
    <w:link w:val="Header"/>
    <w:locked/>
    <w:rsid w:val="00676722"/>
    <w:rPr>
      <w:rFonts w:ascii="Calibri" w:hAnsi="Calibri" w:cs="Times New Roman"/>
      <w:sz w:val="24"/>
      <w:szCs w:val="24"/>
      <w:lang w:val="en-AU"/>
    </w:rPr>
  </w:style>
  <w:style w:type="character" w:styleId="Hyperlink">
    <w:name w:val="Hyperlink"/>
    <w:uiPriority w:val="99"/>
    <w:rsid w:val="00676722"/>
    <w:rPr>
      <w:rFonts w:ascii="Verdana" w:hAnsi="Verdana" w:cs="Times New Roman"/>
      <w:color w:val="0000FF"/>
      <w:sz w:val="22"/>
      <w:u w:val="single"/>
    </w:rPr>
  </w:style>
  <w:style w:type="character" w:styleId="CommentReference">
    <w:name w:val="annotation reference"/>
    <w:uiPriority w:val="99"/>
    <w:semiHidden/>
    <w:rsid w:val="00676722"/>
    <w:rPr>
      <w:rFonts w:cs="Times New Roman"/>
      <w:sz w:val="16"/>
      <w:szCs w:val="16"/>
    </w:rPr>
  </w:style>
  <w:style w:type="paragraph" w:styleId="CommentText">
    <w:name w:val="annotation text"/>
    <w:basedOn w:val="Normal"/>
    <w:link w:val="CommentTextChar"/>
    <w:uiPriority w:val="99"/>
    <w:semiHidden/>
    <w:rsid w:val="00676722"/>
    <w:rPr>
      <w:sz w:val="20"/>
      <w:szCs w:val="20"/>
    </w:rPr>
  </w:style>
  <w:style w:type="character" w:customStyle="1" w:styleId="CommentTextChar">
    <w:name w:val="Comment Text Char"/>
    <w:link w:val="CommentText"/>
    <w:uiPriority w:val="99"/>
    <w:semiHidden/>
    <w:locked/>
    <w:rsid w:val="00676722"/>
    <w:rPr>
      <w:rFonts w:ascii="Calibri" w:hAnsi="Calibri" w:cs="Times New Roman"/>
      <w:sz w:val="20"/>
      <w:szCs w:val="20"/>
      <w:lang w:val="en-AU"/>
    </w:rPr>
  </w:style>
  <w:style w:type="paragraph" w:styleId="CommentSubject">
    <w:name w:val="annotation subject"/>
    <w:basedOn w:val="CommentText"/>
    <w:next w:val="CommentText"/>
    <w:link w:val="CommentSubjectChar"/>
    <w:semiHidden/>
    <w:rsid w:val="00676722"/>
    <w:rPr>
      <w:b/>
      <w:bCs/>
    </w:rPr>
  </w:style>
  <w:style w:type="character" w:customStyle="1" w:styleId="CommentSubjectChar">
    <w:name w:val="Comment Subject Char"/>
    <w:link w:val="CommentSubject"/>
    <w:semiHidden/>
    <w:locked/>
    <w:rsid w:val="00676722"/>
    <w:rPr>
      <w:rFonts w:ascii="Calibri" w:hAnsi="Calibri" w:cs="Times New Roman"/>
      <w:b/>
      <w:bCs/>
      <w:sz w:val="20"/>
      <w:szCs w:val="20"/>
      <w:lang w:val="en-AU"/>
    </w:rPr>
  </w:style>
  <w:style w:type="paragraph" w:styleId="BalloonText">
    <w:name w:val="Balloon Text"/>
    <w:basedOn w:val="Normal"/>
    <w:link w:val="BalloonTextChar"/>
    <w:semiHidden/>
    <w:rsid w:val="00676722"/>
    <w:rPr>
      <w:rFonts w:ascii="Tahoma" w:hAnsi="Tahoma" w:cs="Tahoma"/>
      <w:sz w:val="16"/>
      <w:szCs w:val="16"/>
    </w:rPr>
  </w:style>
  <w:style w:type="character" w:customStyle="1" w:styleId="BalloonTextChar">
    <w:name w:val="Balloon Text Char"/>
    <w:link w:val="BalloonText"/>
    <w:semiHidden/>
    <w:locked/>
    <w:rsid w:val="00676722"/>
    <w:rPr>
      <w:rFonts w:ascii="Tahoma" w:hAnsi="Tahoma" w:cs="Tahoma"/>
      <w:sz w:val="16"/>
      <w:szCs w:val="16"/>
      <w:lang w:val="en-AU"/>
    </w:rPr>
  </w:style>
  <w:style w:type="paragraph" w:styleId="TOC1">
    <w:name w:val="toc 1"/>
    <w:basedOn w:val="Normal"/>
    <w:next w:val="Normal"/>
    <w:autoRedefine/>
    <w:uiPriority w:val="39"/>
    <w:rsid w:val="00676722"/>
    <w:pPr>
      <w:tabs>
        <w:tab w:val="left" w:pos="720"/>
        <w:tab w:val="right" w:leader="dot" w:pos="9629"/>
      </w:tabs>
      <w:spacing w:after="240"/>
    </w:pPr>
  </w:style>
  <w:style w:type="paragraph" w:styleId="TOC2">
    <w:name w:val="toc 2"/>
    <w:basedOn w:val="Normal"/>
    <w:next w:val="Normal"/>
    <w:autoRedefine/>
    <w:uiPriority w:val="39"/>
    <w:rsid w:val="00676722"/>
    <w:pPr>
      <w:ind w:left="240"/>
    </w:pPr>
  </w:style>
  <w:style w:type="paragraph" w:styleId="NormalWeb">
    <w:name w:val="Normal (Web)"/>
    <w:basedOn w:val="Normal"/>
    <w:uiPriority w:val="99"/>
    <w:rsid w:val="00676722"/>
    <w:pPr>
      <w:spacing w:after="105"/>
    </w:pPr>
    <w:rPr>
      <w:rFonts w:ascii="Arial Unicode MS" w:eastAsia="Times New Roman" w:hAnsi="Arial Unicode MS"/>
    </w:rPr>
  </w:style>
  <w:style w:type="paragraph" w:styleId="DocumentMap">
    <w:name w:val="Document Map"/>
    <w:basedOn w:val="Normal"/>
    <w:link w:val="DocumentMapChar"/>
    <w:semiHidden/>
    <w:rsid w:val="00676722"/>
    <w:pPr>
      <w:shd w:val="clear" w:color="auto" w:fill="000080"/>
    </w:pPr>
    <w:rPr>
      <w:rFonts w:ascii="Tahoma" w:hAnsi="Tahoma" w:cs="Tahoma"/>
      <w:sz w:val="20"/>
      <w:szCs w:val="20"/>
    </w:rPr>
  </w:style>
  <w:style w:type="character" w:customStyle="1" w:styleId="DocumentMapChar">
    <w:name w:val="Document Map Char"/>
    <w:link w:val="DocumentMap"/>
    <w:semiHidden/>
    <w:locked/>
    <w:rsid w:val="00676722"/>
    <w:rPr>
      <w:rFonts w:ascii="Tahoma" w:hAnsi="Tahoma" w:cs="Tahoma"/>
      <w:sz w:val="20"/>
      <w:szCs w:val="20"/>
      <w:shd w:val="clear" w:color="auto" w:fill="000080"/>
      <w:lang w:val="en-AU"/>
    </w:rPr>
  </w:style>
  <w:style w:type="paragraph" w:styleId="Footer">
    <w:name w:val="footer"/>
    <w:basedOn w:val="Normal"/>
    <w:link w:val="FooterChar"/>
    <w:rsid w:val="00676722"/>
    <w:pPr>
      <w:tabs>
        <w:tab w:val="center" w:pos="4153"/>
        <w:tab w:val="right" w:pos="8306"/>
      </w:tabs>
    </w:pPr>
    <w:rPr>
      <w:sz w:val="20"/>
    </w:rPr>
  </w:style>
  <w:style w:type="character" w:customStyle="1" w:styleId="FooterChar">
    <w:name w:val="Footer Char"/>
    <w:link w:val="Footer"/>
    <w:locked/>
    <w:rsid w:val="00676722"/>
    <w:rPr>
      <w:rFonts w:ascii="Calibri" w:hAnsi="Calibri" w:cs="Times New Roman"/>
      <w:sz w:val="24"/>
      <w:szCs w:val="24"/>
      <w:lang w:val="en-AU"/>
    </w:rPr>
  </w:style>
  <w:style w:type="paragraph" w:styleId="TOC3">
    <w:name w:val="toc 3"/>
    <w:basedOn w:val="Normal"/>
    <w:next w:val="Normal"/>
    <w:autoRedefine/>
    <w:uiPriority w:val="39"/>
    <w:rsid w:val="00676722"/>
    <w:pPr>
      <w:tabs>
        <w:tab w:val="left" w:pos="1260"/>
        <w:tab w:val="right" w:leader="dot" w:pos="9629"/>
      </w:tabs>
      <w:ind w:left="480"/>
    </w:pPr>
  </w:style>
  <w:style w:type="table" w:styleId="TableGrid">
    <w:name w:val="Table Grid"/>
    <w:basedOn w:val="TableNormal"/>
    <w:uiPriority w:val="39"/>
    <w:rsid w:val="00676722"/>
    <w:rPr>
      <w:rFonts w:ascii="Verdana" w:hAnsi="Verdana"/>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locked/>
    <w:rsid w:val="00676722"/>
    <w:rPr>
      <w:rFonts w:ascii="Calibri" w:hAnsi="Calibri" w:cs="Arial"/>
      <w:b/>
      <w:bCs/>
      <w:sz w:val="40"/>
      <w:szCs w:val="40"/>
      <w:lang w:val="en-AU"/>
    </w:rPr>
  </w:style>
  <w:style w:type="table" w:styleId="TableList7">
    <w:name w:val="Table List 7"/>
    <w:basedOn w:val="TableNormal"/>
    <w:rsid w:val="00676722"/>
    <w:rPr>
      <w:rFonts w:ascii="Times New Roman" w:hAnsi="Times New Roman"/>
      <w:lang w:val="pt-BR" w:eastAsia="pt-BR"/>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character" w:styleId="FollowedHyperlink">
    <w:name w:val="FollowedHyperlink"/>
    <w:rsid w:val="00676722"/>
    <w:rPr>
      <w:rFonts w:cs="Times New Roman"/>
      <w:color w:val="800080"/>
      <w:u w:val="single"/>
    </w:rPr>
  </w:style>
  <w:style w:type="paragraph" w:styleId="TOC4">
    <w:name w:val="toc 4"/>
    <w:basedOn w:val="Normal"/>
    <w:next w:val="Normal"/>
    <w:autoRedefine/>
    <w:uiPriority w:val="39"/>
    <w:rsid w:val="00676722"/>
    <w:pPr>
      <w:tabs>
        <w:tab w:val="left" w:pos="1260"/>
        <w:tab w:val="right" w:leader="dot" w:pos="9629"/>
      </w:tabs>
      <w:ind w:left="660"/>
    </w:pPr>
  </w:style>
  <w:style w:type="paragraph" w:styleId="TOC5">
    <w:name w:val="toc 5"/>
    <w:basedOn w:val="Normal"/>
    <w:next w:val="Normal"/>
    <w:autoRedefine/>
    <w:uiPriority w:val="39"/>
    <w:rsid w:val="00676722"/>
    <w:pPr>
      <w:ind w:left="960"/>
    </w:pPr>
    <w:rPr>
      <w:rFonts w:ascii="Times New Roman" w:hAnsi="Times New Roman"/>
      <w:sz w:val="24"/>
      <w:lang w:val="en-US"/>
    </w:rPr>
  </w:style>
  <w:style w:type="paragraph" w:styleId="TOC6">
    <w:name w:val="toc 6"/>
    <w:basedOn w:val="Normal"/>
    <w:next w:val="Normal"/>
    <w:autoRedefine/>
    <w:uiPriority w:val="39"/>
    <w:rsid w:val="00676722"/>
    <w:pPr>
      <w:ind w:left="1200"/>
    </w:pPr>
    <w:rPr>
      <w:rFonts w:ascii="Times New Roman" w:hAnsi="Times New Roman"/>
      <w:sz w:val="24"/>
      <w:lang w:val="en-US"/>
    </w:rPr>
  </w:style>
  <w:style w:type="paragraph" w:styleId="TOC7">
    <w:name w:val="toc 7"/>
    <w:basedOn w:val="Normal"/>
    <w:next w:val="Normal"/>
    <w:autoRedefine/>
    <w:uiPriority w:val="39"/>
    <w:rsid w:val="00676722"/>
    <w:pPr>
      <w:ind w:left="1440"/>
    </w:pPr>
    <w:rPr>
      <w:rFonts w:ascii="Times New Roman" w:hAnsi="Times New Roman"/>
      <w:sz w:val="24"/>
      <w:lang w:val="en-US"/>
    </w:rPr>
  </w:style>
  <w:style w:type="paragraph" w:styleId="TOC8">
    <w:name w:val="toc 8"/>
    <w:basedOn w:val="Normal"/>
    <w:next w:val="Normal"/>
    <w:autoRedefine/>
    <w:uiPriority w:val="39"/>
    <w:rsid w:val="00676722"/>
    <w:pPr>
      <w:ind w:left="1680"/>
    </w:pPr>
    <w:rPr>
      <w:rFonts w:ascii="Times New Roman" w:hAnsi="Times New Roman"/>
      <w:sz w:val="24"/>
      <w:lang w:val="en-US"/>
    </w:rPr>
  </w:style>
  <w:style w:type="paragraph" w:styleId="TOC9">
    <w:name w:val="toc 9"/>
    <w:basedOn w:val="Normal"/>
    <w:next w:val="Normal"/>
    <w:autoRedefine/>
    <w:uiPriority w:val="39"/>
    <w:rsid w:val="00676722"/>
    <w:pPr>
      <w:ind w:left="1920"/>
    </w:pPr>
    <w:rPr>
      <w:rFonts w:ascii="Times New Roman" w:hAnsi="Times New Roman"/>
      <w:sz w:val="24"/>
      <w:lang w:val="en-US"/>
    </w:rPr>
  </w:style>
  <w:style w:type="character" w:styleId="Emphasis">
    <w:name w:val="Emphasis"/>
    <w:qFormat/>
    <w:rsid w:val="00676722"/>
    <w:rPr>
      <w:rFonts w:cs="Times New Roman"/>
      <w:i/>
      <w:iCs/>
    </w:rPr>
  </w:style>
  <w:style w:type="paragraph" w:customStyle="1" w:styleId="ListParagraph1">
    <w:name w:val="List Paragraph1"/>
    <w:aliases w:val="Header5"/>
    <w:basedOn w:val="Normal"/>
    <w:link w:val="ListParagraphChar"/>
    <w:rsid w:val="00676722"/>
    <w:pPr>
      <w:spacing w:after="200" w:line="276" w:lineRule="auto"/>
      <w:ind w:left="720"/>
    </w:pPr>
    <w:rPr>
      <w:b/>
      <w:lang w:val="en-US"/>
    </w:rPr>
  </w:style>
  <w:style w:type="character" w:customStyle="1" w:styleId="flagicon">
    <w:name w:val="flagicon"/>
    <w:rsid w:val="00676722"/>
    <w:rPr>
      <w:rFonts w:cs="Times New Roman"/>
    </w:rPr>
  </w:style>
  <w:style w:type="paragraph" w:styleId="TOCHeading">
    <w:name w:val="TOC Heading"/>
    <w:basedOn w:val="Heading1"/>
    <w:next w:val="Normal"/>
    <w:qFormat/>
    <w:rsid w:val="00676722"/>
    <w:pPr>
      <w:keepLines/>
      <w:numPr>
        <w:numId w:val="0"/>
      </w:numPr>
      <w:spacing w:before="480" w:after="0" w:line="276" w:lineRule="auto"/>
      <w:outlineLvl w:val="9"/>
    </w:pPr>
    <w:rPr>
      <w:rFonts w:ascii="Cambria" w:hAnsi="Cambria"/>
      <w:color w:val="365F91"/>
      <w:szCs w:val="28"/>
      <w:lang w:val="en-US"/>
    </w:rPr>
  </w:style>
  <w:style w:type="character" w:customStyle="1" w:styleId="ListParagraphChar">
    <w:name w:val="List Paragraph Char"/>
    <w:aliases w:val="Header5 Char"/>
    <w:link w:val="ListParagraph1"/>
    <w:locked/>
    <w:rsid w:val="00676722"/>
    <w:rPr>
      <w:rFonts w:ascii="Calibri" w:hAnsi="Calibri" w:cs="Times New Roman"/>
      <w:b/>
    </w:rPr>
  </w:style>
  <w:style w:type="character" w:styleId="SubtleEmphasis">
    <w:name w:val="Subtle Emphasis"/>
    <w:qFormat/>
    <w:rsid w:val="00676722"/>
    <w:rPr>
      <w:rFonts w:cs="Times New Roman"/>
      <w:i/>
      <w:iCs/>
      <w:color w:val="808080"/>
    </w:rPr>
  </w:style>
  <w:style w:type="paragraph" w:styleId="Caption">
    <w:name w:val="caption"/>
    <w:basedOn w:val="Normal"/>
    <w:next w:val="Normal"/>
    <w:qFormat/>
    <w:rsid w:val="00676722"/>
    <w:pPr>
      <w:spacing w:after="200"/>
    </w:pPr>
    <w:rPr>
      <w:b/>
      <w:bCs/>
      <w:color w:val="4F81BD"/>
      <w:sz w:val="18"/>
      <w:szCs w:val="18"/>
    </w:rPr>
  </w:style>
  <w:style w:type="paragraph" w:styleId="TableofFigures">
    <w:name w:val="table of figures"/>
    <w:basedOn w:val="Normal"/>
    <w:next w:val="Normal"/>
    <w:semiHidden/>
    <w:rsid w:val="00676722"/>
  </w:style>
  <w:style w:type="character" w:styleId="Strong">
    <w:name w:val="Strong"/>
    <w:uiPriority w:val="22"/>
    <w:qFormat/>
    <w:rsid w:val="00676722"/>
    <w:rPr>
      <w:rFonts w:cs="Times New Roman"/>
      <w:b/>
      <w:bCs/>
    </w:rPr>
  </w:style>
  <w:style w:type="character" w:styleId="HTMLAcronym">
    <w:name w:val="HTML Acronym"/>
    <w:rsid w:val="00676722"/>
    <w:rPr>
      <w:rFonts w:cs="Times New Roman"/>
    </w:rPr>
  </w:style>
  <w:style w:type="paragraph" w:styleId="HTMLPreformatted">
    <w:name w:val="HTML Preformatted"/>
    <w:basedOn w:val="Normal"/>
    <w:link w:val="HTMLPreformattedChar"/>
    <w:rsid w:val="0067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locked/>
    <w:rsid w:val="00676722"/>
    <w:rPr>
      <w:rFonts w:ascii="Courier New" w:hAnsi="Courier New" w:cs="Courier New"/>
      <w:sz w:val="20"/>
      <w:szCs w:val="20"/>
    </w:rPr>
  </w:style>
  <w:style w:type="character" w:styleId="HTMLCite">
    <w:name w:val="HTML Cite"/>
    <w:rsid w:val="00676722"/>
    <w:rPr>
      <w:rFonts w:cs="Times New Roman"/>
      <w:i/>
      <w:iCs/>
    </w:rPr>
  </w:style>
  <w:style w:type="paragraph" w:styleId="ListParagraph">
    <w:name w:val="List Paragraph"/>
    <w:basedOn w:val="Normal"/>
    <w:uiPriority w:val="34"/>
    <w:qFormat/>
    <w:rsid w:val="00030239"/>
    <w:pPr>
      <w:ind w:left="720"/>
      <w:contextualSpacing/>
    </w:pPr>
  </w:style>
  <w:style w:type="numbering" w:customStyle="1" w:styleId="StyleBulleted">
    <w:name w:val="Style Bulleted"/>
    <w:rsid w:val="006048FB"/>
  </w:style>
  <w:style w:type="character" w:styleId="PlaceholderText">
    <w:name w:val="Placeholder Text"/>
    <w:basedOn w:val="DefaultParagraphFont"/>
    <w:uiPriority w:val="67"/>
    <w:rsid w:val="00767784"/>
    <w:rPr>
      <w:color w:val="808080"/>
    </w:rPr>
  </w:style>
  <w:style w:type="paragraph" w:customStyle="1" w:styleId="Body1">
    <w:name w:val="Body 1"/>
    <w:autoRedefine/>
    <w:rsid w:val="003A02DB"/>
    <w:pPr>
      <w:numPr>
        <w:numId w:val="3"/>
      </w:numPr>
      <w:spacing w:line="360" w:lineRule="auto"/>
      <w:jc w:val="both"/>
      <w:outlineLvl w:val="0"/>
    </w:pPr>
    <w:rPr>
      <w:rFonts w:asciiTheme="majorHAnsi" w:eastAsia="ヒラギノ角ゴ Pro W3" w:hAnsiTheme="majorHAnsi"/>
      <w:color w:val="000000"/>
    </w:rPr>
  </w:style>
  <w:style w:type="paragraph" w:customStyle="1" w:styleId="List410">
    <w:name w:val="List 410"/>
    <w:basedOn w:val="Normal"/>
    <w:semiHidden/>
    <w:rsid w:val="00A96714"/>
    <w:pPr>
      <w:ind w:left="2520" w:hanging="360"/>
    </w:pPr>
    <w:rPr>
      <w:rFonts w:ascii="Times New Roman" w:eastAsia="Times New Roman" w:hAnsi="Times New Roman"/>
      <w:sz w:val="20"/>
      <w:szCs w:val="20"/>
      <w:lang w:val="en-US"/>
    </w:rPr>
  </w:style>
  <w:style w:type="paragraph" w:customStyle="1" w:styleId="List510">
    <w:name w:val="List 510"/>
    <w:basedOn w:val="Normal"/>
    <w:semiHidden/>
    <w:rsid w:val="00A96714"/>
    <w:pPr>
      <w:tabs>
        <w:tab w:val="num" w:pos="1080"/>
      </w:tabs>
      <w:ind w:left="1080" w:hanging="360"/>
    </w:pPr>
    <w:rPr>
      <w:rFonts w:ascii="Times New Roman" w:eastAsia="Times New Roman" w:hAnsi="Times New Roman"/>
      <w:sz w:val="20"/>
      <w:szCs w:val="20"/>
      <w:lang w:val="en-US"/>
    </w:rPr>
  </w:style>
  <w:style w:type="paragraph" w:customStyle="1" w:styleId="List6">
    <w:name w:val="List 6"/>
    <w:basedOn w:val="Normal"/>
    <w:semiHidden/>
    <w:rsid w:val="00A96714"/>
    <w:pPr>
      <w:tabs>
        <w:tab w:val="num" w:pos="720"/>
      </w:tabs>
      <w:ind w:left="720" w:hanging="360"/>
    </w:pPr>
    <w:rPr>
      <w:rFonts w:ascii="Times New Roman" w:eastAsia="Times New Roman" w:hAnsi="Times New Roman"/>
      <w:sz w:val="20"/>
      <w:szCs w:val="20"/>
      <w:lang w:val="en-US"/>
    </w:rPr>
  </w:style>
  <w:style w:type="paragraph" w:customStyle="1" w:styleId="List7">
    <w:name w:val="List 7"/>
    <w:basedOn w:val="Normal"/>
    <w:semiHidden/>
    <w:rsid w:val="00A96714"/>
    <w:pPr>
      <w:tabs>
        <w:tab w:val="num" w:pos="720"/>
      </w:tabs>
      <w:ind w:left="720" w:hanging="360"/>
    </w:pPr>
    <w:rPr>
      <w:rFonts w:ascii="Times New Roman" w:eastAsia="Times New Roman" w:hAnsi="Times New Roman"/>
      <w:sz w:val="20"/>
      <w:szCs w:val="20"/>
      <w:lang w:val="en-US"/>
    </w:rPr>
  </w:style>
  <w:style w:type="character" w:customStyle="1" w:styleId="Heading5Char">
    <w:name w:val="Heading 5 Char"/>
    <w:basedOn w:val="DefaultParagraphFont"/>
    <w:link w:val="Heading5"/>
    <w:semiHidden/>
    <w:rsid w:val="0073754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sid w:val="0073754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sid w:val="0073754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73754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737544"/>
    <w:rPr>
      <w:rFonts w:asciiTheme="majorHAnsi" w:eastAsiaTheme="majorEastAsia" w:hAnsiTheme="majorHAnsi" w:cstheme="majorBidi"/>
      <w:i/>
      <w:iCs/>
      <w:color w:val="404040" w:themeColor="text1" w:themeTint="BF"/>
      <w:sz w:val="20"/>
      <w:szCs w:val="20"/>
    </w:rPr>
  </w:style>
  <w:style w:type="character" w:customStyle="1" w:styleId="apple-converted-space">
    <w:name w:val="apple-converted-space"/>
    <w:basedOn w:val="DefaultParagraphFont"/>
    <w:rsid w:val="000053E1"/>
  </w:style>
  <w:style w:type="paragraph" w:customStyle="1" w:styleId="Default">
    <w:name w:val="Default"/>
    <w:rsid w:val="0046559C"/>
    <w:pPr>
      <w:widowControl w:val="0"/>
      <w:autoSpaceDE w:val="0"/>
      <w:autoSpaceDN w:val="0"/>
      <w:adjustRightInd w:val="0"/>
    </w:pPr>
    <w:rPr>
      <w:rFonts w:ascii="Cambria" w:hAnsi="Cambria" w:cs="Cambria"/>
      <w:color w:val="000000"/>
    </w:rPr>
  </w:style>
  <w:style w:type="paragraph" w:customStyle="1" w:styleId="Standard1">
    <w:name w:val="Standard1"/>
    <w:rsid w:val="001A1092"/>
    <w:rPr>
      <w:color w:val="000000"/>
    </w:rPr>
  </w:style>
  <w:style w:type="paragraph" w:styleId="BodyText">
    <w:name w:val="Body Text"/>
    <w:basedOn w:val="Normal"/>
    <w:link w:val="BodyTextChar"/>
    <w:locked/>
    <w:rsid w:val="005E5A2B"/>
    <w:pPr>
      <w:widowControl w:val="0"/>
      <w:suppressAutoHyphens/>
      <w:spacing w:after="120"/>
    </w:pPr>
    <w:rPr>
      <w:rFonts w:ascii="Cambria" w:eastAsia="Arial Unicode MS" w:hAnsi="Cambria" w:cs="Cambria"/>
      <w:color w:val="000000"/>
    </w:rPr>
  </w:style>
  <w:style w:type="character" w:customStyle="1" w:styleId="BodyTextChar">
    <w:name w:val="Body Text Char"/>
    <w:basedOn w:val="DefaultParagraphFont"/>
    <w:link w:val="BodyText"/>
    <w:rsid w:val="005E5A2B"/>
    <w:rPr>
      <w:rFonts w:ascii="Cambria" w:eastAsia="Arial Unicode MS" w:hAnsi="Cambria" w:cs="Cambria"/>
      <w:color w:val="000000"/>
      <w:sz w:val="22"/>
      <w:lang w:val="en-AU"/>
    </w:rPr>
  </w:style>
  <w:style w:type="paragraph" w:customStyle="1" w:styleId="LO-normal">
    <w:name w:val="LO-normal"/>
    <w:rsid w:val="005E5A2B"/>
    <w:pPr>
      <w:suppressAutoHyphens/>
    </w:pPr>
    <w:rPr>
      <w:color w:val="000000"/>
    </w:rPr>
  </w:style>
  <w:style w:type="paragraph" w:styleId="EndnoteText">
    <w:name w:val="endnote text"/>
    <w:basedOn w:val="Normal"/>
    <w:link w:val="EndnoteTextChar"/>
    <w:semiHidden/>
    <w:unhideWhenUsed/>
    <w:locked/>
    <w:rsid w:val="001C38D9"/>
    <w:rPr>
      <w:sz w:val="20"/>
      <w:szCs w:val="20"/>
    </w:rPr>
  </w:style>
  <w:style w:type="character" w:customStyle="1" w:styleId="EndnoteTextChar">
    <w:name w:val="Endnote Text Char"/>
    <w:basedOn w:val="DefaultParagraphFont"/>
    <w:link w:val="EndnoteText"/>
    <w:semiHidden/>
    <w:rsid w:val="001C38D9"/>
    <w:rPr>
      <w:sz w:val="20"/>
      <w:szCs w:val="20"/>
      <w:lang w:val="en-AU"/>
    </w:rPr>
  </w:style>
  <w:style w:type="character" w:styleId="EndnoteReference">
    <w:name w:val="endnote reference"/>
    <w:basedOn w:val="DefaultParagraphFont"/>
    <w:semiHidden/>
    <w:unhideWhenUsed/>
    <w:locked/>
    <w:rsid w:val="001C38D9"/>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Revision">
    <w:name w:val="Revision"/>
    <w:hidden/>
    <w:uiPriority w:val="99"/>
    <w:semiHidden/>
    <w:rsid w:val="007351A2"/>
  </w:style>
  <w:style w:type="paragraph" w:customStyle="1" w:styleId="TableParagraph">
    <w:name w:val="Table Paragraph"/>
    <w:basedOn w:val="Normal"/>
    <w:uiPriority w:val="1"/>
    <w:qFormat/>
    <w:rsid w:val="00776E40"/>
    <w:pPr>
      <w:widowControl w:val="0"/>
      <w:autoSpaceDE w:val="0"/>
      <w:autoSpaceDN w:val="0"/>
    </w:pPr>
    <w:rPr>
      <w:rFonts w:ascii="Cambria" w:eastAsia="Cambria" w:hAnsi="Cambria" w:cs="Cambria"/>
      <w:lang w:val="en-US" w:eastAsia="en-US"/>
    </w:rPr>
  </w:style>
  <w:style w:type="character" w:styleId="UnresolvedMention">
    <w:name w:val="Unresolved Mention"/>
    <w:basedOn w:val="DefaultParagraphFont"/>
    <w:uiPriority w:val="99"/>
    <w:semiHidden/>
    <w:unhideWhenUsed/>
    <w:rsid w:val="005F3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91190">
      <w:bodyDiv w:val="1"/>
      <w:marLeft w:val="0"/>
      <w:marRight w:val="0"/>
      <w:marTop w:val="0"/>
      <w:marBottom w:val="0"/>
      <w:divBdr>
        <w:top w:val="none" w:sz="0" w:space="0" w:color="auto"/>
        <w:left w:val="none" w:sz="0" w:space="0" w:color="auto"/>
        <w:bottom w:val="none" w:sz="0" w:space="0" w:color="auto"/>
        <w:right w:val="none" w:sz="0" w:space="0" w:color="auto"/>
      </w:divBdr>
      <w:divsChild>
        <w:div w:id="2048989065">
          <w:marLeft w:val="0"/>
          <w:marRight w:val="0"/>
          <w:marTop w:val="0"/>
          <w:marBottom w:val="0"/>
          <w:divBdr>
            <w:top w:val="none" w:sz="0" w:space="0" w:color="auto"/>
            <w:left w:val="none" w:sz="0" w:space="0" w:color="auto"/>
            <w:bottom w:val="none" w:sz="0" w:space="0" w:color="auto"/>
            <w:right w:val="none" w:sz="0" w:space="0" w:color="auto"/>
          </w:divBdr>
          <w:divsChild>
            <w:div w:id="456997195">
              <w:marLeft w:val="0"/>
              <w:marRight w:val="0"/>
              <w:marTop w:val="0"/>
              <w:marBottom w:val="0"/>
              <w:divBdr>
                <w:top w:val="none" w:sz="0" w:space="0" w:color="auto"/>
                <w:left w:val="none" w:sz="0" w:space="0" w:color="auto"/>
                <w:bottom w:val="none" w:sz="0" w:space="0" w:color="auto"/>
                <w:right w:val="none" w:sz="0" w:space="0" w:color="auto"/>
              </w:divBdr>
              <w:divsChild>
                <w:div w:id="12743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8210">
      <w:bodyDiv w:val="1"/>
      <w:marLeft w:val="0"/>
      <w:marRight w:val="0"/>
      <w:marTop w:val="0"/>
      <w:marBottom w:val="0"/>
      <w:divBdr>
        <w:top w:val="none" w:sz="0" w:space="0" w:color="auto"/>
        <w:left w:val="none" w:sz="0" w:space="0" w:color="auto"/>
        <w:bottom w:val="none" w:sz="0" w:space="0" w:color="auto"/>
        <w:right w:val="none" w:sz="0" w:space="0" w:color="auto"/>
      </w:divBdr>
      <w:divsChild>
        <w:div w:id="1596478270">
          <w:marLeft w:val="0"/>
          <w:marRight w:val="0"/>
          <w:marTop w:val="0"/>
          <w:marBottom w:val="0"/>
          <w:divBdr>
            <w:top w:val="none" w:sz="0" w:space="0" w:color="auto"/>
            <w:left w:val="none" w:sz="0" w:space="0" w:color="auto"/>
            <w:bottom w:val="none" w:sz="0" w:space="0" w:color="auto"/>
            <w:right w:val="none" w:sz="0" w:space="0" w:color="auto"/>
          </w:divBdr>
          <w:divsChild>
            <w:div w:id="615596813">
              <w:marLeft w:val="0"/>
              <w:marRight w:val="0"/>
              <w:marTop w:val="0"/>
              <w:marBottom w:val="0"/>
              <w:divBdr>
                <w:top w:val="none" w:sz="0" w:space="0" w:color="auto"/>
                <w:left w:val="none" w:sz="0" w:space="0" w:color="auto"/>
                <w:bottom w:val="none" w:sz="0" w:space="0" w:color="auto"/>
                <w:right w:val="none" w:sz="0" w:space="0" w:color="auto"/>
              </w:divBdr>
              <w:divsChild>
                <w:div w:id="8053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248">
      <w:bodyDiv w:val="1"/>
      <w:marLeft w:val="0"/>
      <w:marRight w:val="0"/>
      <w:marTop w:val="0"/>
      <w:marBottom w:val="0"/>
      <w:divBdr>
        <w:top w:val="none" w:sz="0" w:space="0" w:color="auto"/>
        <w:left w:val="none" w:sz="0" w:space="0" w:color="auto"/>
        <w:bottom w:val="none" w:sz="0" w:space="0" w:color="auto"/>
        <w:right w:val="none" w:sz="0" w:space="0" w:color="auto"/>
      </w:divBdr>
    </w:div>
    <w:div w:id="184639559">
      <w:bodyDiv w:val="1"/>
      <w:marLeft w:val="0"/>
      <w:marRight w:val="0"/>
      <w:marTop w:val="0"/>
      <w:marBottom w:val="0"/>
      <w:divBdr>
        <w:top w:val="none" w:sz="0" w:space="0" w:color="auto"/>
        <w:left w:val="none" w:sz="0" w:space="0" w:color="auto"/>
        <w:bottom w:val="none" w:sz="0" w:space="0" w:color="auto"/>
        <w:right w:val="none" w:sz="0" w:space="0" w:color="auto"/>
      </w:divBdr>
    </w:div>
    <w:div w:id="193159562">
      <w:bodyDiv w:val="1"/>
      <w:marLeft w:val="0"/>
      <w:marRight w:val="0"/>
      <w:marTop w:val="0"/>
      <w:marBottom w:val="0"/>
      <w:divBdr>
        <w:top w:val="none" w:sz="0" w:space="0" w:color="auto"/>
        <w:left w:val="none" w:sz="0" w:space="0" w:color="auto"/>
        <w:bottom w:val="none" w:sz="0" w:space="0" w:color="auto"/>
        <w:right w:val="none" w:sz="0" w:space="0" w:color="auto"/>
      </w:divBdr>
    </w:div>
    <w:div w:id="213544843">
      <w:bodyDiv w:val="1"/>
      <w:marLeft w:val="0"/>
      <w:marRight w:val="0"/>
      <w:marTop w:val="0"/>
      <w:marBottom w:val="0"/>
      <w:divBdr>
        <w:top w:val="none" w:sz="0" w:space="0" w:color="auto"/>
        <w:left w:val="none" w:sz="0" w:space="0" w:color="auto"/>
        <w:bottom w:val="none" w:sz="0" w:space="0" w:color="auto"/>
        <w:right w:val="none" w:sz="0" w:space="0" w:color="auto"/>
      </w:divBdr>
    </w:div>
    <w:div w:id="287443180">
      <w:bodyDiv w:val="1"/>
      <w:marLeft w:val="0"/>
      <w:marRight w:val="0"/>
      <w:marTop w:val="0"/>
      <w:marBottom w:val="0"/>
      <w:divBdr>
        <w:top w:val="none" w:sz="0" w:space="0" w:color="auto"/>
        <w:left w:val="none" w:sz="0" w:space="0" w:color="auto"/>
        <w:bottom w:val="none" w:sz="0" w:space="0" w:color="auto"/>
        <w:right w:val="none" w:sz="0" w:space="0" w:color="auto"/>
      </w:divBdr>
      <w:divsChild>
        <w:div w:id="1380128653">
          <w:marLeft w:val="0"/>
          <w:marRight w:val="0"/>
          <w:marTop w:val="0"/>
          <w:marBottom w:val="0"/>
          <w:divBdr>
            <w:top w:val="none" w:sz="0" w:space="0" w:color="auto"/>
            <w:left w:val="none" w:sz="0" w:space="0" w:color="auto"/>
            <w:bottom w:val="none" w:sz="0" w:space="0" w:color="auto"/>
            <w:right w:val="none" w:sz="0" w:space="0" w:color="auto"/>
          </w:divBdr>
          <w:divsChild>
            <w:div w:id="595334598">
              <w:marLeft w:val="0"/>
              <w:marRight w:val="0"/>
              <w:marTop w:val="0"/>
              <w:marBottom w:val="0"/>
              <w:divBdr>
                <w:top w:val="none" w:sz="0" w:space="0" w:color="auto"/>
                <w:left w:val="none" w:sz="0" w:space="0" w:color="auto"/>
                <w:bottom w:val="none" w:sz="0" w:space="0" w:color="auto"/>
                <w:right w:val="none" w:sz="0" w:space="0" w:color="auto"/>
              </w:divBdr>
              <w:divsChild>
                <w:div w:id="81448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37434">
      <w:bodyDiv w:val="1"/>
      <w:marLeft w:val="0"/>
      <w:marRight w:val="0"/>
      <w:marTop w:val="0"/>
      <w:marBottom w:val="0"/>
      <w:divBdr>
        <w:top w:val="none" w:sz="0" w:space="0" w:color="auto"/>
        <w:left w:val="none" w:sz="0" w:space="0" w:color="auto"/>
        <w:bottom w:val="none" w:sz="0" w:space="0" w:color="auto"/>
        <w:right w:val="none" w:sz="0" w:space="0" w:color="auto"/>
      </w:divBdr>
    </w:div>
    <w:div w:id="325480897">
      <w:bodyDiv w:val="1"/>
      <w:marLeft w:val="0"/>
      <w:marRight w:val="0"/>
      <w:marTop w:val="0"/>
      <w:marBottom w:val="0"/>
      <w:divBdr>
        <w:top w:val="none" w:sz="0" w:space="0" w:color="auto"/>
        <w:left w:val="none" w:sz="0" w:space="0" w:color="auto"/>
        <w:bottom w:val="none" w:sz="0" w:space="0" w:color="auto"/>
        <w:right w:val="none" w:sz="0" w:space="0" w:color="auto"/>
      </w:divBdr>
      <w:divsChild>
        <w:div w:id="218711052">
          <w:marLeft w:val="0"/>
          <w:marRight w:val="0"/>
          <w:marTop w:val="0"/>
          <w:marBottom w:val="0"/>
          <w:divBdr>
            <w:top w:val="none" w:sz="0" w:space="0" w:color="auto"/>
            <w:left w:val="none" w:sz="0" w:space="0" w:color="auto"/>
            <w:bottom w:val="none" w:sz="0" w:space="0" w:color="auto"/>
            <w:right w:val="none" w:sz="0" w:space="0" w:color="auto"/>
          </w:divBdr>
          <w:divsChild>
            <w:div w:id="2095587160">
              <w:marLeft w:val="0"/>
              <w:marRight w:val="0"/>
              <w:marTop w:val="0"/>
              <w:marBottom w:val="0"/>
              <w:divBdr>
                <w:top w:val="none" w:sz="0" w:space="0" w:color="auto"/>
                <w:left w:val="none" w:sz="0" w:space="0" w:color="auto"/>
                <w:bottom w:val="none" w:sz="0" w:space="0" w:color="auto"/>
                <w:right w:val="none" w:sz="0" w:space="0" w:color="auto"/>
              </w:divBdr>
              <w:divsChild>
                <w:div w:id="8407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95452">
      <w:bodyDiv w:val="1"/>
      <w:marLeft w:val="0"/>
      <w:marRight w:val="0"/>
      <w:marTop w:val="0"/>
      <w:marBottom w:val="0"/>
      <w:divBdr>
        <w:top w:val="none" w:sz="0" w:space="0" w:color="auto"/>
        <w:left w:val="none" w:sz="0" w:space="0" w:color="auto"/>
        <w:bottom w:val="none" w:sz="0" w:space="0" w:color="auto"/>
        <w:right w:val="none" w:sz="0" w:space="0" w:color="auto"/>
      </w:divBdr>
      <w:divsChild>
        <w:div w:id="30150908">
          <w:marLeft w:val="0"/>
          <w:marRight w:val="0"/>
          <w:marTop w:val="0"/>
          <w:marBottom w:val="0"/>
          <w:divBdr>
            <w:top w:val="none" w:sz="0" w:space="0" w:color="auto"/>
            <w:left w:val="none" w:sz="0" w:space="0" w:color="auto"/>
            <w:bottom w:val="none" w:sz="0" w:space="0" w:color="auto"/>
            <w:right w:val="none" w:sz="0" w:space="0" w:color="auto"/>
          </w:divBdr>
          <w:divsChild>
            <w:div w:id="801532502">
              <w:marLeft w:val="0"/>
              <w:marRight w:val="0"/>
              <w:marTop w:val="0"/>
              <w:marBottom w:val="0"/>
              <w:divBdr>
                <w:top w:val="none" w:sz="0" w:space="0" w:color="auto"/>
                <w:left w:val="none" w:sz="0" w:space="0" w:color="auto"/>
                <w:bottom w:val="none" w:sz="0" w:space="0" w:color="auto"/>
                <w:right w:val="none" w:sz="0" w:space="0" w:color="auto"/>
              </w:divBdr>
              <w:divsChild>
                <w:div w:id="2118014182">
                  <w:marLeft w:val="0"/>
                  <w:marRight w:val="0"/>
                  <w:marTop w:val="0"/>
                  <w:marBottom w:val="0"/>
                  <w:divBdr>
                    <w:top w:val="none" w:sz="0" w:space="0" w:color="auto"/>
                    <w:left w:val="none" w:sz="0" w:space="0" w:color="auto"/>
                    <w:bottom w:val="none" w:sz="0" w:space="0" w:color="auto"/>
                    <w:right w:val="none" w:sz="0" w:space="0" w:color="auto"/>
                  </w:divBdr>
                  <w:divsChild>
                    <w:div w:id="14018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792099">
      <w:bodyDiv w:val="1"/>
      <w:marLeft w:val="0"/>
      <w:marRight w:val="0"/>
      <w:marTop w:val="0"/>
      <w:marBottom w:val="0"/>
      <w:divBdr>
        <w:top w:val="none" w:sz="0" w:space="0" w:color="auto"/>
        <w:left w:val="none" w:sz="0" w:space="0" w:color="auto"/>
        <w:bottom w:val="none" w:sz="0" w:space="0" w:color="auto"/>
        <w:right w:val="none" w:sz="0" w:space="0" w:color="auto"/>
      </w:divBdr>
      <w:divsChild>
        <w:div w:id="1695617756">
          <w:marLeft w:val="0"/>
          <w:marRight w:val="0"/>
          <w:marTop w:val="0"/>
          <w:marBottom w:val="0"/>
          <w:divBdr>
            <w:top w:val="none" w:sz="0" w:space="0" w:color="auto"/>
            <w:left w:val="none" w:sz="0" w:space="0" w:color="auto"/>
            <w:bottom w:val="none" w:sz="0" w:space="0" w:color="auto"/>
            <w:right w:val="none" w:sz="0" w:space="0" w:color="auto"/>
          </w:divBdr>
          <w:divsChild>
            <w:div w:id="1131705191">
              <w:marLeft w:val="0"/>
              <w:marRight w:val="0"/>
              <w:marTop w:val="0"/>
              <w:marBottom w:val="0"/>
              <w:divBdr>
                <w:top w:val="none" w:sz="0" w:space="0" w:color="auto"/>
                <w:left w:val="none" w:sz="0" w:space="0" w:color="auto"/>
                <w:bottom w:val="none" w:sz="0" w:space="0" w:color="auto"/>
                <w:right w:val="none" w:sz="0" w:space="0" w:color="auto"/>
              </w:divBdr>
              <w:divsChild>
                <w:div w:id="1020469445">
                  <w:marLeft w:val="0"/>
                  <w:marRight w:val="0"/>
                  <w:marTop w:val="0"/>
                  <w:marBottom w:val="0"/>
                  <w:divBdr>
                    <w:top w:val="none" w:sz="0" w:space="0" w:color="auto"/>
                    <w:left w:val="none" w:sz="0" w:space="0" w:color="auto"/>
                    <w:bottom w:val="none" w:sz="0" w:space="0" w:color="auto"/>
                    <w:right w:val="none" w:sz="0" w:space="0" w:color="auto"/>
                  </w:divBdr>
                  <w:divsChild>
                    <w:div w:id="16929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024069">
      <w:bodyDiv w:val="1"/>
      <w:marLeft w:val="0"/>
      <w:marRight w:val="0"/>
      <w:marTop w:val="0"/>
      <w:marBottom w:val="0"/>
      <w:divBdr>
        <w:top w:val="none" w:sz="0" w:space="0" w:color="auto"/>
        <w:left w:val="none" w:sz="0" w:space="0" w:color="auto"/>
        <w:bottom w:val="none" w:sz="0" w:space="0" w:color="auto"/>
        <w:right w:val="none" w:sz="0" w:space="0" w:color="auto"/>
      </w:divBdr>
    </w:div>
    <w:div w:id="380982064">
      <w:bodyDiv w:val="1"/>
      <w:marLeft w:val="0"/>
      <w:marRight w:val="0"/>
      <w:marTop w:val="0"/>
      <w:marBottom w:val="0"/>
      <w:divBdr>
        <w:top w:val="none" w:sz="0" w:space="0" w:color="auto"/>
        <w:left w:val="none" w:sz="0" w:space="0" w:color="auto"/>
        <w:bottom w:val="none" w:sz="0" w:space="0" w:color="auto"/>
        <w:right w:val="none" w:sz="0" w:space="0" w:color="auto"/>
      </w:divBdr>
      <w:divsChild>
        <w:div w:id="1651326731">
          <w:marLeft w:val="0"/>
          <w:marRight w:val="0"/>
          <w:marTop w:val="0"/>
          <w:marBottom w:val="0"/>
          <w:divBdr>
            <w:top w:val="none" w:sz="0" w:space="0" w:color="auto"/>
            <w:left w:val="none" w:sz="0" w:space="0" w:color="auto"/>
            <w:bottom w:val="none" w:sz="0" w:space="0" w:color="auto"/>
            <w:right w:val="none" w:sz="0" w:space="0" w:color="auto"/>
          </w:divBdr>
          <w:divsChild>
            <w:div w:id="1023827600">
              <w:marLeft w:val="0"/>
              <w:marRight w:val="0"/>
              <w:marTop w:val="0"/>
              <w:marBottom w:val="0"/>
              <w:divBdr>
                <w:top w:val="none" w:sz="0" w:space="0" w:color="auto"/>
                <w:left w:val="none" w:sz="0" w:space="0" w:color="auto"/>
                <w:bottom w:val="none" w:sz="0" w:space="0" w:color="auto"/>
                <w:right w:val="none" w:sz="0" w:space="0" w:color="auto"/>
              </w:divBdr>
              <w:divsChild>
                <w:div w:id="8660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19907">
      <w:bodyDiv w:val="1"/>
      <w:marLeft w:val="0"/>
      <w:marRight w:val="0"/>
      <w:marTop w:val="0"/>
      <w:marBottom w:val="0"/>
      <w:divBdr>
        <w:top w:val="none" w:sz="0" w:space="0" w:color="auto"/>
        <w:left w:val="none" w:sz="0" w:space="0" w:color="auto"/>
        <w:bottom w:val="none" w:sz="0" w:space="0" w:color="auto"/>
        <w:right w:val="none" w:sz="0" w:space="0" w:color="auto"/>
      </w:divBdr>
      <w:divsChild>
        <w:div w:id="1756127857">
          <w:marLeft w:val="0"/>
          <w:marRight w:val="0"/>
          <w:marTop w:val="0"/>
          <w:marBottom w:val="0"/>
          <w:divBdr>
            <w:top w:val="none" w:sz="0" w:space="0" w:color="auto"/>
            <w:left w:val="none" w:sz="0" w:space="0" w:color="auto"/>
            <w:bottom w:val="none" w:sz="0" w:space="0" w:color="auto"/>
            <w:right w:val="none" w:sz="0" w:space="0" w:color="auto"/>
          </w:divBdr>
          <w:divsChild>
            <w:div w:id="650715281">
              <w:marLeft w:val="0"/>
              <w:marRight w:val="0"/>
              <w:marTop w:val="0"/>
              <w:marBottom w:val="0"/>
              <w:divBdr>
                <w:top w:val="none" w:sz="0" w:space="0" w:color="auto"/>
                <w:left w:val="none" w:sz="0" w:space="0" w:color="auto"/>
                <w:bottom w:val="none" w:sz="0" w:space="0" w:color="auto"/>
                <w:right w:val="none" w:sz="0" w:space="0" w:color="auto"/>
              </w:divBdr>
              <w:divsChild>
                <w:div w:id="17439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4488">
      <w:bodyDiv w:val="1"/>
      <w:marLeft w:val="0"/>
      <w:marRight w:val="0"/>
      <w:marTop w:val="0"/>
      <w:marBottom w:val="0"/>
      <w:divBdr>
        <w:top w:val="none" w:sz="0" w:space="0" w:color="auto"/>
        <w:left w:val="none" w:sz="0" w:space="0" w:color="auto"/>
        <w:bottom w:val="none" w:sz="0" w:space="0" w:color="auto"/>
        <w:right w:val="none" w:sz="0" w:space="0" w:color="auto"/>
      </w:divBdr>
    </w:div>
    <w:div w:id="634455922">
      <w:bodyDiv w:val="1"/>
      <w:marLeft w:val="0"/>
      <w:marRight w:val="0"/>
      <w:marTop w:val="0"/>
      <w:marBottom w:val="0"/>
      <w:divBdr>
        <w:top w:val="none" w:sz="0" w:space="0" w:color="auto"/>
        <w:left w:val="none" w:sz="0" w:space="0" w:color="auto"/>
        <w:bottom w:val="none" w:sz="0" w:space="0" w:color="auto"/>
        <w:right w:val="none" w:sz="0" w:space="0" w:color="auto"/>
      </w:divBdr>
      <w:divsChild>
        <w:div w:id="918949843">
          <w:marLeft w:val="0"/>
          <w:marRight w:val="0"/>
          <w:marTop w:val="0"/>
          <w:marBottom w:val="0"/>
          <w:divBdr>
            <w:top w:val="none" w:sz="0" w:space="0" w:color="auto"/>
            <w:left w:val="none" w:sz="0" w:space="0" w:color="auto"/>
            <w:bottom w:val="none" w:sz="0" w:space="0" w:color="auto"/>
            <w:right w:val="none" w:sz="0" w:space="0" w:color="auto"/>
          </w:divBdr>
          <w:divsChild>
            <w:div w:id="379285397">
              <w:marLeft w:val="0"/>
              <w:marRight w:val="0"/>
              <w:marTop w:val="0"/>
              <w:marBottom w:val="0"/>
              <w:divBdr>
                <w:top w:val="none" w:sz="0" w:space="0" w:color="auto"/>
                <w:left w:val="none" w:sz="0" w:space="0" w:color="auto"/>
                <w:bottom w:val="none" w:sz="0" w:space="0" w:color="auto"/>
                <w:right w:val="none" w:sz="0" w:space="0" w:color="auto"/>
              </w:divBdr>
              <w:divsChild>
                <w:div w:id="1786996614">
                  <w:marLeft w:val="0"/>
                  <w:marRight w:val="0"/>
                  <w:marTop w:val="0"/>
                  <w:marBottom w:val="0"/>
                  <w:divBdr>
                    <w:top w:val="none" w:sz="0" w:space="0" w:color="auto"/>
                    <w:left w:val="none" w:sz="0" w:space="0" w:color="auto"/>
                    <w:bottom w:val="none" w:sz="0" w:space="0" w:color="auto"/>
                    <w:right w:val="none" w:sz="0" w:space="0" w:color="auto"/>
                  </w:divBdr>
                  <w:divsChild>
                    <w:div w:id="184751148">
                      <w:marLeft w:val="0"/>
                      <w:marRight w:val="0"/>
                      <w:marTop w:val="0"/>
                      <w:marBottom w:val="0"/>
                      <w:divBdr>
                        <w:top w:val="none" w:sz="0" w:space="0" w:color="auto"/>
                        <w:left w:val="none" w:sz="0" w:space="0" w:color="auto"/>
                        <w:bottom w:val="none" w:sz="0" w:space="0" w:color="auto"/>
                        <w:right w:val="none" w:sz="0" w:space="0" w:color="auto"/>
                      </w:divBdr>
                    </w:div>
                  </w:divsChild>
                </w:div>
                <w:div w:id="1973444403">
                  <w:marLeft w:val="0"/>
                  <w:marRight w:val="0"/>
                  <w:marTop w:val="0"/>
                  <w:marBottom w:val="0"/>
                  <w:divBdr>
                    <w:top w:val="none" w:sz="0" w:space="0" w:color="auto"/>
                    <w:left w:val="none" w:sz="0" w:space="0" w:color="auto"/>
                    <w:bottom w:val="none" w:sz="0" w:space="0" w:color="auto"/>
                    <w:right w:val="none" w:sz="0" w:space="0" w:color="auto"/>
                  </w:divBdr>
                  <w:divsChild>
                    <w:div w:id="902250313">
                      <w:marLeft w:val="0"/>
                      <w:marRight w:val="0"/>
                      <w:marTop w:val="0"/>
                      <w:marBottom w:val="0"/>
                      <w:divBdr>
                        <w:top w:val="none" w:sz="0" w:space="0" w:color="auto"/>
                        <w:left w:val="none" w:sz="0" w:space="0" w:color="auto"/>
                        <w:bottom w:val="none" w:sz="0" w:space="0" w:color="auto"/>
                        <w:right w:val="none" w:sz="0" w:space="0" w:color="auto"/>
                      </w:divBdr>
                    </w:div>
                  </w:divsChild>
                </w:div>
                <w:div w:id="1239901282">
                  <w:marLeft w:val="0"/>
                  <w:marRight w:val="0"/>
                  <w:marTop w:val="0"/>
                  <w:marBottom w:val="0"/>
                  <w:divBdr>
                    <w:top w:val="none" w:sz="0" w:space="0" w:color="auto"/>
                    <w:left w:val="none" w:sz="0" w:space="0" w:color="auto"/>
                    <w:bottom w:val="none" w:sz="0" w:space="0" w:color="auto"/>
                    <w:right w:val="none" w:sz="0" w:space="0" w:color="auto"/>
                  </w:divBdr>
                  <w:divsChild>
                    <w:div w:id="1152329179">
                      <w:marLeft w:val="0"/>
                      <w:marRight w:val="0"/>
                      <w:marTop w:val="0"/>
                      <w:marBottom w:val="0"/>
                      <w:divBdr>
                        <w:top w:val="none" w:sz="0" w:space="0" w:color="auto"/>
                        <w:left w:val="none" w:sz="0" w:space="0" w:color="auto"/>
                        <w:bottom w:val="none" w:sz="0" w:space="0" w:color="auto"/>
                        <w:right w:val="none" w:sz="0" w:space="0" w:color="auto"/>
                      </w:divBdr>
                    </w:div>
                  </w:divsChild>
                </w:div>
                <w:div w:id="1554268071">
                  <w:marLeft w:val="0"/>
                  <w:marRight w:val="0"/>
                  <w:marTop w:val="0"/>
                  <w:marBottom w:val="0"/>
                  <w:divBdr>
                    <w:top w:val="none" w:sz="0" w:space="0" w:color="auto"/>
                    <w:left w:val="none" w:sz="0" w:space="0" w:color="auto"/>
                    <w:bottom w:val="none" w:sz="0" w:space="0" w:color="auto"/>
                    <w:right w:val="none" w:sz="0" w:space="0" w:color="auto"/>
                  </w:divBdr>
                  <w:divsChild>
                    <w:div w:id="1016806476">
                      <w:marLeft w:val="0"/>
                      <w:marRight w:val="0"/>
                      <w:marTop w:val="0"/>
                      <w:marBottom w:val="0"/>
                      <w:divBdr>
                        <w:top w:val="none" w:sz="0" w:space="0" w:color="auto"/>
                        <w:left w:val="none" w:sz="0" w:space="0" w:color="auto"/>
                        <w:bottom w:val="none" w:sz="0" w:space="0" w:color="auto"/>
                        <w:right w:val="none" w:sz="0" w:space="0" w:color="auto"/>
                      </w:divBdr>
                    </w:div>
                  </w:divsChild>
                </w:div>
                <w:div w:id="1138373266">
                  <w:marLeft w:val="0"/>
                  <w:marRight w:val="0"/>
                  <w:marTop w:val="0"/>
                  <w:marBottom w:val="0"/>
                  <w:divBdr>
                    <w:top w:val="none" w:sz="0" w:space="0" w:color="auto"/>
                    <w:left w:val="none" w:sz="0" w:space="0" w:color="auto"/>
                    <w:bottom w:val="none" w:sz="0" w:space="0" w:color="auto"/>
                    <w:right w:val="none" w:sz="0" w:space="0" w:color="auto"/>
                  </w:divBdr>
                  <w:divsChild>
                    <w:div w:id="41053837">
                      <w:marLeft w:val="0"/>
                      <w:marRight w:val="0"/>
                      <w:marTop w:val="0"/>
                      <w:marBottom w:val="0"/>
                      <w:divBdr>
                        <w:top w:val="none" w:sz="0" w:space="0" w:color="auto"/>
                        <w:left w:val="none" w:sz="0" w:space="0" w:color="auto"/>
                        <w:bottom w:val="none" w:sz="0" w:space="0" w:color="auto"/>
                        <w:right w:val="none" w:sz="0" w:space="0" w:color="auto"/>
                      </w:divBdr>
                    </w:div>
                  </w:divsChild>
                </w:div>
                <w:div w:id="939143667">
                  <w:marLeft w:val="0"/>
                  <w:marRight w:val="0"/>
                  <w:marTop w:val="0"/>
                  <w:marBottom w:val="0"/>
                  <w:divBdr>
                    <w:top w:val="none" w:sz="0" w:space="0" w:color="auto"/>
                    <w:left w:val="none" w:sz="0" w:space="0" w:color="auto"/>
                    <w:bottom w:val="none" w:sz="0" w:space="0" w:color="auto"/>
                    <w:right w:val="none" w:sz="0" w:space="0" w:color="auto"/>
                  </w:divBdr>
                  <w:divsChild>
                    <w:div w:id="648289887">
                      <w:marLeft w:val="0"/>
                      <w:marRight w:val="0"/>
                      <w:marTop w:val="0"/>
                      <w:marBottom w:val="0"/>
                      <w:divBdr>
                        <w:top w:val="none" w:sz="0" w:space="0" w:color="auto"/>
                        <w:left w:val="none" w:sz="0" w:space="0" w:color="auto"/>
                        <w:bottom w:val="none" w:sz="0" w:space="0" w:color="auto"/>
                        <w:right w:val="none" w:sz="0" w:space="0" w:color="auto"/>
                      </w:divBdr>
                    </w:div>
                  </w:divsChild>
                </w:div>
                <w:div w:id="2014674902">
                  <w:marLeft w:val="0"/>
                  <w:marRight w:val="0"/>
                  <w:marTop w:val="0"/>
                  <w:marBottom w:val="0"/>
                  <w:divBdr>
                    <w:top w:val="none" w:sz="0" w:space="0" w:color="auto"/>
                    <w:left w:val="none" w:sz="0" w:space="0" w:color="auto"/>
                    <w:bottom w:val="none" w:sz="0" w:space="0" w:color="auto"/>
                    <w:right w:val="none" w:sz="0" w:space="0" w:color="auto"/>
                  </w:divBdr>
                  <w:divsChild>
                    <w:div w:id="1376663249">
                      <w:marLeft w:val="0"/>
                      <w:marRight w:val="0"/>
                      <w:marTop w:val="0"/>
                      <w:marBottom w:val="0"/>
                      <w:divBdr>
                        <w:top w:val="none" w:sz="0" w:space="0" w:color="auto"/>
                        <w:left w:val="none" w:sz="0" w:space="0" w:color="auto"/>
                        <w:bottom w:val="none" w:sz="0" w:space="0" w:color="auto"/>
                        <w:right w:val="none" w:sz="0" w:space="0" w:color="auto"/>
                      </w:divBdr>
                    </w:div>
                  </w:divsChild>
                </w:div>
                <w:div w:id="1739091953">
                  <w:marLeft w:val="0"/>
                  <w:marRight w:val="0"/>
                  <w:marTop w:val="0"/>
                  <w:marBottom w:val="0"/>
                  <w:divBdr>
                    <w:top w:val="none" w:sz="0" w:space="0" w:color="auto"/>
                    <w:left w:val="none" w:sz="0" w:space="0" w:color="auto"/>
                    <w:bottom w:val="none" w:sz="0" w:space="0" w:color="auto"/>
                    <w:right w:val="none" w:sz="0" w:space="0" w:color="auto"/>
                  </w:divBdr>
                  <w:divsChild>
                    <w:div w:id="18956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711">
              <w:marLeft w:val="0"/>
              <w:marRight w:val="0"/>
              <w:marTop w:val="0"/>
              <w:marBottom w:val="0"/>
              <w:divBdr>
                <w:top w:val="none" w:sz="0" w:space="0" w:color="auto"/>
                <w:left w:val="none" w:sz="0" w:space="0" w:color="auto"/>
                <w:bottom w:val="none" w:sz="0" w:space="0" w:color="auto"/>
                <w:right w:val="none" w:sz="0" w:space="0" w:color="auto"/>
              </w:divBdr>
              <w:divsChild>
                <w:div w:id="1297682621">
                  <w:marLeft w:val="0"/>
                  <w:marRight w:val="0"/>
                  <w:marTop w:val="0"/>
                  <w:marBottom w:val="0"/>
                  <w:divBdr>
                    <w:top w:val="none" w:sz="0" w:space="0" w:color="auto"/>
                    <w:left w:val="none" w:sz="0" w:space="0" w:color="auto"/>
                    <w:bottom w:val="none" w:sz="0" w:space="0" w:color="auto"/>
                    <w:right w:val="none" w:sz="0" w:space="0" w:color="auto"/>
                  </w:divBdr>
                  <w:divsChild>
                    <w:div w:id="1087531688">
                      <w:marLeft w:val="0"/>
                      <w:marRight w:val="0"/>
                      <w:marTop w:val="0"/>
                      <w:marBottom w:val="0"/>
                      <w:divBdr>
                        <w:top w:val="none" w:sz="0" w:space="0" w:color="auto"/>
                        <w:left w:val="none" w:sz="0" w:space="0" w:color="auto"/>
                        <w:bottom w:val="none" w:sz="0" w:space="0" w:color="auto"/>
                        <w:right w:val="none" w:sz="0" w:space="0" w:color="auto"/>
                      </w:divBdr>
                    </w:div>
                  </w:divsChild>
                </w:div>
                <w:div w:id="1906640363">
                  <w:marLeft w:val="0"/>
                  <w:marRight w:val="0"/>
                  <w:marTop w:val="0"/>
                  <w:marBottom w:val="0"/>
                  <w:divBdr>
                    <w:top w:val="none" w:sz="0" w:space="0" w:color="auto"/>
                    <w:left w:val="none" w:sz="0" w:space="0" w:color="auto"/>
                    <w:bottom w:val="none" w:sz="0" w:space="0" w:color="auto"/>
                    <w:right w:val="none" w:sz="0" w:space="0" w:color="auto"/>
                  </w:divBdr>
                  <w:divsChild>
                    <w:div w:id="765149965">
                      <w:marLeft w:val="0"/>
                      <w:marRight w:val="0"/>
                      <w:marTop w:val="0"/>
                      <w:marBottom w:val="0"/>
                      <w:divBdr>
                        <w:top w:val="none" w:sz="0" w:space="0" w:color="auto"/>
                        <w:left w:val="none" w:sz="0" w:space="0" w:color="auto"/>
                        <w:bottom w:val="none" w:sz="0" w:space="0" w:color="auto"/>
                        <w:right w:val="none" w:sz="0" w:space="0" w:color="auto"/>
                      </w:divBdr>
                    </w:div>
                  </w:divsChild>
                </w:div>
                <w:div w:id="848131758">
                  <w:marLeft w:val="0"/>
                  <w:marRight w:val="0"/>
                  <w:marTop w:val="0"/>
                  <w:marBottom w:val="0"/>
                  <w:divBdr>
                    <w:top w:val="none" w:sz="0" w:space="0" w:color="auto"/>
                    <w:left w:val="none" w:sz="0" w:space="0" w:color="auto"/>
                    <w:bottom w:val="none" w:sz="0" w:space="0" w:color="auto"/>
                    <w:right w:val="none" w:sz="0" w:space="0" w:color="auto"/>
                  </w:divBdr>
                  <w:divsChild>
                    <w:div w:id="573010259">
                      <w:marLeft w:val="0"/>
                      <w:marRight w:val="0"/>
                      <w:marTop w:val="0"/>
                      <w:marBottom w:val="0"/>
                      <w:divBdr>
                        <w:top w:val="none" w:sz="0" w:space="0" w:color="auto"/>
                        <w:left w:val="none" w:sz="0" w:space="0" w:color="auto"/>
                        <w:bottom w:val="none" w:sz="0" w:space="0" w:color="auto"/>
                        <w:right w:val="none" w:sz="0" w:space="0" w:color="auto"/>
                      </w:divBdr>
                    </w:div>
                  </w:divsChild>
                </w:div>
                <w:div w:id="83384751">
                  <w:marLeft w:val="0"/>
                  <w:marRight w:val="0"/>
                  <w:marTop w:val="0"/>
                  <w:marBottom w:val="0"/>
                  <w:divBdr>
                    <w:top w:val="none" w:sz="0" w:space="0" w:color="auto"/>
                    <w:left w:val="none" w:sz="0" w:space="0" w:color="auto"/>
                    <w:bottom w:val="none" w:sz="0" w:space="0" w:color="auto"/>
                    <w:right w:val="none" w:sz="0" w:space="0" w:color="auto"/>
                  </w:divBdr>
                  <w:divsChild>
                    <w:div w:id="551038195">
                      <w:marLeft w:val="0"/>
                      <w:marRight w:val="0"/>
                      <w:marTop w:val="0"/>
                      <w:marBottom w:val="0"/>
                      <w:divBdr>
                        <w:top w:val="none" w:sz="0" w:space="0" w:color="auto"/>
                        <w:left w:val="none" w:sz="0" w:space="0" w:color="auto"/>
                        <w:bottom w:val="none" w:sz="0" w:space="0" w:color="auto"/>
                        <w:right w:val="none" w:sz="0" w:space="0" w:color="auto"/>
                      </w:divBdr>
                    </w:div>
                  </w:divsChild>
                </w:div>
                <w:div w:id="1371540553">
                  <w:marLeft w:val="0"/>
                  <w:marRight w:val="0"/>
                  <w:marTop w:val="0"/>
                  <w:marBottom w:val="0"/>
                  <w:divBdr>
                    <w:top w:val="none" w:sz="0" w:space="0" w:color="auto"/>
                    <w:left w:val="none" w:sz="0" w:space="0" w:color="auto"/>
                    <w:bottom w:val="none" w:sz="0" w:space="0" w:color="auto"/>
                    <w:right w:val="none" w:sz="0" w:space="0" w:color="auto"/>
                  </w:divBdr>
                  <w:divsChild>
                    <w:div w:id="1114210171">
                      <w:marLeft w:val="0"/>
                      <w:marRight w:val="0"/>
                      <w:marTop w:val="0"/>
                      <w:marBottom w:val="0"/>
                      <w:divBdr>
                        <w:top w:val="none" w:sz="0" w:space="0" w:color="auto"/>
                        <w:left w:val="none" w:sz="0" w:space="0" w:color="auto"/>
                        <w:bottom w:val="none" w:sz="0" w:space="0" w:color="auto"/>
                        <w:right w:val="none" w:sz="0" w:space="0" w:color="auto"/>
                      </w:divBdr>
                    </w:div>
                  </w:divsChild>
                </w:div>
                <w:div w:id="1148472736">
                  <w:marLeft w:val="0"/>
                  <w:marRight w:val="0"/>
                  <w:marTop w:val="0"/>
                  <w:marBottom w:val="0"/>
                  <w:divBdr>
                    <w:top w:val="none" w:sz="0" w:space="0" w:color="auto"/>
                    <w:left w:val="none" w:sz="0" w:space="0" w:color="auto"/>
                    <w:bottom w:val="none" w:sz="0" w:space="0" w:color="auto"/>
                    <w:right w:val="none" w:sz="0" w:space="0" w:color="auto"/>
                  </w:divBdr>
                  <w:divsChild>
                    <w:div w:id="1670403880">
                      <w:marLeft w:val="0"/>
                      <w:marRight w:val="0"/>
                      <w:marTop w:val="0"/>
                      <w:marBottom w:val="0"/>
                      <w:divBdr>
                        <w:top w:val="none" w:sz="0" w:space="0" w:color="auto"/>
                        <w:left w:val="none" w:sz="0" w:space="0" w:color="auto"/>
                        <w:bottom w:val="none" w:sz="0" w:space="0" w:color="auto"/>
                        <w:right w:val="none" w:sz="0" w:space="0" w:color="auto"/>
                      </w:divBdr>
                    </w:div>
                  </w:divsChild>
                </w:div>
                <w:div w:id="223755797">
                  <w:marLeft w:val="0"/>
                  <w:marRight w:val="0"/>
                  <w:marTop w:val="0"/>
                  <w:marBottom w:val="0"/>
                  <w:divBdr>
                    <w:top w:val="none" w:sz="0" w:space="0" w:color="auto"/>
                    <w:left w:val="none" w:sz="0" w:space="0" w:color="auto"/>
                    <w:bottom w:val="none" w:sz="0" w:space="0" w:color="auto"/>
                    <w:right w:val="none" w:sz="0" w:space="0" w:color="auto"/>
                  </w:divBdr>
                  <w:divsChild>
                    <w:div w:id="552893329">
                      <w:marLeft w:val="0"/>
                      <w:marRight w:val="0"/>
                      <w:marTop w:val="0"/>
                      <w:marBottom w:val="0"/>
                      <w:divBdr>
                        <w:top w:val="none" w:sz="0" w:space="0" w:color="auto"/>
                        <w:left w:val="none" w:sz="0" w:space="0" w:color="auto"/>
                        <w:bottom w:val="none" w:sz="0" w:space="0" w:color="auto"/>
                        <w:right w:val="none" w:sz="0" w:space="0" w:color="auto"/>
                      </w:divBdr>
                    </w:div>
                  </w:divsChild>
                </w:div>
                <w:div w:id="337117711">
                  <w:marLeft w:val="0"/>
                  <w:marRight w:val="0"/>
                  <w:marTop w:val="0"/>
                  <w:marBottom w:val="0"/>
                  <w:divBdr>
                    <w:top w:val="none" w:sz="0" w:space="0" w:color="auto"/>
                    <w:left w:val="none" w:sz="0" w:space="0" w:color="auto"/>
                    <w:bottom w:val="none" w:sz="0" w:space="0" w:color="auto"/>
                    <w:right w:val="none" w:sz="0" w:space="0" w:color="auto"/>
                  </w:divBdr>
                  <w:divsChild>
                    <w:div w:id="921140984">
                      <w:marLeft w:val="0"/>
                      <w:marRight w:val="0"/>
                      <w:marTop w:val="0"/>
                      <w:marBottom w:val="0"/>
                      <w:divBdr>
                        <w:top w:val="none" w:sz="0" w:space="0" w:color="auto"/>
                        <w:left w:val="none" w:sz="0" w:space="0" w:color="auto"/>
                        <w:bottom w:val="none" w:sz="0" w:space="0" w:color="auto"/>
                        <w:right w:val="none" w:sz="0" w:space="0" w:color="auto"/>
                      </w:divBdr>
                    </w:div>
                  </w:divsChild>
                </w:div>
                <w:div w:id="483162063">
                  <w:marLeft w:val="0"/>
                  <w:marRight w:val="0"/>
                  <w:marTop w:val="0"/>
                  <w:marBottom w:val="0"/>
                  <w:divBdr>
                    <w:top w:val="none" w:sz="0" w:space="0" w:color="auto"/>
                    <w:left w:val="none" w:sz="0" w:space="0" w:color="auto"/>
                    <w:bottom w:val="none" w:sz="0" w:space="0" w:color="auto"/>
                    <w:right w:val="none" w:sz="0" w:space="0" w:color="auto"/>
                  </w:divBdr>
                  <w:divsChild>
                    <w:div w:id="195702821">
                      <w:marLeft w:val="0"/>
                      <w:marRight w:val="0"/>
                      <w:marTop w:val="0"/>
                      <w:marBottom w:val="0"/>
                      <w:divBdr>
                        <w:top w:val="none" w:sz="0" w:space="0" w:color="auto"/>
                        <w:left w:val="none" w:sz="0" w:space="0" w:color="auto"/>
                        <w:bottom w:val="none" w:sz="0" w:space="0" w:color="auto"/>
                        <w:right w:val="none" w:sz="0" w:space="0" w:color="auto"/>
                      </w:divBdr>
                    </w:div>
                  </w:divsChild>
                </w:div>
                <w:div w:id="2048676456">
                  <w:marLeft w:val="0"/>
                  <w:marRight w:val="0"/>
                  <w:marTop w:val="0"/>
                  <w:marBottom w:val="0"/>
                  <w:divBdr>
                    <w:top w:val="none" w:sz="0" w:space="0" w:color="auto"/>
                    <w:left w:val="none" w:sz="0" w:space="0" w:color="auto"/>
                    <w:bottom w:val="none" w:sz="0" w:space="0" w:color="auto"/>
                    <w:right w:val="none" w:sz="0" w:space="0" w:color="auto"/>
                  </w:divBdr>
                  <w:divsChild>
                    <w:div w:id="16069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825572">
      <w:bodyDiv w:val="1"/>
      <w:marLeft w:val="0"/>
      <w:marRight w:val="0"/>
      <w:marTop w:val="0"/>
      <w:marBottom w:val="0"/>
      <w:divBdr>
        <w:top w:val="none" w:sz="0" w:space="0" w:color="auto"/>
        <w:left w:val="none" w:sz="0" w:space="0" w:color="auto"/>
        <w:bottom w:val="none" w:sz="0" w:space="0" w:color="auto"/>
        <w:right w:val="none" w:sz="0" w:space="0" w:color="auto"/>
      </w:divBdr>
    </w:div>
    <w:div w:id="663633106">
      <w:bodyDiv w:val="1"/>
      <w:marLeft w:val="0"/>
      <w:marRight w:val="0"/>
      <w:marTop w:val="0"/>
      <w:marBottom w:val="0"/>
      <w:divBdr>
        <w:top w:val="none" w:sz="0" w:space="0" w:color="auto"/>
        <w:left w:val="none" w:sz="0" w:space="0" w:color="auto"/>
        <w:bottom w:val="none" w:sz="0" w:space="0" w:color="auto"/>
        <w:right w:val="none" w:sz="0" w:space="0" w:color="auto"/>
      </w:divBdr>
    </w:div>
    <w:div w:id="674386221">
      <w:bodyDiv w:val="1"/>
      <w:marLeft w:val="0"/>
      <w:marRight w:val="0"/>
      <w:marTop w:val="0"/>
      <w:marBottom w:val="0"/>
      <w:divBdr>
        <w:top w:val="none" w:sz="0" w:space="0" w:color="auto"/>
        <w:left w:val="none" w:sz="0" w:space="0" w:color="auto"/>
        <w:bottom w:val="none" w:sz="0" w:space="0" w:color="auto"/>
        <w:right w:val="none" w:sz="0" w:space="0" w:color="auto"/>
      </w:divBdr>
      <w:divsChild>
        <w:div w:id="387922399">
          <w:marLeft w:val="0"/>
          <w:marRight w:val="0"/>
          <w:marTop w:val="0"/>
          <w:marBottom w:val="0"/>
          <w:divBdr>
            <w:top w:val="none" w:sz="0" w:space="0" w:color="auto"/>
            <w:left w:val="none" w:sz="0" w:space="0" w:color="auto"/>
            <w:bottom w:val="none" w:sz="0" w:space="0" w:color="auto"/>
            <w:right w:val="none" w:sz="0" w:space="0" w:color="auto"/>
          </w:divBdr>
          <w:divsChild>
            <w:div w:id="769470678">
              <w:marLeft w:val="0"/>
              <w:marRight w:val="0"/>
              <w:marTop w:val="0"/>
              <w:marBottom w:val="0"/>
              <w:divBdr>
                <w:top w:val="none" w:sz="0" w:space="0" w:color="auto"/>
                <w:left w:val="none" w:sz="0" w:space="0" w:color="auto"/>
                <w:bottom w:val="none" w:sz="0" w:space="0" w:color="auto"/>
                <w:right w:val="none" w:sz="0" w:space="0" w:color="auto"/>
              </w:divBdr>
              <w:divsChild>
                <w:div w:id="3528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448">
      <w:bodyDiv w:val="1"/>
      <w:marLeft w:val="0"/>
      <w:marRight w:val="0"/>
      <w:marTop w:val="0"/>
      <w:marBottom w:val="0"/>
      <w:divBdr>
        <w:top w:val="none" w:sz="0" w:space="0" w:color="auto"/>
        <w:left w:val="none" w:sz="0" w:space="0" w:color="auto"/>
        <w:bottom w:val="none" w:sz="0" w:space="0" w:color="auto"/>
        <w:right w:val="none" w:sz="0" w:space="0" w:color="auto"/>
      </w:divBdr>
    </w:div>
    <w:div w:id="744227582">
      <w:bodyDiv w:val="1"/>
      <w:marLeft w:val="0"/>
      <w:marRight w:val="0"/>
      <w:marTop w:val="0"/>
      <w:marBottom w:val="0"/>
      <w:divBdr>
        <w:top w:val="none" w:sz="0" w:space="0" w:color="auto"/>
        <w:left w:val="none" w:sz="0" w:space="0" w:color="auto"/>
        <w:bottom w:val="none" w:sz="0" w:space="0" w:color="auto"/>
        <w:right w:val="none" w:sz="0" w:space="0" w:color="auto"/>
      </w:divBdr>
      <w:divsChild>
        <w:div w:id="935555518">
          <w:marLeft w:val="0"/>
          <w:marRight w:val="0"/>
          <w:marTop w:val="0"/>
          <w:marBottom w:val="0"/>
          <w:divBdr>
            <w:top w:val="none" w:sz="0" w:space="0" w:color="auto"/>
            <w:left w:val="none" w:sz="0" w:space="0" w:color="auto"/>
            <w:bottom w:val="none" w:sz="0" w:space="0" w:color="auto"/>
            <w:right w:val="none" w:sz="0" w:space="0" w:color="auto"/>
          </w:divBdr>
          <w:divsChild>
            <w:div w:id="84959884">
              <w:marLeft w:val="0"/>
              <w:marRight w:val="0"/>
              <w:marTop w:val="0"/>
              <w:marBottom w:val="0"/>
              <w:divBdr>
                <w:top w:val="none" w:sz="0" w:space="0" w:color="auto"/>
                <w:left w:val="none" w:sz="0" w:space="0" w:color="auto"/>
                <w:bottom w:val="none" w:sz="0" w:space="0" w:color="auto"/>
                <w:right w:val="none" w:sz="0" w:space="0" w:color="auto"/>
              </w:divBdr>
              <w:divsChild>
                <w:div w:id="988821101">
                  <w:marLeft w:val="0"/>
                  <w:marRight w:val="0"/>
                  <w:marTop w:val="0"/>
                  <w:marBottom w:val="0"/>
                  <w:divBdr>
                    <w:top w:val="none" w:sz="0" w:space="0" w:color="auto"/>
                    <w:left w:val="none" w:sz="0" w:space="0" w:color="auto"/>
                    <w:bottom w:val="none" w:sz="0" w:space="0" w:color="auto"/>
                    <w:right w:val="none" w:sz="0" w:space="0" w:color="auto"/>
                  </w:divBdr>
                  <w:divsChild>
                    <w:div w:id="12678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303655">
      <w:bodyDiv w:val="1"/>
      <w:marLeft w:val="0"/>
      <w:marRight w:val="0"/>
      <w:marTop w:val="0"/>
      <w:marBottom w:val="0"/>
      <w:divBdr>
        <w:top w:val="none" w:sz="0" w:space="0" w:color="auto"/>
        <w:left w:val="none" w:sz="0" w:space="0" w:color="auto"/>
        <w:bottom w:val="none" w:sz="0" w:space="0" w:color="auto"/>
        <w:right w:val="none" w:sz="0" w:space="0" w:color="auto"/>
      </w:divBdr>
    </w:div>
    <w:div w:id="783616491">
      <w:bodyDiv w:val="1"/>
      <w:marLeft w:val="0"/>
      <w:marRight w:val="0"/>
      <w:marTop w:val="0"/>
      <w:marBottom w:val="0"/>
      <w:divBdr>
        <w:top w:val="none" w:sz="0" w:space="0" w:color="auto"/>
        <w:left w:val="none" w:sz="0" w:space="0" w:color="auto"/>
        <w:bottom w:val="none" w:sz="0" w:space="0" w:color="auto"/>
        <w:right w:val="none" w:sz="0" w:space="0" w:color="auto"/>
      </w:divBdr>
    </w:div>
    <w:div w:id="791943896">
      <w:bodyDiv w:val="1"/>
      <w:marLeft w:val="0"/>
      <w:marRight w:val="0"/>
      <w:marTop w:val="0"/>
      <w:marBottom w:val="0"/>
      <w:divBdr>
        <w:top w:val="none" w:sz="0" w:space="0" w:color="auto"/>
        <w:left w:val="none" w:sz="0" w:space="0" w:color="auto"/>
        <w:bottom w:val="none" w:sz="0" w:space="0" w:color="auto"/>
        <w:right w:val="none" w:sz="0" w:space="0" w:color="auto"/>
      </w:divBdr>
    </w:div>
    <w:div w:id="809594542">
      <w:bodyDiv w:val="1"/>
      <w:marLeft w:val="0"/>
      <w:marRight w:val="0"/>
      <w:marTop w:val="0"/>
      <w:marBottom w:val="0"/>
      <w:divBdr>
        <w:top w:val="none" w:sz="0" w:space="0" w:color="auto"/>
        <w:left w:val="none" w:sz="0" w:space="0" w:color="auto"/>
        <w:bottom w:val="none" w:sz="0" w:space="0" w:color="auto"/>
        <w:right w:val="none" w:sz="0" w:space="0" w:color="auto"/>
      </w:divBdr>
      <w:divsChild>
        <w:div w:id="1788770414">
          <w:marLeft w:val="0"/>
          <w:marRight w:val="0"/>
          <w:marTop w:val="0"/>
          <w:marBottom w:val="0"/>
          <w:divBdr>
            <w:top w:val="none" w:sz="0" w:space="0" w:color="auto"/>
            <w:left w:val="none" w:sz="0" w:space="0" w:color="auto"/>
            <w:bottom w:val="none" w:sz="0" w:space="0" w:color="auto"/>
            <w:right w:val="none" w:sz="0" w:space="0" w:color="auto"/>
          </w:divBdr>
          <w:divsChild>
            <w:div w:id="2114587615">
              <w:marLeft w:val="0"/>
              <w:marRight w:val="0"/>
              <w:marTop w:val="0"/>
              <w:marBottom w:val="0"/>
              <w:divBdr>
                <w:top w:val="none" w:sz="0" w:space="0" w:color="auto"/>
                <w:left w:val="none" w:sz="0" w:space="0" w:color="auto"/>
                <w:bottom w:val="none" w:sz="0" w:space="0" w:color="auto"/>
                <w:right w:val="none" w:sz="0" w:space="0" w:color="auto"/>
              </w:divBdr>
              <w:divsChild>
                <w:div w:id="53708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774669">
      <w:bodyDiv w:val="1"/>
      <w:marLeft w:val="0"/>
      <w:marRight w:val="0"/>
      <w:marTop w:val="0"/>
      <w:marBottom w:val="0"/>
      <w:divBdr>
        <w:top w:val="none" w:sz="0" w:space="0" w:color="auto"/>
        <w:left w:val="none" w:sz="0" w:space="0" w:color="auto"/>
        <w:bottom w:val="none" w:sz="0" w:space="0" w:color="auto"/>
        <w:right w:val="none" w:sz="0" w:space="0" w:color="auto"/>
      </w:divBdr>
    </w:div>
    <w:div w:id="989284402">
      <w:bodyDiv w:val="1"/>
      <w:marLeft w:val="0"/>
      <w:marRight w:val="0"/>
      <w:marTop w:val="0"/>
      <w:marBottom w:val="0"/>
      <w:divBdr>
        <w:top w:val="none" w:sz="0" w:space="0" w:color="auto"/>
        <w:left w:val="none" w:sz="0" w:space="0" w:color="auto"/>
        <w:bottom w:val="none" w:sz="0" w:space="0" w:color="auto"/>
        <w:right w:val="none" w:sz="0" w:space="0" w:color="auto"/>
      </w:divBdr>
      <w:divsChild>
        <w:div w:id="288123116">
          <w:marLeft w:val="0"/>
          <w:marRight w:val="0"/>
          <w:marTop w:val="0"/>
          <w:marBottom w:val="0"/>
          <w:divBdr>
            <w:top w:val="none" w:sz="0" w:space="0" w:color="auto"/>
            <w:left w:val="none" w:sz="0" w:space="0" w:color="auto"/>
            <w:bottom w:val="none" w:sz="0" w:space="0" w:color="auto"/>
            <w:right w:val="none" w:sz="0" w:space="0" w:color="auto"/>
          </w:divBdr>
          <w:divsChild>
            <w:div w:id="816067498">
              <w:marLeft w:val="0"/>
              <w:marRight w:val="0"/>
              <w:marTop w:val="0"/>
              <w:marBottom w:val="0"/>
              <w:divBdr>
                <w:top w:val="none" w:sz="0" w:space="0" w:color="auto"/>
                <w:left w:val="none" w:sz="0" w:space="0" w:color="auto"/>
                <w:bottom w:val="none" w:sz="0" w:space="0" w:color="auto"/>
                <w:right w:val="none" w:sz="0" w:space="0" w:color="auto"/>
              </w:divBdr>
              <w:divsChild>
                <w:div w:id="9819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56335">
      <w:bodyDiv w:val="1"/>
      <w:marLeft w:val="0"/>
      <w:marRight w:val="0"/>
      <w:marTop w:val="0"/>
      <w:marBottom w:val="0"/>
      <w:divBdr>
        <w:top w:val="none" w:sz="0" w:space="0" w:color="auto"/>
        <w:left w:val="none" w:sz="0" w:space="0" w:color="auto"/>
        <w:bottom w:val="none" w:sz="0" w:space="0" w:color="auto"/>
        <w:right w:val="none" w:sz="0" w:space="0" w:color="auto"/>
      </w:divBdr>
    </w:div>
    <w:div w:id="1051802159">
      <w:bodyDiv w:val="1"/>
      <w:marLeft w:val="0"/>
      <w:marRight w:val="0"/>
      <w:marTop w:val="0"/>
      <w:marBottom w:val="0"/>
      <w:divBdr>
        <w:top w:val="none" w:sz="0" w:space="0" w:color="auto"/>
        <w:left w:val="none" w:sz="0" w:space="0" w:color="auto"/>
        <w:bottom w:val="none" w:sz="0" w:space="0" w:color="auto"/>
        <w:right w:val="none" w:sz="0" w:space="0" w:color="auto"/>
      </w:divBdr>
      <w:divsChild>
        <w:div w:id="277950392">
          <w:marLeft w:val="0"/>
          <w:marRight w:val="0"/>
          <w:marTop w:val="0"/>
          <w:marBottom w:val="0"/>
          <w:divBdr>
            <w:top w:val="none" w:sz="0" w:space="0" w:color="auto"/>
            <w:left w:val="none" w:sz="0" w:space="0" w:color="auto"/>
            <w:bottom w:val="none" w:sz="0" w:space="0" w:color="auto"/>
            <w:right w:val="none" w:sz="0" w:space="0" w:color="auto"/>
          </w:divBdr>
          <w:divsChild>
            <w:div w:id="625240702">
              <w:marLeft w:val="0"/>
              <w:marRight w:val="0"/>
              <w:marTop w:val="0"/>
              <w:marBottom w:val="0"/>
              <w:divBdr>
                <w:top w:val="none" w:sz="0" w:space="0" w:color="auto"/>
                <w:left w:val="none" w:sz="0" w:space="0" w:color="auto"/>
                <w:bottom w:val="none" w:sz="0" w:space="0" w:color="auto"/>
                <w:right w:val="none" w:sz="0" w:space="0" w:color="auto"/>
              </w:divBdr>
              <w:divsChild>
                <w:div w:id="359740137">
                  <w:marLeft w:val="0"/>
                  <w:marRight w:val="0"/>
                  <w:marTop w:val="0"/>
                  <w:marBottom w:val="0"/>
                  <w:divBdr>
                    <w:top w:val="none" w:sz="0" w:space="0" w:color="auto"/>
                    <w:left w:val="none" w:sz="0" w:space="0" w:color="auto"/>
                    <w:bottom w:val="none" w:sz="0" w:space="0" w:color="auto"/>
                    <w:right w:val="none" w:sz="0" w:space="0" w:color="auto"/>
                  </w:divBdr>
                  <w:divsChild>
                    <w:div w:id="360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161621">
      <w:bodyDiv w:val="1"/>
      <w:marLeft w:val="0"/>
      <w:marRight w:val="0"/>
      <w:marTop w:val="0"/>
      <w:marBottom w:val="0"/>
      <w:divBdr>
        <w:top w:val="none" w:sz="0" w:space="0" w:color="auto"/>
        <w:left w:val="none" w:sz="0" w:space="0" w:color="auto"/>
        <w:bottom w:val="none" w:sz="0" w:space="0" w:color="auto"/>
        <w:right w:val="none" w:sz="0" w:space="0" w:color="auto"/>
      </w:divBdr>
      <w:divsChild>
        <w:div w:id="923492701">
          <w:marLeft w:val="0"/>
          <w:marRight w:val="0"/>
          <w:marTop w:val="0"/>
          <w:marBottom w:val="0"/>
          <w:divBdr>
            <w:top w:val="none" w:sz="0" w:space="0" w:color="auto"/>
            <w:left w:val="none" w:sz="0" w:space="0" w:color="auto"/>
            <w:bottom w:val="none" w:sz="0" w:space="0" w:color="auto"/>
            <w:right w:val="none" w:sz="0" w:space="0" w:color="auto"/>
          </w:divBdr>
        </w:div>
      </w:divsChild>
    </w:div>
    <w:div w:id="1116951633">
      <w:bodyDiv w:val="1"/>
      <w:marLeft w:val="0"/>
      <w:marRight w:val="0"/>
      <w:marTop w:val="0"/>
      <w:marBottom w:val="0"/>
      <w:divBdr>
        <w:top w:val="none" w:sz="0" w:space="0" w:color="auto"/>
        <w:left w:val="none" w:sz="0" w:space="0" w:color="auto"/>
        <w:bottom w:val="none" w:sz="0" w:space="0" w:color="auto"/>
        <w:right w:val="none" w:sz="0" w:space="0" w:color="auto"/>
      </w:divBdr>
      <w:divsChild>
        <w:div w:id="2052415286">
          <w:marLeft w:val="0"/>
          <w:marRight w:val="0"/>
          <w:marTop w:val="0"/>
          <w:marBottom w:val="0"/>
          <w:divBdr>
            <w:top w:val="none" w:sz="0" w:space="0" w:color="auto"/>
            <w:left w:val="none" w:sz="0" w:space="0" w:color="auto"/>
            <w:bottom w:val="none" w:sz="0" w:space="0" w:color="auto"/>
            <w:right w:val="none" w:sz="0" w:space="0" w:color="auto"/>
          </w:divBdr>
          <w:divsChild>
            <w:div w:id="383872418">
              <w:marLeft w:val="0"/>
              <w:marRight w:val="0"/>
              <w:marTop w:val="0"/>
              <w:marBottom w:val="0"/>
              <w:divBdr>
                <w:top w:val="none" w:sz="0" w:space="0" w:color="auto"/>
                <w:left w:val="none" w:sz="0" w:space="0" w:color="auto"/>
                <w:bottom w:val="none" w:sz="0" w:space="0" w:color="auto"/>
                <w:right w:val="none" w:sz="0" w:space="0" w:color="auto"/>
              </w:divBdr>
              <w:divsChild>
                <w:div w:id="1800830675">
                  <w:marLeft w:val="0"/>
                  <w:marRight w:val="0"/>
                  <w:marTop w:val="0"/>
                  <w:marBottom w:val="0"/>
                  <w:divBdr>
                    <w:top w:val="none" w:sz="0" w:space="0" w:color="auto"/>
                    <w:left w:val="none" w:sz="0" w:space="0" w:color="auto"/>
                    <w:bottom w:val="none" w:sz="0" w:space="0" w:color="auto"/>
                    <w:right w:val="none" w:sz="0" w:space="0" w:color="auto"/>
                  </w:divBdr>
                  <w:divsChild>
                    <w:div w:id="2280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87553">
      <w:bodyDiv w:val="1"/>
      <w:marLeft w:val="0"/>
      <w:marRight w:val="0"/>
      <w:marTop w:val="0"/>
      <w:marBottom w:val="0"/>
      <w:divBdr>
        <w:top w:val="none" w:sz="0" w:space="0" w:color="auto"/>
        <w:left w:val="none" w:sz="0" w:space="0" w:color="auto"/>
        <w:bottom w:val="none" w:sz="0" w:space="0" w:color="auto"/>
        <w:right w:val="none" w:sz="0" w:space="0" w:color="auto"/>
      </w:divBdr>
    </w:div>
    <w:div w:id="1160847357">
      <w:bodyDiv w:val="1"/>
      <w:marLeft w:val="0"/>
      <w:marRight w:val="0"/>
      <w:marTop w:val="0"/>
      <w:marBottom w:val="0"/>
      <w:divBdr>
        <w:top w:val="none" w:sz="0" w:space="0" w:color="auto"/>
        <w:left w:val="none" w:sz="0" w:space="0" w:color="auto"/>
        <w:bottom w:val="none" w:sz="0" w:space="0" w:color="auto"/>
        <w:right w:val="none" w:sz="0" w:space="0" w:color="auto"/>
      </w:divBdr>
    </w:div>
    <w:div w:id="1167745040">
      <w:bodyDiv w:val="1"/>
      <w:marLeft w:val="0"/>
      <w:marRight w:val="0"/>
      <w:marTop w:val="0"/>
      <w:marBottom w:val="0"/>
      <w:divBdr>
        <w:top w:val="none" w:sz="0" w:space="0" w:color="auto"/>
        <w:left w:val="none" w:sz="0" w:space="0" w:color="auto"/>
        <w:bottom w:val="none" w:sz="0" w:space="0" w:color="auto"/>
        <w:right w:val="none" w:sz="0" w:space="0" w:color="auto"/>
      </w:divBdr>
      <w:divsChild>
        <w:div w:id="480851567">
          <w:marLeft w:val="0"/>
          <w:marRight w:val="0"/>
          <w:marTop w:val="0"/>
          <w:marBottom w:val="0"/>
          <w:divBdr>
            <w:top w:val="none" w:sz="0" w:space="0" w:color="auto"/>
            <w:left w:val="none" w:sz="0" w:space="0" w:color="auto"/>
            <w:bottom w:val="none" w:sz="0" w:space="0" w:color="auto"/>
            <w:right w:val="none" w:sz="0" w:space="0" w:color="auto"/>
          </w:divBdr>
          <w:divsChild>
            <w:div w:id="446658893">
              <w:marLeft w:val="0"/>
              <w:marRight w:val="0"/>
              <w:marTop w:val="0"/>
              <w:marBottom w:val="0"/>
              <w:divBdr>
                <w:top w:val="none" w:sz="0" w:space="0" w:color="auto"/>
                <w:left w:val="none" w:sz="0" w:space="0" w:color="auto"/>
                <w:bottom w:val="none" w:sz="0" w:space="0" w:color="auto"/>
                <w:right w:val="none" w:sz="0" w:space="0" w:color="auto"/>
              </w:divBdr>
              <w:divsChild>
                <w:div w:id="19759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739407">
      <w:bodyDiv w:val="1"/>
      <w:marLeft w:val="0"/>
      <w:marRight w:val="0"/>
      <w:marTop w:val="0"/>
      <w:marBottom w:val="0"/>
      <w:divBdr>
        <w:top w:val="none" w:sz="0" w:space="0" w:color="auto"/>
        <w:left w:val="none" w:sz="0" w:space="0" w:color="auto"/>
        <w:bottom w:val="none" w:sz="0" w:space="0" w:color="auto"/>
        <w:right w:val="none" w:sz="0" w:space="0" w:color="auto"/>
      </w:divBdr>
      <w:divsChild>
        <w:div w:id="2107916945">
          <w:marLeft w:val="0"/>
          <w:marRight w:val="0"/>
          <w:marTop w:val="0"/>
          <w:marBottom w:val="0"/>
          <w:divBdr>
            <w:top w:val="none" w:sz="0" w:space="0" w:color="auto"/>
            <w:left w:val="none" w:sz="0" w:space="0" w:color="auto"/>
            <w:bottom w:val="none" w:sz="0" w:space="0" w:color="auto"/>
            <w:right w:val="none" w:sz="0" w:space="0" w:color="auto"/>
          </w:divBdr>
          <w:divsChild>
            <w:div w:id="1986858538">
              <w:marLeft w:val="0"/>
              <w:marRight w:val="0"/>
              <w:marTop w:val="0"/>
              <w:marBottom w:val="0"/>
              <w:divBdr>
                <w:top w:val="none" w:sz="0" w:space="0" w:color="auto"/>
                <w:left w:val="none" w:sz="0" w:space="0" w:color="auto"/>
                <w:bottom w:val="none" w:sz="0" w:space="0" w:color="auto"/>
                <w:right w:val="none" w:sz="0" w:space="0" w:color="auto"/>
              </w:divBdr>
              <w:divsChild>
                <w:div w:id="375468652">
                  <w:marLeft w:val="0"/>
                  <w:marRight w:val="0"/>
                  <w:marTop w:val="0"/>
                  <w:marBottom w:val="0"/>
                  <w:divBdr>
                    <w:top w:val="none" w:sz="0" w:space="0" w:color="auto"/>
                    <w:left w:val="none" w:sz="0" w:space="0" w:color="auto"/>
                    <w:bottom w:val="none" w:sz="0" w:space="0" w:color="auto"/>
                    <w:right w:val="none" w:sz="0" w:space="0" w:color="auto"/>
                  </w:divBdr>
                  <w:divsChild>
                    <w:div w:id="19291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19814">
      <w:bodyDiv w:val="1"/>
      <w:marLeft w:val="0"/>
      <w:marRight w:val="0"/>
      <w:marTop w:val="0"/>
      <w:marBottom w:val="0"/>
      <w:divBdr>
        <w:top w:val="none" w:sz="0" w:space="0" w:color="auto"/>
        <w:left w:val="none" w:sz="0" w:space="0" w:color="auto"/>
        <w:bottom w:val="none" w:sz="0" w:space="0" w:color="auto"/>
        <w:right w:val="none" w:sz="0" w:space="0" w:color="auto"/>
      </w:divBdr>
    </w:div>
    <w:div w:id="1367559672">
      <w:bodyDiv w:val="1"/>
      <w:marLeft w:val="0"/>
      <w:marRight w:val="0"/>
      <w:marTop w:val="0"/>
      <w:marBottom w:val="0"/>
      <w:divBdr>
        <w:top w:val="none" w:sz="0" w:space="0" w:color="auto"/>
        <w:left w:val="none" w:sz="0" w:space="0" w:color="auto"/>
        <w:bottom w:val="none" w:sz="0" w:space="0" w:color="auto"/>
        <w:right w:val="none" w:sz="0" w:space="0" w:color="auto"/>
      </w:divBdr>
    </w:div>
    <w:div w:id="1397582446">
      <w:bodyDiv w:val="1"/>
      <w:marLeft w:val="0"/>
      <w:marRight w:val="0"/>
      <w:marTop w:val="0"/>
      <w:marBottom w:val="0"/>
      <w:divBdr>
        <w:top w:val="none" w:sz="0" w:space="0" w:color="auto"/>
        <w:left w:val="none" w:sz="0" w:space="0" w:color="auto"/>
        <w:bottom w:val="none" w:sz="0" w:space="0" w:color="auto"/>
        <w:right w:val="none" w:sz="0" w:space="0" w:color="auto"/>
      </w:divBdr>
      <w:divsChild>
        <w:div w:id="429280435">
          <w:marLeft w:val="0"/>
          <w:marRight w:val="0"/>
          <w:marTop w:val="0"/>
          <w:marBottom w:val="0"/>
          <w:divBdr>
            <w:top w:val="single" w:sz="2" w:space="0" w:color="D9D9E3"/>
            <w:left w:val="single" w:sz="2" w:space="0" w:color="D9D9E3"/>
            <w:bottom w:val="single" w:sz="2" w:space="0" w:color="D9D9E3"/>
            <w:right w:val="single" w:sz="2" w:space="0" w:color="D9D9E3"/>
          </w:divBdr>
          <w:divsChild>
            <w:div w:id="720983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2140603">
          <w:marLeft w:val="0"/>
          <w:marRight w:val="0"/>
          <w:marTop w:val="0"/>
          <w:marBottom w:val="0"/>
          <w:divBdr>
            <w:top w:val="single" w:sz="2" w:space="0" w:color="D9D9E3"/>
            <w:left w:val="single" w:sz="2" w:space="0" w:color="D9D9E3"/>
            <w:bottom w:val="single" w:sz="2" w:space="0" w:color="D9D9E3"/>
            <w:right w:val="single" w:sz="2" w:space="0" w:color="D9D9E3"/>
          </w:divBdr>
          <w:divsChild>
            <w:div w:id="690643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1411025">
      <w:bodyDiv w:val="1"/>
      <w:marLeft w:val="0"/>
      <w:marRight w:val="0"/>
      <w:marTop w:val="0"/>
      <w:marBottom w:val="0"/>
      <w:divBdr>
        <w:top w:val="none" w:sz="0" w:space="0" w:color="auto"/>
        <w:left w:val="none" w:sz="0" w:space="0" w:color="auto"/>
        <w:bottom w:val="none" w:sz="0" w:space="0" w:color="auto"/>
        <w:right w:val="none" w:sz="0" w:space="0" w:color="auto"/>
      </w:divBdr>
    </w:div>
    <w:div w:id="1681273756">
      <w:bodyDiv w:val="1"/>
      <w:marLeft w:val="0"/>
      <w:marRight w:val="0"/>
      <w:marTop w:val="0"/>
      <w:marBottom w:val="0"/>
      <w:divBdr>
        <w:top w:val="none" w:sz="0" w:space="0" w:color="auto"/>
        <w:left w:val="none" w:sz="0" w:space="0" w:color="auto"/>
        <w:bottom w:val="none" w:sz="0" w:space="0" w:color="auto"/>
        <w:right w:val="none" w:sz="0" w:space="0" w:color="auto"/>
      </w:divBdr>
    </w:div>
    <w:div w:id="1694114198">
      <w:bodyDiv w:val="1"/>
      <w:marLeft w:val="0"/>
      <w:marRight w:val="0"/>
      <w:marTop w:val="0"/>
      <w:marBottom w:val="0"/>
      <w:divBdr>
        <w:top w:val="none" w:sz="0" w:space="0" w:color="auto"/>
        <w:left w:val="none" w:sz="0" w:space="0" w:color="auto"/>
        <w:bottom w:val="none" w:sz="0" w:space="0" w:color="auto"/>
        <w:right w:val="none" w:sz="0" w:space="0" w:color="auto"/>
      </w:divBdr>
      <w:divsChild>
        <w:div w:id="13112874">
          <w:marLeft w:val="0"/>
          <w:marRight w:val="0"/>
          <w:marTop w:val="0"/>
          <w:marBottom w:val="0"/>
          <w:divBdr>
            <w:top w:val="none" w:sz="0" w:space="0" w:color="auto"/>
            <w:left w:val="none" w:sz="0" w:space="0" w:color="auto"/>
            <w:bottom w:val="none" w:sz="0" w:space="0" w:color="auto"/>
            <w:right w:val="none" w:sz="0" w:space="0" w:color="auto"/>
          </w:divBdr>
          <w:divsChild>
            <w:div w:id="2006780752">
              <w:marLeft w:val="0"/>
              <w:marRight w:val="0"/>
              <w:marTop w:val="0"/>
              <w:marBottom w:val="0"/>
              <w:divBdr>
                <w:top w:val="none" w:sz="0" w:space="0" w:color="auto"/>
                <w:left w:val="none" w:sz="0" w:space="0" w:color="auto"/>
                <w:bottom w:val="none" w:sz="0" w:space="0" w:color="auto"/>
                <w:right w:val="none" w:sz="0" w:space="0" w:color="auto"/>
              </w:divBdr>
              <w:divsChild>
                <w:div w:id="1848907053">
                  <w:marLeft w:val="0"/>
                  <w:marRight w:val="0"/>
                  <w:marTop w:val="0"/>
                  <w:marBottom w:val="0"/>
                  <w:divBdr>
                    <w:top w:val="none" w:sz="0" w:space="0" w:color="auto"/>
                    <w:left w:val="none" w:sz="0" w:space="0" w:color="auto"/>
                    <w:bottom w:val="none" w:sz="0" w:space="0" w:color="auto"/>
                    <w:right w:val="none" w:sz="0" w:space="0" w:color="auto"/>
                  </w:divBdr>
                  <w:divsChild>
                    <w:div w:id="9146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743226">
      <w:bodyDiv w:val="1"/>
      <w:marLeft w:val="0"/>
      <w:marRight w:val="0"/>
      <w:marTop w:val="0"/>
      <w:marBottom w:val="0"/>
      <w:divBdr>
        <w:top w:val="none" w:sz="0" w:space="0" w:color="auto"/>
        <w:left w:val="none" w:sz="0" w:space="0" w:color="auto"/>
        <w:bottom w:val="none" w:sz="0" w:space="0" w:color="auto"/>
        <w:right w:val="none" w:sz="0" w:space="0" w:color="auto"/>
      </w:divBdr>
    </w:div>
    <w:div w:id="1721316855">
      <w:bodyDiv w:val="1"/>
      <w:marLeft w:val="0"/>
      <w:marRight w:val="0"/>
      <w:marTop w:val="0"/>
      <w:marBottom w:val="0"/>
      <w:divBdr>
        <w:top w:val="none" w:sz="0" w:space="0" w:color="auto"/>
        <w:left w:val="none" w:sz="0" w:space="0" w:color="auto"/>
        <w:bottom w:val="none" w:sz="0" w:space="0" w:color="auto"/>
        <w:right w:val="none" w:sz="0" w:space="0" w:color="auto"/>
      </w:divBdr>
      <w:divsChild>
        <w:div w:id="1398094037">
          <w:marLeft w:val="0"/>
          <w:marRight w:val="0"/>
          <w:marTop w:val="0"/>
          <w:marBottom w:val="0"/>
          <w:divBdr>
            <w:top w:val="none" w:sz="0" w:space="0" w:color="auto"/>
            <w:left w:val="none" w:sz="0" w:space="0" w:color="auto"/>
            <w:bottom w:val="none" w:sz="0" w:space="0" w:color="auto"/>
            <w:right w:val="none" w:sz="0" w:space="0" w:color="auto"/>
          </w:divBdr>
          <w:divsChild>
            <w:div w:id="2080209280">
              <w:marLeft w:val="0"/>
              <w:marRight w:val="0"/>
              <w:marTop w:val="0"/>
              <w:marBottom w:val="0"/>
              <w:divBdr>
                <w:top w:val="none" w:sz="0" w:space="0" w:color="auto"/>
                <w:left w:val="none" w:sz="0" w:space="0" w:color="auto"/>
                <w:bottom w:val="none" w:sz="0" w:space="0" w:color="auto"/>
                <w:right w:val="none" w:sz="0" w:space="0" w:color="auto"/>
              </w:divBdr>
              <w:divsChild>
                <w:div w:id="10954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48513">
      <w:bodyDiv w:val="1"/>
      <w:marLeft w:val="0"/>
      <w:marRight w:val="0"/>
      <w:marTop w:val="0"/>
      <w:marBottom w:val="0"/>
      <w:divBdr>
        <w:top w:val="none" w:sz="0" w:space="0" w:color="auto"/>
        <w:left w:val="none" w:sz="0" w:space="0" w:color="auto"/>
        <w:bottom w:val="none" w:sz="0" w:space="0" w:color="auto"/>
        <w:right w:val="none" w:sz="0" w:space="0" w:color="auto"/>
      </w:divBdr>
      <w:divsChild>
        <w:div w:id="1847015420">
          <w:marLeft w:val="0"/>
          <w:marRight w:val="0"/>
          <w:marTop w:val="0"/>
          <w:marBottom w:val="0"/>
          <w:divBdr>
            <w:top w:val="none" w:sz="0" w:space="0" w:color="auto"/>
            <w:left w:val="none" w:sz="0" w:space="0" w:color="auto"/>
            <w:bottom w:val="none" w:sz="0" w:space="0" w:color="auto"/>
            <w:right w:val="none" w:sz="0" w:space="0" w:color="auto"/>
          </w:divBdr>
          <w:divsChild>
            <w:div w:id="1607542840">
              <w:marLeft w:val="0"/>
              <w:marRight w:val="0"/>
              <w:marTop w:val="0"/>
              <w:marBottom w:val="0"/>
              <w:divBdr>
                <w:top w:val="none" w:sz="0" w:space="0" w:color="auto"/>
                <w:left w:val="none" w:sz="0" w:space="0" w:color="auto"/>
                <w:bottom w:val="none" w:sz="0" w:space="0" w:color="auto"/>
                <w:right w:val="none" w:sz="0" w:space="0" w:color="auto"/>
              </w:divBdr>
              <w:divsChild>
                <w:div w:id="11634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28025">
      <w:bodyDiv w:val="1"/>
      <w:marLeft w:val="0"/>
      <w:marRight w:val="0"/>
      <w:marTop w:val="0"/>
      <w:marBottom w:val="0"/>
      <w:divBdr>
        <w:top w:val="none" w:sz="0" w:space="0" w:color="auto"/>
        <w:left w:val="none" w:sz="0" w:space="0" w:color="auto"/>
        <w:bottom w:val="none" w:sz="0" w:space="0" w:color="auto"/>
        <w:right w:val="none" w:sz="0" w:space="0" w:color="auto"/>
      </w:divBdr>
      <w:divsChild>
        <w:div w:id="1878657923">
          <w:marLeft w:val="-108"/>
          <w:marRight w:val="0"/>
          <w:marTop w:val="0"/>
          <w:marBottom w:val="0"/>
          <w:divBdr>
            <w:top w:val="none" w:sz="0" w:space="0" w:color="auto"/>
            <w:left w:val="none" w:sz="0" w:space="0" w:color="auto"/>
            <w:bottom w:val="none" w:sz="0" w:space="0" w:color="auto"/>
            <w:right w:val="none" w:sz="0" w:space="0" w:color="auto"/>
          </w:divBdr>
        </w:div>
      </w:divsChild>
    </w:div>
    <w:div w:id="1791585826">
      <w:bodyDiv w:val="1"/>
      <w:marLeft w:val="0"/>
      <w:marRight w:val="0"/>
      <w:marTop w:val="0"/>
      <w:marBottom w:val="0"/>
      <w:divBdr>
        <w:top w:val="none" w:sz="0" w:space="0" w:color="auto"/>
        <w:left w:val="none" w:sz="0" w:space="0" w:color="auto"/>
        <w:bottom w:val="none" w:sz="0" w:space="0" w:color="auto"/>
        <w:right w:val="none" w:sz="0" w:space="0" w:color="auto"/>
      </w:divBdr>
      <w:divsChild>
        <w:div w:id="688532529">
          <w:marLeft w:val="0"/>
          <w:marRight w:val="0"/>
          <w:marTop w:val="0"/>
          <w:marBottom w:val="0"/>
          <w:divBdr>
            <w:top w:val="none" w:sz="0" w:space="0" w:color="auto"/>
            <w:left w:val="none" w:sz="0" w:space="0" w:color="auto"/>
            <w:bottom w:val="none" w:sz="0" w:space="0" w:color="auto"/>
            <w:right w:val="none" w:sz="0" w:space="0" w:color="auto"/>
          </w:divBdr>
          <w:divsChild>
            <w:div w:id="298847447">
              <w:marLeft w:val="0"/>
              <w:marRight w:val="0"/>
              <w:marTop w:val="0"/>
              <w:marBottom w:val="0"/>
              <w:divBdr>
                <w:top w:val="none" w:sz="0" w:space="0" w:color="auto"/>
                <w:left w:val="none" w:sz="0" w:space="0" w:color="auto"/>
                <w:bottom w:val="none" w:sz="0" w:space="0" w:color="auto"/>
                <w:right w:val="none" w:sz="0" w:space="0" w:color="auto"/>
              </w:divBdr>
              <w:divsChild>
                <w:div w:id="43352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49318">
      <w:bodyDiv w:val="1"/>
      <w:marLeft w:val="0"/>
      <w:marRight w:val="0"/>
      <w:marTop w:val="0"/>
      <w:marBottom w:val="0"/>
      <w:divBdr>
        <w:top w:val="none" w:sz="0" w:space="0" w:color="auto"/>
        <w:left w:val="none" w:sz="0" w:space="0" w:color="auto"/>
        <w:bottom w:val="none" w:sz="0" w:space="0" w:color="auto"/>
        <w:right w:val="none" w:sz="0" w:space="0" w:color="auto"/>
      </w:divBdr>
      <w:divsChild>
        <w:div w:id="384137411">
          <w:marLeft w:val="0"/>
          <w:marRight w:val="0"/>
          <w:marTop w:val="0"/>
          <w:marBottom w:val="0"/>
          <w:divBdr>
            <w:top w:val="none" w:sz="0" w:space="0" w:color="auto"/>
            <w:left w:val="none" w:sz="0" w:space="0" w:color="auto"/>
            <w:bottom w:val="none" w:sz="0" w:space="0" w:color="auto"/>
            <w:right w:val="none" w:sz="0" w:space="0" w:color="auto"/>
          </w:divBdr>
          <w:divsChild>
            <w:div w:id="290326732">
              <w:marLeft w:val="0"/>
              <w:marRight w:val="0"/>
              <w:marTop w:val="0"/>
              <w:marBottom w:val="0"/>
              <w:divBdr>
                <w:top w:val="none" w:sz="0" w:space="0" w:color="auto"/>
                <w:left w:val="none" w:sz="0" w:space="0" w:color="auto"/>
                <w:bottom w:val="none" w:sz="0" w:space="0" w:color="auto"/>
                <w:right w:val="none" w:sz="0" w:space="0" w:color="auto"/>
              </w:divBdr>
              <w:divsChild>
                <w:div w:id="609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67964">
      <w:bodyDiv w:val="1"/>
      <w:marLeft w:val="0"/>
      <w:marRight w:val="0"/>
      <w:marTop w:val="0"/>
      <w:marBottom w:val="0"/>
      <w:divBdr>
        <w:top w:val="none" w:sz="0" w:space="0" w:color="auto"/>
        <w:left w:val="none" w:sz="0" w:space="0" w:color="auto"/>
        <w:bottom w:val="none" w:sz="0" w:space="0" w:color="auto"/>
        <w:right w:val="none" w:sz="0" w:space="0" w:color="auto"/>
      </w:divBdr>
    </w:div>
    <w:div w:id="1907453848">
      <w:bodyDiv w:val="1"/>
      <w:marLeft w:val="0"/>
      <w:marRight w:val="0"/>
      <w:marTop w:val="0"/>
      <w:marBottom w:val="0"/>
      <w:divBdr>
        <w:top w:val="none" w:sz="0" w:space="0" w:color="auto"/>
        <w:left w:val="none" w:sz="0" w:space="0" w:color="auto"/>
        <w:bottom w:val="none" w:sz="0" w:space="0" w:color="auto"/>
        <w:right w:val="none" w:sz="0" w:space="0" w:color="auto"/>
      </w:divBdr>
      <w:divsChild>
        <w:div w:id="1768961634">
          <w:marLeft w:val="0"/>
          <w:marRight w:val="0"/>
          <w:marTop w:val="0"/>
          <w:marBottom w:val="0"/>
          <w:divBdr>
            <w:top w:val="none" w:sz="0" w:space="0" w:color="auto"/>
            <w:left w:val="none" w:sz="0" w:space="0" w:color="auto"/>
            <w:bottom w:val="none" w:sz="0" w:space="0" w:color="auto"/>
            <w:right w:val="none" w:sz="0" w:space="0" w:color="auto"/>
          </w:divBdr>
          <w:divsChild>
            <w:div w:id="699553050">
              <w:marLeft w:val="0"/>
              <w:marRight w:val="0"/>
              <w:marTop w:val="0"/>
              <w:marBottom w:val="0"/>
              <w:divBdr>
                <w:top w:val="none" w:sz="0" w:space="0" w:color="auto"/>
                <w:left w:val="none" w:sz="0" w:space="0" w:color="auto"/>
                <w:bottom w:val="none" w:sz="0" w:space="0" w:color="auto"/>
                <w:right w:val="none" w:sz="0" w:space="0" w:color="auto"/>
              </w:divBdr>
              <w:divsChild>
                <w:div w:id="15924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22037">
      <w:bodyDiv w:val="1"/>
      <w:marLeft w:val="0"/>
      <w:marRight w:val="0"/>
      <w:marTop w:val="0"/>
      <w:marBottom w:val="0"/>
      <w:divBdr>
        <w:top w:val="none" w:sz="0" w:space="0" w:color="auto"/>
        <w:left w:val="none" w:sz="0" w:space="0" w:color="auto"/>
        <w:bottom w:val="none" w:sz="0" w:space="0" w:color="auto"/>
        <w:right w:val="none" w:sz="0" w:space="0" w:color="auto"/>
      </w:divBdr>
      <w:divsChild>
        <w:div w:id="1672366268">
          <w:marLeft w:val="0"/>
          <w:marRight w:val="0"/>
          <w:marTop w:val="0"/>
          <w:marBottom w:val="0"/>
          <w:divBdr>
            <w:top w:val="none" w:sz="0" w:space="0" w:color="auto"/>
            <w:left w:val="none" w:sz="0" w:space="0" w:color="auto"/>
            <w:bottom w:val="none" w:sz="0" w:space="0" w:color="auto"/>
            <w:right w:val="none" w:sz="0" w:space="0" w:color="auto"/>
          </w:divBdr>
          <w:divsChild>
            <w:div w:id="833764469">
              <w:marLeft w:val="0"/>
              <w:marRight w:val="0"/>
              <w:marTop w:val="0"/>
              <w:marBottom w:val="0"/>
              <w:divBdr>
                <w:top w:val="none" w:sz="0" w:space="0" w:color="auto"/>
                <w:left w:val="none" w:sz="0" w:space="0" w:color="auto"/>
                <w:bottom w:val="none" w:sz="0" w:space="0" w:color="auto"/>
                <w:right w:val="none" w:sz="0" w:space="0" w:color="auto"/>
              </w:divBdr>
              <w:divsChild>
                <w:div w:id="13427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3322">
      <w:bodyDiv w:val="1"/>
      <w:marLeft w:val="0"/>
      <w:marRight w:val="0"/>
      <w:marTop w:val="0"/>
      <w:marBottom w:val="0"/>
      <w:divBdr>
        <w:top w:val="none" w:sz="0" w:space="0" w:color="auto"/>
        <w:left w:val="none" w:sz="0" w:space="0" w:color="auto"/>
        <w:bottom w:val="none" w:sz="0" w:space="0" w:color="auto"/>
        <w:right w:val="none" w:sz="0" w:space="0" w:color="auto"/>
      </w:divBdr>
    </w:div>
    <w:div w:id="2045858498">
      <w:bodyDiv w:val="1"/>
      <w:marLeft w:val="0"/>
      <w:marRight w:val="0"/>
      <w:marTop w:val="0"/>
      <w:marBottom w:val="0"/>
      <w:divBdr>
        <w:top w:val="none" w:sz="0" w:space="0" w:color="auto"/>
        <w:left w:val="none" w:sz="0" w:space="0" w:color="auto"/>
        <w:bottom w:val="none" w:sz="0" w:space="0" w:color="auto"/>
        <w:right w:val="none" w:sz="0" w:space="0" w:color="auto"/>
      </w:divBdr>
      <w:divsChild>
        <w:div w:id="1923223202">
          <w:marLeft w:val="0"/>
          <w:marRight w:val="0"/>
          <w:marTop w:val="0"/>
          <w:marBottom w:val="0"/>
          <w:divBdr>
            <w:top w:val="none" w:sz="0" w:space="0" w:color="auto"/>
            <w:left w:val="none" w:sz="0" w:space="0" w:color="auto"/>
            <w:bottom w:val="none" w:sz="0" w:space="0" w:color="auto"/>
            <w:right w:val="none" w:sz="0" w:space="0" w:color="auto"/>
          </w:divBdr>
          <w:divsChild>
            <w:div w:id="1913077284">
              <w:marLeft w:val="0"/>
              <w:marRight w:val="0"/>
              <w:marTop w:val="0"/>
              <w:marBottom w:val="0"/>
              <w:divBdr>
                <w:top w:val="none" w:sz="0" w:space="0" w:color="auto"/>
                <w:left w:val="none" w:sz="0" w:space="0" w:color="auto"/>
                <w:bottom w:val="none" w:sz="0" w:space="0" w:color="auto"/>
                <w:right w:val="none" w:sz="0" w:space="0" w:color="auto"/>
              </w:divBdr>
              <w:divsChild>
                <w:div w:id="1567954014">
                  <w:marLeft w:val="0"/>
                  <w:marRight w:val="0"/>
                  <w:marTop w:val="0"/>
                  <w:marBottom w:val="0"/>
                  <w:divBdr>
                    <w:top w:val="none" w:sz="0" w:space="0" w:color="auto"/>
                    <w:left w:val="none" w:sz="0" w:space="0" w:color="auto"/>
                    <w:bottom w:val="none" w:sz="0" w:space="0" w:color="auto"/>
                    <w:right w:val="none" w:sz="0" w:space="0" w:color="auto"/>
                  </w:divBdr>
                  <w:divsChild>
                    <w:div w:id="12156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578546">
      <w:bodyDiv w:val="1"/>
      <w:marLeft w:val="0"/>
      <w:marRight w:val="0"/>
      <w:marTop w:val="0"/>
      <w:marBottom w:val="0"/>
      <w:divBdr>
        <w:top w:val="none" w:sz="0" w:space="0" w:color="auto"/>
        <w:left w:val="none" w:sz="0" w:space="0" w:color="auto"/>
        <w:bottom w:val="none" w:sz="0" w:space="0" w:color="auto"/>
        <w:right w:val="none" w:sz="0" w:space="0" w:color="auto"/>
      </w:divBdr>
      <w:divsChild>
        <w:div w:id="860170790">
          <w:marLeft w:val="0"/>
          <w:marRight w:val="0"/>
          <w:marTop w:val="0"/>
          <w:marBottom w:val="0"/>
          <w:divBdr>
            <w:top w:val="none" w:sz="0" w:space="0" w:color="auto"/>
            <w:left w:val="none" w:sz="0" w:space="0" w:color="auto"/>
            <w:bottom w:val="none" w:sz="0" w:space="0" w:color="auto"/>
            <w:right w:val="none" w:sz="0" w:space="0" w:color="auto"/>
          </w:divBdr>
          <w:divsChild>
            <w:div w:id="12535918">
              <w:marLeft w:val="0"/>
              <w:marRight w:val="0"/>
              <w:marTop w:val="0"/>
              <w:marBottom w:val="0"/>
              <w:divBdr>
                <w:top w:val="none" w:sz="0" w:space="0" w:color="auto"/>
                <w:left w:val="none" w:sz="0" w:space="0" w:color="auto"/>
                <w:bottom w:val="none" w:sz="0" w:space="0" w:color="auto"/>
                <w:right w:val="none" w:sz="0" w:space="0" w:color="auto"/>
              </w:divBdr>
              <w:divsChild>
                <w:div w:id="1500316929">
                  <w:marLeft w:val="0"/>
                  <w:marRight w:val="0"/>
                  <w:marTop w:val="0"/>
                  <w:marBottom w:val="0"/>
                  <w:divBdr>
                    <w:top w:val="none" w:sz="0" w:space="0" w:color="auto"/>
                    <w:left w:val="none" w:sz="0" w:space="0" w:color="auto"/>
                    <w:bottom w:val="none" w:sz="0" w:space="0" w:color="auto"/>
                    <w:right w:val="none" w:sz="0" w:space="0" w:color="auto"/>
                  </w:divBdr>
                </w:div>
              </w:divsChild>
            </w:div>
            <w:div w:id="278340024">
              <w:marLeft w:val="0"/>
              <w:marRight w:val="0"/>
              <w:marTop w:val="0"/>
              <w:marBottom w:val="0"/>
              <w:divBdr>
                <w:top w:val="none" w:sz="0" w:space="0" w:color="auto"/>
                <w:left w:val="none" w:sz="0" w:space="0" w:color="auto"/>
                <w:bottom w:val="none" w:sz="0" w:space="0" w:color="auto"/>
                <w:right w:val="none" w:sz="0" w:space="0" w:color="auto"/>
              </w:divBdr>
              <w:divsChild>
                <w:div w:id="8384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664208">
      <w:bodyDiv w:val="1"/>
      <w:marLeft w:val="0"/>
      <w:marRight w:val="0"/>
      <w:marTop w:val="0"/>
      <w:marBottom w:val="0"/>
      <w:divBdr>
        <w:top w:val="none" w:sz="0" w:space="0" w:color="auto"/>
        <w:left w:val="none" w:sz="0" w:space="0" w:color="auto"/>
        <w:bottom w:val="none" w:sz="0" w:space="0" w:color="auto"/>
        <w:right w:val="none" w:sz="0" w:space="0" w:color="auto"/>
      </w:divBdr>
    </w:div>
    <w:div w:id="2118254603">
      <w:bodyDiv w:val="1"/>
      <w:marLeft w:val="0"/>
      <w:marRight w:val="0"/>
      <w:marTop w:val="0"/>
      <w:marBottom w:val="0"/>
      <w:divBdr>
        <w:top w:val="none" w:sz="0" w:space="0" w:color="auto"/>
        <w:left w:val="none" w:sz="0" w:space="0" w:color="auto"/>
        <w:bottom w:val="none" w:sz="0" w:space="0" w:color="auto"/>
        <w:right w:val="none" w:sz="0" w:space="0" w:color="auto"/>
      </w:divBdr>
      <w:divsChild>
        <w:div w:id="1783304657">
          <w:marLeft w:val="0"/>
          <w:marRight w:val="0"/>
          <w:marTop w:val="0"/>
          <w:marBottom w:val="0"/>
          <w:divBdr>
            <w:top w:val="none" w:sz="0" w:space="0" w:color="auto"/>
            <w:left w:val="none" w:sz="0" w:space="0" w:color="auto"/>
            <w:bottom w:val="none" w:sz="0" w:space="0" w:color="auto"/>
            <w:right w:val="none" w:sz="0" w:space="0" w:color="auto"/>
          </w:divBdr>
          <w:divsChild>
            <w:div w:id="290484104">
              <w:marLeft w:val="0"/>
              <w:marRight w:val="0"/>
              <w:marTop w:val="0"/>
              <w:marBottom w:val="0"/>
              <w:divBdr>
                <w:top w:val="none" w:sz="0" w:space="0" w:color="auto"/>
                <w:left w:val="none" w:sz="0" w:space="0" w:color="auto"/>
                <w:bottom w:val="none" w:sz="0" w:space="0" w:color="auto"/>
                <w:right w:val="none" w:sz="0" w:space="0" w:color="auto"/>
              </w:divBdr>
              <w:divsChild>
                <w:div w:id="18877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6062">
      <w:bodyDiv w:val="1"/>
      <w:marLeft w:val="0"/>
      <w:marRight w:val="0"/>
      <w:marTop w:val="0"/>
      <w:marBottom w:val="0"/>
      <w:divBdr>
        <w:top w:val="none" w:sz="0" w:space="0" w:color="auto"/>
        <w:left w:val="none" w:sz="0" w:space="0" w:color="auto"/>
        <w:bottom w:val="none" w:sz="0" w:space="0" w:color="auto"/>
        <w:right w:val="none" w:sz="0" w:space="0" w:color="auto"/>
      </w:divBdr>
      <w:divsChild>
        <w:div w:id="343627435">
          <w:marLeft w:val="0"/>
          <w:marRight w:val="0"/>
          <w:marTop w:val="0"/>
          <w:marBottom w:val="0"/>
          <w:divBdr>
            <w:top w:val="none" w:sz="0" w:space="0" w:color="auto"/>
            <w:left w:val="none" w:sz="0" w:space="0" w:color="auto"/>
            <w:bottom w:val="none" w:sz="0" w:space="0" w:color="auto"/>
            <w:right w:val="none" w:sz="0" w:space="0" w:color="auto"/>
          </w:divBdr>
          <w:divsChild>
            <w:div w:id="1334995065">
              <w:marLeft w:val="0"/>
              <w:marRight w:val="0"/>
              <w:marTop w:val="0"/>
              <w:marBottom w:val="0"/>
              <w:divBdr>
                <w:top w:val="none" w:sz="0" w:space="0" w:color="auto"/>
                <w:left w:val="none" w:sz="0" w:space="0" w:color="auto"/>
                <w:bottom w:val="none" w:sz="0" w:space="0" w:color="auto"/>
                <w:right w:val="none" w:sz="0" w:space="0" w:color="auto"/>
              </w:divBdr>
              <w:divsChild>
                <w:div w:id="117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yglxGPBJaxNlOd60HDDr/LaEqg==">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1452</TotalTime>
  <Pages>60</Pages>
  <Words>17996</Words>
  <Characters>102583</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Microsoft Office User</cp:lastModifiedBy>
  <cp:revision>1304</cp:revision>
  <dcterms:created xsi:type="dcterms:W3CDTF">2023-11-30T05:38:00Z</dcterms:created>
  <dcterms:modified xsi:type="dcterms:W3CDTF">2024-02-16T11:59:00Z</dcterms:modified>
</cp:coreProperties>
</file>